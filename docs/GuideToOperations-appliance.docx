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4"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31"/>
        <w:gridCol w:w="7371"/>
        <w:gridCol w:w="72"/>
      </w:tblGrid>
      <w:tr w:rsidR="004F6FF0" w:rsidRPr="00783FA5" w14:paraId="181DAE4C" w14:textId="77777777" w:rsidTr="00CC3AD5">
        <w:trPr>
          <w:gridBefore w:val="1"/>
          <w:gridAfter w:val="1"/>
          <w:wBefore w:w="3331" w:type="dxa"/>
          <w:wAfter w:w="72" w:type="dxa"/>
          <w:trHeight w:val="2684"/>
        </w:trPr>
        <w:tc>
          <w:tcPr>
            <w:tcW w:w="7371" w:type="dxa"/>
            <w:vAlign w:val="center"/>
          </w:tcPr>
          <w:p w14:paraId="6F4729DB" w14:textId="77777777" w:rsidR="004F6FF0" w:rsidRPr="00783FA5" w:rsidRDefault="009F57F1">
            <w:pPr>
              <w:pStyle w:val="DocumentationTitle"/>
              <w:rPr>
                <w:rFonts w:ascii="Cambria" w:hAnsi="Cambria"/>
                <w:b/>
                <w:sz w:val="72"/>
                <w:szCs w:val="72"/>
                <w:lang w:val="fr-FR"/>
              </w:rPr>
            </w:pPr>
            <w:r w:rsidRPr="00783FA5">
              <w:rPr>
                <w:rFonts w:ascii="Cambria" w:hAnsi="Cambria"/>
                <w:b/>
                <w:sz w:val="72"/>
                <w:szCs w:val="72"/>
              </w:rPr>
              <w:t>Guide to Operations</w:t>
            </w:r>
          </w:p>
        </w:tc>
      </w:tr>
      <w:tr w:rsidR="004F6FF0" w:rsidRPr="00783FA5" w14:paraId="09419AC8" w14:textId="77777777" w:rsidTr="00CC3AD5">
        <w:trPr>
          <w:trHeight w:val="9523"/>
        </w:trPr>
        <w:tc>
          <w:tcPr>
            <w:tcW w:w="10774" w:type="dxa"/>
            <w:gridSpan w:val="3"/>
            <w:vAlign w:val="center"/>
          </w:tcPr>
          <w:p w14:paraId="45B45746" w14:textId="77777777" w:rsidR="00410DD3" w:rsidRPr="00783FA5" w:rsidRDefault="00410DD3" w:rsidP="00410DD3">
            <w:pPr>
              <w:pStyle w:val="NumVersion"/>
              <w:spacing w:before="0"/>
              <w:jc w:val="center"/>
              <w:rPr>
                <w:rFonts w:ascii="Cambria" w:hAnsi="Cambria"/>
                <w:iCs/>
                <w:caps w:val="0"/>
                <w:color w:val="CC0000"/>
                <w:sz w:val="72"/>
                <w:szCs w:val="72"/>
                <w:lang w:eastAsia="fr-FR"/>
              </w:rPr>
            </w:pPr>
            <w:r w:rsidRPr="00783FA5">
              <w:rPr>
                <w:rFonts w:ascii="Cambria" w:hAnsi="Cambria"/>
                <w:iCs/>
                <w:caps w:val="0"/>
                <w:color w:val="CC0000"/>
                <w:sz w:val="72"/>
                <w:szCs w:val="72"/>
                <w:lang w:eastAsia="fr-FR"/>
              </w:rPr>
              <w:t>API Portal</w:t>
            </w:r>
          </w:p>
          <w:p w14:paraId="32850514" w14:textId="77777777" w:rsidR="00410DD3" w:rsidRPr="00783FA5" w:rsidRDefault="00302042" w:rsidP="00410DD3">
            <w:pPr>
              <w:pStyle w:val="NumVersion"/>
              <w:spacing w:before="0"/>
              <w:jc w:val="center"/>
              <w:rPr>
                <w:rFonts w:ascii="Cambria" w:hAnsi="Cambria"/>
                <w:iCs/>
                <w:caps w:val="0"/>
                <w:color w:val="595959"/>
                <w:sz w:val="72"/>
                <w:szCs w:val="72"/>
                <w:lang w:eastAsia="fr-FR"/>
              </w:rPr>
            </w:pPr>
            <w:r w:rsidRPr="00783FA5">
              <w:rPr>
                <w:rFonts w:ascii="Cambria" w:hAnsi="Cambria"/>
                <w:iCs/>
                <w:caps w:val="0"/>
                <w:color w:val="595959"/>
                <w:sz w:val="72"/>
                <w:szCs w:val="72"/>
                <w:lang w:eastAsia="fr-FR"/>
              </w:rPr>
              <w:t>for</w:t>
            </w:r>
          </w:p>
          <w:p w14:paraId="34209247" w14:textId="77777777" w:rsidR="009F57F1" w:rsidRPr="00783FA5" w:rsidRDefault="00410DD3" w:rsidP="00410DD3">
            <w:pPr>
              <w:pStyle w:val="NumVersion"/>
              <w:spacing w:before="0"/>
              <w:jc w:val="center"/>
              <w:rPr>
                <w:rFonts w:ascii="Cambria" w:hAnsi="Cambria"/>
                <w:iCs/>
                <w:caps w:val="0"/>
                <w:color w:val="CC0000"/>
                <w:sz w:val="48"/>
                <w:lang w:eastAsia="fr-FR"/>
              </w:rPr>
            </w:pPr>
            <w:r w:rsidRPr="00783FA5">
              <w:rPr>
                <w:rFonts w:ascii="Cambria" w:hAnsi="Cambria"/>
                <w:iCs/>
                <w:caps w:val="0"/>
                <w:color w:val="595959"/>
                <w:sz w:val="72"/>
                <w:szCs w:val="72"/>
                <w:lang w:eastAsia="fr-FR"/>
              </w:rPr>
              <w:t>A</w:t>
            </w:r>
            <w:r w:rsidRPr="00783FA5">
              <w:rPr>
                <w:rFonts w:ascii="Cambria" w:hAnsi="Cambria"/>
                <w:iCs/>
                <w:caps w:val="0"/>
                <w:color w:val="CC0000"/>
                <w:sz w:val="72"/>
                <w:szCs w:val="72"/>
                <w:lang w:eastAsia="fr-FR"/>
              </w:rPr>
              <w:t>x</w:t>
            </w:r>
            <w:r w:rsidRPr="00783FA5">
              <w:rPr>
                <w:rFonts w:ascii="Cambria" w:hAnsi="Cambria"/>
                <w:iCs/>
                <w:caps w:val="0"/>
                <w:color w:val="595959"/>
                <w:sz w:val="72"/>
                <w:szCs w:val="72"/>
                <w:lang w:eastAsia="fr-FR"/>
              </w:rPr>
              <w:t>way API Gateway</w:t>
            </w:r>
          </w:p>
          <w:p w14:paraId="6098889B" w14:textId="77777777" w:rsidR="00302042" w:rsidRPr="00783FA5" w:rsidRDefault="00302042" w:rsidP="008358D3">
            <w:pPr>
              <w:pStyle w:val="NumVersion"/>
              <w:spacing w:before="0"/>
              <w:rPr>
                <w:rFonts w:ascii="Cambria" w:hAnsi="Cambria"/>
                <w:caps w:val="0"/>
              </w:rPr>
            </w:pPr>
          </w:p>
          <w:p w14:paraId="56BD81D7" w14:textId="77777777" w:rsidR="00302042" w:rsidRPr="00783FA5" w:rsidRDefault="00302042" w:rsidP="008358D3">
            <w:pPr>
              <w:pStyle w:val="NumVersion"/>
              <w:spacing w:before="0"/>
              <w:rPr>
                <w:rFonts w:ascii="Cambria" w:hAnsi="Cambria"/>
                <w:caps w:val="0"/>
              </w:rPr>
            </w:pPr>
          </w:p>
          <w:p w14:paraId="3F2B05A6" w14:textId="77777777" w:rsidR="00302042" w:rsidRPr="00783FA5" w:rsidRDefault="00302042" w:rsidP="008358D3">
            <w:pPr>
              <w:pStyle w:val="NumVersion"/>
              <w:spacing w:before="0"/>
              <w:rPr>
                <w:rFonts w:ascii="Cambria" w:hAnsi="Cambria"/>
                <w:caps w:val="0"/>
              </w:rPr>
            </w:pPr>
          </w:p>
          <w:p w14:paraId="70848466" w14:textId="77777777" w:rsidR="00302042" w:rsidRPr="00783FA5" w:rsidRDefault="00302042" w:rsidP="008358D3">
            <w:pPr>
              <w:pStyle w:val="NumVersion"/>
              <w:spacing w:before="0"/>
              <w:rPr>
                <w:rFonts w:ascii="Cambria" w:hAnsi="Cambria"/>
                <w:caps w:val="0"/>
              </w:rPr>
            </w:pPr>
          </w:p>
          <w:p w14:paraId="26D827C1" w14:textId="77777777" w:rsidR="00302042" w:rsidRPr="00783FA5" w:rsidRDefault="00302042" w:rsidP="008358D3">
            <w:pPr>
              <w:pStyle w:val="NumVersion"/>
              <w:spacing w:before="0"/>
              <w:rPr>
                <w:rFonts w:ascii="Cambria" w:hAnsi="Cambria"/>
                <w:caps w:val="0"/>
              </w:rPr>
            </w:pPr>
          </w:p>
          <w:p w14:paraId="4D79E3C4" w14:textId="77777777" w:rsidR="00302042" w:rsidRPr="00783FA5" w:rsidRDefault="00302042" w:rsidP="008358D3">
            <w:pPr>
              <w:pStyle w:val="NumVersion"/>
              <w:spacing w:before="0"/>
              <w:rPr>
                <w:rFonts w:ascii="Cambria" w:hAnsi="Cambria"/>
                <w:caps w:val="0"/>
              </w:rPr>
            </w:pPr>
          </w:p>
          <w:p w14:paraId="5823A913" w14:textId="77777777" w:rsidR="00302042" w:rsidRPr="00783FA5" w:rsidRDefault="00302042" w:rsidP="008358D3">
            <w:pPr>
              <w:pStyle w:val="NumVersion"/>
              <w:spacing w:before="0"/>
              <w:rPr>
                <w:rFonts w:ascii="Cambria" w:hAnsi="Cambria"/>
                <w:caps w:val="0"/>
              </w:rPr>
            </w:pPr>
          </w:p>
          <w:p w14:paraId="6B1A13B1" w14:textId="77777777" w:rsidR="00302042" w:rsidRPr="00783FA5" w:rsidRDefault="00302042" w:rsidP="008358D3">
            <w:pPr>
              <w:pStyle w:val="NumVersion"/>
              <w:spacing w:before="0"/>
              <w:rPr>
                <w:rFonts w:ascii="Cambria" w:hAnsi="Cambria"/>
                <w:caps w:val="0"/>
              </w:rPr>
            </w:pPr>
          </w:p>
          <w:p w14:paraId="62726CAD" w14:textId="77777777" w:rsidR="00302042" w:rsidRPr="00783FA5" w:rsidRDefault="00302042" w:rsidP="008358D3">
            <w:pPr>
              <w:pStyle w:val="NumVersion"/>
              <w:spacing w:before="0"/>
              <w:rPr>
                <w:rFonts w:ascii="Cambria" w:hAnsi="Cambria"/>
                <w:caps w:val="0"/>
              </w:rPr>
            </w:pPr>
          </w:p>
          <w:p w14:paraId="5AC020F5" w14:textId="77777777" w:rsidR="00302042" w:rsidRPr="00783FA5" w:rsidRDefault="00302042" w:rsidP="008358D3">
            <w:pPr>
              <w:pStyle w:val="NumVersion"/>
              <w:spacing w:before="0"/>
              <w:rPr>
                <w:rFonts w:ascii="Cambria" w:hAnsi="Cambria"/>
                <w:caps w:val="0"/>
              </w:rPr>
            </w:pPr>
          </w:p>
          <w:p w14:paraId="17BD375D" w14:textId="77777777" w:rsidR="00302042" w:rsidRPr="00783FA5" w:rsidRDefault="00302042" w:rsidP="008358D3">
            <w:pPr>
              <w:pStyle w:val="NumVersion"/>
              <w:spacing w:before="0"/>
              <w:rPr>
                <w:rFonts w:ascii="Cambria" w:hAnsi="Cambria"/>
                <w:caps w:val="0"/>
              </w:rPr>
            </w:pPr>
          </w:p>
          <w:p w14:paraId="5101B4E3" w14:textId="77777777" w:rsidR="00302042" w:rsidRPr="00783FA5" w:rsidRDefault="00302042" w:rsidP="008358D3">
            <w:pPr>
              <w:pStyle w:val="NumVersion"/>
              <w:spacing w:before="0"/>
              <w:rPr>
                <w:rFonts w:ascii="Cambria" w:hAnsi="Cambria"/>
                <w:caps w:val="0"/>
              </w:rPr>
            </w:pPr>
          </w:p>
          <w:p w14:paraId="49855AF4" w14:textId="77777777" w:rsidR="00302042" w:rsidRPr="00783FA5" w:rsidRDefault="00302042" w:rsidP="008358D3">
            <w:pPr>
              <w:pStyle w:val="NumVersion"/>
              <w:spacing w:before="0"/>
              <w:rPr>
                <w:rFonts w:ascii="Cambria" w:hAnsi="Cambria"/>
                <w:caps w:val="0"/>
              </w:rPr>
            </w:pPr>
          </w:p>
          <w:p w14:paraId="1BFF3176" w14:textId="77777777" w:rsidR="00302042" w:rsidRPr="00783FA5" w:rsidRDefault="00302042" w:rsidP="008358D3">
            <w:pPr>
              <w:pStyle w:val="NumVersion"/>
              <w:spacing w:before="0"/>
              <w:rPr>
                <w:rFonts w:ascii="Cambria" w:hAnsi="Cambria"/>
                <w:caps w:val="0"/>
              </w:rPr>
            </w:pPr>
          </w:p>
          <w:p w14:paraId="28194825" w14:textId="77777777" w:rsidR="00236855" w:rsidRPr="00E6777C" w:rsidRDefault="00302042" w:rsidP="00302042">
            <w:pPr>
              <w:pStyle w:val="NumVersion"/>
              <w:spacing w:before="0"/>
              <w:jc w:val="right"/>
              <w:rPr>
                <w:rFonts w:ascii="Cambria" w:hAnsi="Cambria"/>
                <w:b w:val="0"/>
                <w:caps w:val="0"/>
                <w:szCs w:val="24"/>
              </w:rPr>
            </w:pPr>
            <w:r w:rsidRPr="00E6777C">
              <w:rPr>
                <w:rFonts w:ascii="Cambria" w:hAnsi="Cambria"/>
                <w:b w:val="0"/>
                <w:caps w:val="0"/>
                <w:szCs w:val="24"/>
              </w:rPr>
              <w:t xml:space="preserve">Document Version </w:t>
            </w:r>
            <w:r w:rsidR="009A7E3F">
              <w:rPr>
                <w:rFonts w:ascii="Cambria" w:hAnsi="Cambria"/>
                <w:b w:val="0"/>
                <w:caps w:val="0"/>
                <w:szCs w:val="24"/>
              </w:rPr>
              <w:t>2</w:t>
            </w:r>
            <w:r w:rsidR="005E0879" w:rsidRPr="00E6777C">
              <w:rPr>
                <w:rFonts w:ascii="Cambria" w:hAnsi="Cambria"/>
                <w:caps w:val="0"/>
                <w:szCs w:val="24"/>
              </w:rPr>
              <w:t>.</w:t>
            </w:r>
            <w:r w:rsidR="009A7E3F">
              <w:rPr>
                <w:rFonts w:ascii="Cambria" w:hAnsi="Cambria"/>
                <w:caps w:val="0"/>
                <w:szCs w:val="24"/>
              </w:rPr>
              <w:t>1</w:t>
            </w:r>
            <w:r w:rsidRPr="00E6777C">
              <w:rPr>
                <w:rFonts w:ascii="Cambria" w:hAnsi="Cambria"/>
                <w:b w:val="0"/>
                <w:caps w:val="0"/>
                <w:szCs w:val="24"/>
              </w:rPr>
              <w:br/>
            </w:r>
            <w:ins w:id="0" w:author="Georgi Velinov" w:date="2015-03-25T17:35:00Z">
              <w:r w:rsidR="00B02471">
                <w:rPr>
                  <w:rFonts w:ascii="Cambria" w:hAnsi="Cambria"/>
                  <w:b w:val="0"/>
                  <w:smallCaps/>
                  <w:szCs w:val="24"/>
                </w:rPr>
                <w:t>25</w:t>
              </w:r>
            </w:ins>
            <w:del w:id="1" w:author="Georgi Velinov" w:date="2015-03-25T17:35:00Z">
              <w:r w:rsidR="00D56621" w:rsidDel="00B02471">
                <w:rPr>
                  <w:rFonts w:ascii="Cambria" w:hAnsi="Cambria"/>
                  <w:b w:val="0"/>
                  <w:smallCaps/>
                  <w:szCs w:val="24"/>
                </w:rPr>
                <w:delText>12</w:delText>
              </w:r>
            </w:del>
            <w:ins w:id="2" w:author="pfenersky" w:date="2015-01-28T17:30:00Z">
              <w:r w:rsidR="007C33CC" w:rsidRPr="00E6777C">
                <w:rPr>
                  <w:rFonts w:ascii="Cambria" w:hAnsi="Cambria"/>
                  <w:b w:val="0"/>
                  <w:smallCaps/>
                  <w:szCs w:val="24"/>
                </w:rPr>
                <w:t xml:space="preserve"> </w:t>
              </w:r>
            </w:ins>
            <w:r w:rsidR="008408B2" w:rsidRPr="00E6777C">
              <w:rPr>
                <w:rFonts w:ascii="Cambria" w:hAnsi="Cambria"/>
                <w:b w:val="0"/>
                <w:smallCaps/>
                <w:szCs w:val="24"/>
              </w:rPr>
              <w:t xml:space="preserve">of </w:t>
            </w:r>
            <w:ins w:id="3" w:author="Georgi Velinov" w:date="2015-03-25T17:35:00Z">
              <w:r w:rsidR="00B02471">
                <w:rPr>
                  <w:rFonts w:ascii="Cambria" w:hAnsi="Cambria"/>
                  <w:b w:val="0"/>
                  <w:smallCaps/>
                  <w:szCs w:val="24"/>
                </w:rPr>
                <w:t>March</w:t>
              </w:r>
            </w:ins>
            <w:del w:id="4" w:author="Georgi Velinov" w:date="2015-03-25T17:35:00Z">
              <w:r w:rsidR="00D56621" w:rsidDel="00B02471">
                <w:rPr>
                  <w:rFonts w:ascii="Cambria" w:hAnsi="Cambria"/>
                  <w:b w:val="0"/>
                  <w:smallCaps/>
                  <w:szCs w:val="24"/>
                </w:rPr>
                <w:delText>FEBRUARY</w:delText>
              </w:r>
            </w:del>
            <w:r w:rsidR="00D56621" w:rsidRPr="00E6777C">
              <w:rPr>
                <w:rFonts w:ascii="Cambria" w:hAnsi="Cambria"/>
                <w:b w:val="0"/>
                <w:smallCaps/>
                <w:szCs w:val="24"/>
              </w:rPr>
              <w:t xml:space="preserve"> </w:t>
            </w:r>
            <w:r w:rsidRPr="00E6777C">
              <w:rPr>
                <w:rFonts w:ascii="Cambria" w:hAnsi="Cambria"/>
                <w:b w:val="0"/>
                <w:smallCaps/>
                <w:szCs w:val="24"/>
              </w:rPr>
              <w:t>20</w:t>
            </w:r>
            <w:r w:rsidR="008408B2" w:rsidRPr="00E6777C">
              <w:rPr>
                <w:rFonts w:ascii="Cambria" w:hAnsi="Cambria"/>
                <w:b w:val="0"/>
                <w:smallCaps/>
                <w:szCs w:val="24"/>
              </w:rPr>
              <w:t>1</w:t>
            </w:r>
            <w:r w:rsidR="009A7E3F">
              <w:rPr>
                <w:rFonts w:ascii="Cambria" w:hAnsi="Cambria"/>
                <w:b w:val="0"/>
                <w:smallCaps/>
                <w:szCs w:val="24"/>
              </w:rPr>
              <w:t>5</w:t>
            </w:r>
          </w:p>
          <w:p w14:paraId="6CF189D5" w14:textId="77777777" w:rsidR="004F6FF0" w:rsidRPr="00783FA5" w:rsidRDefault="004F6FF0" w:rsidP="00302042">
            <w:pPr>
              <w:pStyle w:val="DocumentationTitle"/>
              <w:rPr>
                <w:rFonts w:ascii="Cambria" w:hAnsi="Cambria"/>
              </w:rPr>
            </w:pPr>
          </w:p>
        </w:tc>
      </w:tr>
    </w:tbl>
    <w:p w14:paraId="34DB9B70" w14:textId="77777777" w:rsidR="004F6FF0" w:rsidRPr="00783FA5" w:rsidRDefault="004F6FF0">
      <w:pPr>
        <w:pStyle w:val="Platform"/>
        <w:rPr>
          <w:rFonts w:ascii="Cambria" w:hAnsi="Cambria"/>
        </w:rPr>
        <w:sectPr w:rsidR="004F6FF0" w:rsidRPr="00783FA5">
          <w:footerReference w:type="even" r:id="rId9"/>
          <w:headerReference w:type="first" r:id="rId10"/>
          <w:footerReference w:type="first" r:id="rId11"/>
          <w:pgSz w:w="11907" w:h="16840" w:code="9"/>
          <w:pgMar w:top="2410" w:right="567" w:bottom="1077" w:left="567" w:header="720" w:footer="488" w:gutter="0"/>
          <w:pgNumType w:start="1"/>
          <w:cols w:space="720"/>
          <w:titlePg/>
        </w:sectPr>
      </w:pPr>
    </w:p>
    <w:p w14:paraId="67E6D4AD" w14:textId="77777777" w:rsidR="004F6FF0" w:rsidRPr="00783FA5" w:rsidRDefault="004F6FF0" w:rsidP="004A4694">
      <w:pPr>
        <w:pStyle w:val="copyright"/>
        <w:rPr>
          <w:rFonts w:ascii="Cambria" w:hAnsi="Cambria"/>
        </w:rPr>
      </w:pPr>
    </w:p>
    <w:p w14:paraId="1D79EB82" w14:textId="77777777" w:rsidR="004F6FF0" w:rsidRPr="00783FA5" w:rsidRDefault="004F6FF0" w:rsidP="004A4694">
      <w:pPr>
        <w:pStyle w:val="copyright"/>
        <w:rPr>
          <w:rFonts w:ascii="Cambria" w:hAnsi="Cambria"/>
        </w:rPr>
      </w:pPr>
    </w:p>
    <w:p w14:paraId="694C9AF6" w14:textId="77777777" w:rsidR="004F6FF0" w:rsidRPr="00783FA5" w:rsidRDefault="004F6FF0" w:rsidP="004A4694">
      <w:pPr>
        <w:pStyle w:val="copyright"/>
        <w:rPr>
          <w:rFonts w:ascii="Cambria" w:hAnsi="Cambria"/>
        </w:rPr>
      </w:pPr>
    </w:p>
    <w:p w14:paraId="3AE1CD2C" w14:textId="77777777" w:rsidR="004F6FF0" w:rsidRPr="00783FA5" w:rsidRDefault="004F6FF0" w:rsidP="004A4694">
      <w:pPr>
        <w:pStyle w:val="copyright"/>
        <w:rPr>
          <w:rFonts w:ascii="Cambria" w:hAnsi="Cambria"/>
        </w:rPr>
      </w:pPr>
    </w:p>
    <w:p w14:paraId="0388E9DA" w14:textId="77777777" w:rsidR="004F6FF0" w:rsidRPr="00783FA5" w:rsidRDefault="004F6FF0" w:rsidP="004A4694">
      <w:pPr>
        <w:pStyle w:val="copyright"/>
        <w:rPr>
          <w:rFonts w:ascii="Cambria" w:hAnsi="Cambria"/>
        </w:rPr>
      </w:pPr>
    </w:p>
    <w:p w14:paraId="36801402" w14:textId="77777777" w:rsidR="004F6FF0" w:rsidRPr="00783FA5" w:rsidRDefault="004F6FF0" w:rsidP="004A4694">
      <w:pPr>
        <w:pStyle w:val="copyright"/>
        <w:rPr>
          <w:rFonts w:ascii="Cambria" w:hAnsi="Cambria"/>
        </w:rPr>
      </w:pPr>
    </w:p>
    <w:p w14:paraId="6A8C52F6" w14:textId="77777777" w:rsidR="004F6FF0" w:rsidRPr="00783FA5" w:rsidRDefault="004F6FF0" w:rsidP="004A4694">
      <w:pPr>
        <w:pStyle w:val="copyright"/>
        <w:rPr>
          <w:rFonts w:ascii="Cambria" w:hAnsi="Cambria"/>
        </w:rPr>
      </w:pPr>
    </w:p>
    <w:p w14:paraId="24579716" w14:textId="77777777" w:rsidR="004F6FF0" w:rsidRPr="00783FA5" w:rsidRDefault="004F6FF0" w:rsidP="004A4694">
      <w:pPr>
        <w:pStyle w:val="copyright"/>
        <w:rPr>
          <w:rFonts w:ascii="Cambria" w:hAnsi="Cambria"/>
        </w:rPr>
      </w:pPr>
    </w:p>
    <w:p w14:paraId="4F4BFA29" w14:textId="77777777" w:rsidR="004F6FF0" w:rsidRPr="00783FA5" w:rsidRDefault="004F6FF0" w:rsidP="004A4694">
      <w:pPr>
        <w:pStyle w:val="copyright"/>
        <w:rPr>
          <w:rFonts w:ascii="Cambria" w:hAnsi="Cambria"/>
        </w:rPr>
      </w:pPr>
    </w:p>
    <w:p w14:paraId="30C8E890" w14:textId="77777777" w:rsidR="004F6FF0" w:rsidRPr="00783FA5" w:rsidRDefault="004F6FF0" w:rsidP="004A4694">
      <w:pPr>
        <w:pStyle w:val="copyright"/>
        <w:rPr>
          <w:rFonts w:ascii="Cambria" w:hAnsi="Cambria"/>
        </w:rPr>
      </w:pPr>
    </w:p>
    <w:p w14:paraId="268EA4D8" w14:textId="77777777" w:rsidR="004F6FF0" w:rsidRPr="00783FA5" w:rsidRDefault="004F6FF0" w:rsidP="004A4694">
      <w:pPr>
        <w:pStyle w:val="copyright"/>
        <w:rPr>
          <w:rFonts w:ascii="Cambria" w:hAnsi="Cambria"/>
        </w:rPr>
      </w:pPr>
    </w:p>
    <w:p w14:paraId="4956C5B7" w14:textId="77777777" w:rsidR="004F6FF0" w:rsidRPr="00783FA5" w:rsidRDefault="004F6FF0" w:rsidP="004A4694">
      <w:pPr>
        <w:pStyle w:val="copyright"/>
        <w:rPr>
          <w:rFonts w:ascii="Cambria" w:hAnsi="Cambria"/>
        </w:rPr>
      </w:pPr>
    </w:p>
    <w:p w14:paraId="20EBCFC1" w14:textId="77777777" w:rsidR="004F6FF0" w:rsidRPr="00783FA5" w:rsidRDefault="004F6FF0" w:rsidP="004A4694">
      <w:pPr>
        <w:pStyle w:val="copyright"/>
        <w:rPr>
          <w:rFonts w:ascii="Cambria" w:hAnsi="Cambria"/>
        </w:rPr>
      </w:pPr>
    </w:p>
    <w:p w14:paraId="118DE387" w14:textId="77777777" w:rsidR="004F6FF0" w:rsidRPr="00783FA5" w:rsidRDefault="004F6FF0" w:rsidP="004A4694">
      <w:pPr>
        <w:pStyle w:val="copyright"/>
        <w:rPr>
          <w:rFonts w:ascii="Cambria" w:hAnsi="Cambria"/>
        </w:rPr>
      </w:pPr>
    </w:p>
    <w:p w14:paraId="0B5E5F4E" w14:textId="77777777" w:rsidR="004F6FF0" w:rsidRPr="00783FA5" w:rsidRDefault="004F6FF0" w:rsidP="004A4694">
      <w:pPr>
        <w:pStyle w:val="copyright"/>
        <w:rPr>
          <w:rFonts w:ascii="Cambria" w:hAnsi="Cambria"/>
        </w:rPr>
      </w:pPr>
    </w:p>
    <w:p w14:paraId="3E7ADBB9" w14:textId="77777777" w:rsidR="004F6FF0" w:rsidRPr="00783FA5" w:rsidRDefault="004F6FF0" w:rsidP="004A4694">
      <w:pPr>
        <w:pStyle w:val="copyright"/>
        <w:rPr>
          <w:rFonts w:ascii="Cambria" w:hAnsi="Cambria"/>
        </w:rPr>
      </w:pPr>
    </w:p>
    <w:p w14:paraId="0A4C1E61" w14:textId="77777777" w:rsidR="004F6FF0" w:rsidRPr="00783FA5" w:rsidRDefault="004F6FF0" w:rsidP="004A4694">
      <w:pPr>
        <w:pStyle w:val="copyright"/>
        <w:rPr>
          <w:rFonts w:ascii="Cambria" w:hAnsi="Cambria"/>
        </w:rPr>
      </w:pPr>
    </w:p>
    <w:p w14:paraId="25361E5F" w14:textId="77777777" w:rsidR="004F6FF0" w:rsidRPr="00783FA5" w:rsidRDefault="004F6FF0" w:rsidP="004A4694">
      <w:pPr>
        <w:pStyle w:val="copyright"/>
        <w:rPr>
          <w:rFonts w:ascii="Cambria" w:hAnsi="Cambria"/>
        </w:rPr>
      </w:pPr>
    </w:p>
    <w:p w14:paraId="2837DFA8" w14:textId="77777777" w:rsidR="004F6FF0" w:rsidRPr="00783FA5" w:rsidRDefault="004F6FF0" w:rsidP="004A4694">
      <w:pPr>
        <w:pStyle w:val="copyright"/>
        <w:rPr>
          <w:rFonts w:ascii="Cambria" w:hAnsi="Cambria"/>
        </w:rPr>
      </w:pPr>
    </w:p>
    <w:p w14:paraId="028BEBE7" w14:textId="77777777" w:rsidR="004F6FF0" w:rsidRPr="00783FA5" w:rsidRDefault="004F6FF0" w:rsidP="004A4694">
      <w:pPr>
        <w:pStyle w:val="copyright"/>
        <w:rPr>
          <w:rFonts w:ascii="Cambria" w:hAnsi="Cambria"/>
        </w:rPr>
      </w:pPr>
    </w:p>
    <w:p w14:paraId="4CE5B56A" w14:textId="77777777" w:rsidR="004F6FF0" w:rsidRPr="00783FA5" w:rsidRDefault="004F6FF0" w:rsidP="004A4694">
      <w:pPr>
        <w:pStyle w:val="copyright"/>
        <w:rPr>
          <w:rFonts w:ascii="Cambria" w:hAnsi="Cambria"/>
        </w:rPr>
      </w:pPr>
    </w:p>
    <w:p w14:paraId="236D7BB4" w14:textId="77777777" w:rsidR="004F6FF0" w:rsidRPr="00783FA5" w:rsidRDefault="004F6FF0" w:rsidP="004A4694">
      <w:pPr>
        <w:pStyle w:val="copyright"/>
        <w:rPr>
          <w:rFonts w:ascii="Cambria" w:hAnsi="Cambria"/>
        </w:rPr>
      </w:pPr>
    </w:p>
    <w:p w14:paraId="3A2F6ADA" w14:textId="77777777" w:rsidR="004F6FF0" w:rsidRPr="00783FA5" w:rsidRDefault="004F6FF0" w:rsidP="004A4694">
      <w:pPr>
        <w:pStyle w:val="copyright"/>
        <w:rPr>
          <w:rFonts w:ascii="Cambria" w:hAnsi="Cambria"/>
        </w:rPr>
      </w:pPr>
    </w:p>
    <w:p w14:paraId="48230B74" w14:textId="77777777" w:rsidR="004F6FF0" w:rsidRPr="00783FA5" w:rsidRDefault="004F6FF0" w:rsidP="004A4694">
      <w:pPr>
        <w:pStyle w:val="copyright"/>
        <w:rPr>
          <w:rFonts w:ascii="Cambria" w:hAnsi="Cambria"/>
        </w:rPr>
      </w:pPr>
    </w:p>
    <w:p w14:paraId="037B4E51" w14:textId="77777777" w:rsidR="004F6FF0" w:rsidRPr="00783FA5" w:rsidRDefault="004F6FF0" w:rsidP="004A4694">
      <w:pPr>
        <w:pStyle w:val="copyright"/>
        <w:rPr>
          <w:rFonts w:ascii="Cambria" w:hAnsi="Cambria"/>
        </w:rPr>
      </w:pPr>
    </w:p>
    <w:p w14:paraId="2C781F7E" w14:textId="77777777" w:rsidR="004F6FF0" w:rsidRPr="00783FA5" w:rsidRDefault="004F6FF0" w:rsidP="004A4694">
      <w:pPr>
        <w:pStyle w:val="copyright"/>
        <w:rPr>
          <w:rFonts w:ascii="Cambria" w:hAnsi="Cambria"/>
        </w:rPr>
      </w:pPr>
    </w:p>
    <w:p w14:paraId="175CE2BE" w14:textId="77777777" w:rsidR="004F6FF0" w:rsidRPr="00783FA5" w:rsidRDefault="004F6FF0" w:rsidP="004A4694">
      <w:pPr>
        <w:pStyle w:val="copyright"/>
        <w:rPr>
          <w:rFonts w:ascii="Cambria" w:hAnsi="Cambria"/>
        </w:rPr>
      </w:pPr>
    </w:p>
    <w:p w14:paraId="61734ED1" w14:textId="77777777" w:rsidR="004F6FF0" w:rsidRPr="00783FA5" w:rsidRDefault="004F6FF0" w:rsidP="004A4694">
      <w:pPr>
        <w:pStyle w:val="copyright"/>
        <w:rPr>
          <w:rFonts w:ascii="Cambria" w:hAnsi="Cambria"/>
        </w:rPr>
      </w:pPr>
    </w:p>
    <w:p w14:paraId="1FA37FD2" w14:textId="77777777" w:rsidR="004F6FF0" w:rsidRPr="00783FA5" w:rsidRDefault="004F6FF0" w:rsidP="004A4694">
      <w:pPr>
        <w:pStyle w:val="copyright"/>
        <w:rPr>
          <w:rFonts w:ascii="Cambria" w:hAnsi="Cambria"/>
        </w:rPr>
      </w:pPr>
    </w:p>
    <w:p w14:paraId="5E6B513C" w14:textId="77777777" w:rsidR="004F6FF0" w:rsidRPr="00783FA5" w:rsidRDefault="004F6FF0" w:rsidP="004A4694">
      <w:pPr>
        <w:pStyle w:val="copyright"/>
        <w:rPr>
          <w:rFonts w:ascii="Cambria" w:hAnsi="Cambria"/>
        </w:rPr>
      </w:pPr>
    </w:p>
    <w:p w14:paraId="5618629B" w14:textId="77777777" w:rsidR="004F6FF0" w:rsidRPr="00783FA5" w:rsidRDefault="004F6FF0" w:rsidP="004A4694">
      <w:pPr>
        <w:pStyle w:val="copyright"/>
        <w:rPr>
          <w:rFonts w:ascii="Cambria" w:hAnsi="Cambria"/>
        </w:rPr>
      </w:pPr>
    </w:p>
    <w:p w14:paraId="008BBF29" w14:textId="77777777" w:rsidR="004F6FF0" w:rsidRPr="00783FA5" w:rsidRDefault="004F6FF0" w:rsidP="004A4694">
      <w:pPr>
        <w:pStyle w:val="copyright"/>
        <w:rPr>
          <w:rFonts w:ascii="Cambria" w:hAnsi="Cambria"/>
        </w:rPr>
      </w:pPr>
    </w:p>
    <w:p w14:paraId="0C313C1F" w14:textId="77777777" w:rsidR="004F6FF0" w:rsidRPr="00783FA5" w:rsidRDefault="004F6FF0" w:rsidP="004A4694">
      <w:pPr>
        <w:pStyle w:val="copyright"/>
        <w:rPr>
          <w:rFonts w:ascii="Cambria" w:hAnsi="Cambria"/>
        </w:rPr>
      </w:pPr>
    </w:p>
    <w:p w14:paraId="57DC3BE4" w14:textId="77777777" w:rsidR="004F6FF0" w:rsidRPr="00783FA5" w:rsidRDefault="004F6FF0" w:rsidP="004A4694">
      <w:pPr>
        <w:pStyle w:val="copyright"/>
        <w:rPr>
          <w:rFonts w:ascii="Cambria" w:hAnsi="Cambria"/>
        </w:rPr>
      </w:pPr>
    </w:p>
    <w:p w14:paraId="36F27BDF" w14:textId="77777777" w:rsidR="004A4694" w:rsidRPr="00783FA5" w:rsidRDefault="004A4694" w:rsidP="004A4694">
      <w:pPr>
        <w:pStyle w:val="copyright"/>
        <w:rPr>
          <w:rFonts w:ascii="Cambria" w:hAnsi="Cambria"/>
        </w:rPr>
      </w:pPr>
    </w:p>
    <w:p w14:paraId="0F86FAAC" w14:textId="77777777" w:rsidR="004A4694" w:rsidRPr="00783FA5" w:rsidRDefault="004A4694" w:rsidP="004A4694">
      <w:pPr>
        <w:pStyle w:val="copyright"/>
        <w:rPr>
          <w:rFonts w:ascii="Cambria" w:hAnsi="Cambria"/>
        </w:rPr>
      </w:pPr>
    </w:p>
    <w:p w14:paraId="484B5819" w14:textId="77777777" w:rsidR="004A4694" w:rsidRPr="00783FA5" w:rsidRDefault="004A4694" w:rsidP="004A4694">
      <w:pPr>
        <w:pStyle w:val="copyright"/>
        <w:rPr>
          <w:rFonts w:ascii="Cambria" w:hAnsi="Cambria"/>
        </w:rPr>
      </w:pPr>
    </w:p>
    <w:p w14:paraId="0D7F9917" w14:textId="77777777" w:rsidR="004F6FF0" w:rsidRPr="00783FA5" w:rsidRDefault="0039216B">
      <w:pPr>
        <w:pStyle w:val="copyright"/>
        <w:rPr>
          <w:rFonts w:ascii="Cambria" w:hAnsi="Cambria"/>
        </w:rPr>
      </w:pPr>
      <w:r>
        <w:rPr>
          <w:rFonts w:ascii="Cambria" w:hAnsi="Cambria"/>
          <w:noProof/>
          <w:lang w:eastAsia="en-US"/>
        </w:rPr>
        <w:drawing>
          <wp:inline distT="0" distB="0" distL="0" distR="0" wp14:anchorId="7B69B65F" wp14:editId="2186418A">
            <wp:extent cx="1438910" cy="995045"/>
            <wp:effectExtent l="19050" t="0" r="8890" b="0"/>
            <wp:docPr id="2" name="Picture 2"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xwayLogo"/>
                    <pic:cNvPicPr preferRelativeResize="0">
                      <a:picLocks noChangeAspect="1" noChangeArrowheads="1"/>
                    </pic:cNvPicPr>
                  </pic:nvPicPr>
                  <pic:blipFill>
                    <a:blip r:embed="rId12" cstate="print"/>
                    <a:srcRect/>
                    <a:stretch>
                      <a:fillRect/>
                    </a:stretch>
                  </pic:blipFill>
                  <pic:spPr bwMode="auto">
                    <a:xfrm>
                      <a:off x="0" y="0"/>
                      <a:ext cx="1438910" cy="995045"/>
                    </a:xfrm>
                    <a:prstGeom prst="rect">
                      <a:avLst/>
                    </a:prstGeom>
                    <a:noFill/>
                    <a:ln w="9525">
                      <a:noFill/>
                      <a:miter lim="800000"/>
                      <a:headEnd/>
                      <a:tailEnd/>
                    </a:ln>
                  </pic:spPr>
                </pic:pic>
              </a:graphicData>
            </a:graphic>
          </wp:inline>
        </w:drawing>
      </w:r>
    </w:p>
    <w:p w14:paraId="7320D14F" w14:textId="77777777" w:rsidR="004F6FF0" w:rsidRPr="00783FA5" w:rsidRDefault="00D238F5">
      <w:pPr>
        <w:pStyle w:val="copyright"/>
        <w:rPr>
          <w:rFonts w:ascii="Cambria" w:hAnsi="Cambria"/>
        </w:rPr>
      </w:pPr>
      <w:r w:rsidRPr="00783FA5">
        <w:rPr>
          <w:rFonts w:ascii="Cambria" w:hAnsi="Cambria"/>
        </w:rPr>
        <w:t xml:space="preserve">Copyright © Axway Software, </w:t>
      </w:r>
      <w:r w:rsidR="00D56621" w:rsidRPr="00783FA5">
        <w:rPr>
          <w:rFonts w:ascii="Cambria" w:hAnsi="Cambria"/>
        </w:rPr>
        <w:t>201</w:t>
      </w:r>
      <w:r w:rsidR="00D56621">
        <w:rPr>
          <w:rFonts w:ascii="Cambria" w:hAnsi="Cambria"/>
        </w:rPr>
        <w:t>5</w:t>
      </w:r>
    </w:p>
    <w:p w14:paraId="4D0AA841" w14:textId="77777777" w:rsidR="004F6FF0" w:rsidRPr="00783FA5" w:rsidRDefault="004F6FF0">
      <w:pPr>
        <w:pStyle w:val="copyright"/>
        <w:rPr>
          <w:rFonts w:ascii="Cambria" w:hAnsi="Cambria"/>
        </w:rPr>
      </w:pPr>
      <w:r w:rsidRPr="00783FA5">
        <w:rPr>
          <w:rFonts w:ascii="Cambria" w:hAnsi="Cambria"/>
        </w:rPr>
        <w:t>All rights reserved.</w:t>
      </w:r>
    </w:p>
    <w:p w14:paraId="2CE59676" w14:textId="77777777" w:rsidR="004F6FF0" w:rsidRPr="00783FA5" w:rsidRDefault="004F6FF0">
      <w:pPr>
        <w:pStyle w:val="copyright"/>
        <w:rPr>
          <w:rFonts w:ascii="Cambria" w:hAnsi="Cambria"/>
        </w:rPr>
      </w:pPr>
    </w:p>
    <w:p w14:paraId="7ECA0654" w14:textId="77777777" w:rsidR="004F6FF0" w:rsidRPr="00783FA5" w:rsidRDefault="004F6FF0">
      <w:pPr>
        <w:pStyle w:val="copyright"/>
        <w:rPr>
          <w:rFonts w:ascii="Cambria" w:hAnsi="Cambria"/>
        </w:rPr>
      </w:pPr>
      <w:bookmarkStart w:id="5" w:name="OLE_LINK11"/>
      <w:bookmarkStart w:id="6" w:name="OLE_LINK12"/>
      <w:r w:rsidRPr="00783FA5">
        <w:rPr>
          <w:rFonts w:ascii="Cambria" w:hAnsi="Cambria"/>
        </w:rPr>
        <w:t>No part of this publication may be reproduced, transmitted, stored in a retrieval system, or translated into any human or computer language, in any form or by any means, electronic, mechanical, magnetic, optical, chemical, manual, or otherwise, without the prior written permission of the copyright owner, Axway Software.</w:t>
      </w:r>
    </w:p>
    <w:p w14:paraId="2761C013" w14:textId="77777777" w:rsidR="004F6FF0" w:rsidRPr="00783FA5" w:rsidRDefault="004F6FF0" w:rsidP="00DA5D20"/>
    <w:p w14:paraId="6C12609B" w14:textId="77777777" w:rsidR="004F6FF0" w:rsidRPr="00783FA5" w:rsidRDefault="004F6FF0">
      <w:pPr>
        <w:pStyle w:val="copyright"/>
        <w:rPr>
          <w:rFonts w:ascii="Cambria" w:hAnsi="Cambria"/>
        </w:rPr>
      </w:pPr>
      <w:r w:rsidRPr="00783FA5">
        <w:rPr>
          <w:rFonts w:ascii="Cambria" w:hAnsi="Cambria"/>
        </w:rPr>
        <w:t>This document, provided for informational purposes only, may be subject to significant modification. The descriptions and information in this document may not necessarily accurately represent or reflect the current or planned functionalities of this product. Axway Software may change this publication, the product described herein, or both. These changes will be incorporated in new versions of this document. Axway Software does not warrant that this document is error free.</w:t>
      </w:r>
    </w:p>
    <w:p w14:paraId="181113FF" w14:textId="77777777" w:rsidR="004F6FF0" w:rsidRPr="00783FA5" w:rsidRDefault="004F6FF0" w:rsidP="00DA5D20"/>
    <w:p w14:paraId="6238D083" w14:textId="77777777" w:rsidR="004F6FF0" w:rsidRPr="00783FA5" w:rsidRDefault="004F6FF0">
      <w:pPr>
        <w:pStyle w:val="copyright"/>
        <w:rPr>
          <w:rFonts w:ascii="Cambria" w:hAnsi="Cambria"/>
          <w:sz w:val="14"/>
        </w:rPr>
      </w:pPr>
      <w:r w:rsidRPr="00783FA5">
        <w:rPr>
          <w:rFonts w:ascii="Cambria" w:hAnsi="Cambria"/>
        </w:rPr>
        <w:t>Axway Software recognizes the rights of the holders of all trademarks used in its publications.</w:t>
      </w:r>
      <w:bookmarkEnd w:id="5"/>
      <w:bookmarkEnd w:id="6"/>
    </w:p>
    <w:p w14:paraId="38A4183E" w14:textId="77777777" w:rsidR="004F6FF0" w:rsidRPr="00783FA5" w:rsidRDefault="004F6FF0">
      <w:pPr>
        <w:pStyle w:val="tochead"/>
        <w:rPr>
          <w:rFonts w:ascii="Cambria" w:hAnsi="Cambria"/>
        </w:rPr>
        <w:sectPr w:rsidR="004F6FF0" w:rsidRPr="00783FA5" w:rsidSect="00591C42">
          <w:footerReference w:type="default" r:id="rId13"/>
          <w:headerReference w:type="first" r:id="rId14"/>
          <w:footerReference w:type="first" r:id="rId15"/>
          <w:pgSz w:w="11906" w:h="16838" w:code="9"/>
          <w:pgMar w:top="1418" w:right="567" w:bottom="1077" w:left="567" w:header="720" w:footer="284" w:gutter="0"/>
          <w:pgNumType w:fmt="lowerRoman" w:start="1"/>
          <w:cols w:space="720"/>
        </w:sectPr>
      </w:pPr>
    </w:p>
    <w:p w14:paraId="0A42D686" w14:textId="77777777" w:rsidR="004F6FF0" w:rsidRPr="00783FA5" w:rsidRDefault="004F6FF0" w:rsidP="00203ABC">
      <w:pPr>
        <w:pStyle w:val="tochead"/>
        <w:rPr>
          <w:rFonts w:ascii="Cambria" w:hAnsi="Cambria"/>
        </w:rPr>
      </w:pPr>
      <w:bookmarkStart w:id="7" w:name="_Toc78282955"/>
      <w:bookmarkStart w:id="8" w:name="_Toc78283187"/>
      <w:bookmarkStart w:id="9" w:name="_Toc78283492"/>
      <w:bookmarkStart w:id="10" w:name="Preface"/>
      <w:r w:rsidRPr="00783FA5">
        <w:rPr>
          <w:rFonts w:ascii="Cambria" w:hAnsi="Cambria"/>
        </w:rPr>
        <w:lastRenderedPageBreak/>
        <w:t>Preface</w:t>
      </w:r>
      <w:bookmarkEnd w:id="7"/>
      <w:bookmarkEnd w:id="8"/>
      <w:bookmarkEnd w:id="9"/>
      <w:bookmarkEnd w:id="10"/>
    </w:p>
    <w:p w14:paraId="412C778B" w14:textId="77777777" w:rsidR="004F6FF0" w:rsidRPr="00783FA5" w:rsidRDefault="004F6FF0">
      <w:pPr>
        <w:pStyle w:val="pp"/>
        <w:rPr>
          <w:rFonts w:ascii="Cambria" w:hAnsi="Cambria"/>
        </w:rPr>
      </w:pPr>
      <w:bookmarkStart w:id="11" w:name="_Toc77404481"/>
      <w:bookmarkStart w:id="12" w:name="_Toc78274610"/>
      <w:bookmarkStart w:id="13" w:name="_Toc78274830"/>
      <w:bookmarkStart w:id="14" w:name="_Toc78282956"/>
      <w:bookmarkStart w:id="15" w:name="_Toc78283188"/>
      <w:bookmarkStart w:id="16" w:name="_Toc78283493"/>
      <w:bookmarkStart w:id="17" w:name="_Toc83811689"/>
      <w:bookmarkStart w:id="18" w:name="_Toc125455646"/>
      <w:r w:rsidRPr="00783FA5">
        <w:rPr>
          <w:rFonts w:ascii="Cambria" w:hAnsi="Cambria"/>
        </w:rPr>
        <w:t xml:space="preserve">Purpose of this </w:t>
      </w:r>
      <w:r w:rsidR="00236855" w:rsidRPr="00783FA5">
        <w:rPr>
          <w:rFonts w:ascii="Cambria" w:hAnsi="Cambria"/>
        </w:rPr>
        <w:t>DOCUMENT</w:t>
      </w:r>
      <w:bookmarkEnd w:id="11"/>
      <w:bookmarkEnd w:id="12"/>
      <w:bookmarkEnd w:id="13"/>
      <w:bookmarkEnd w:id="14"/>
      <w:bookmarkEnd w:id="15"/>
      <w:bookmarkEnd w:id="16"/>
      <w:bookmarkEnd w:id="17"/>
      <w:bookmarkEnd w:id="18"/>
    </w:p>
    <w:p w14:paraId="61F2F76B" w14:textId="77777777" w:rsidR="004F6FF0" w:rsidRDefault="00566859" w:rsidP="00DA5D20">
      <w:r w:rsidRPr="00783FA5">
        <w:t xml:space="preserve">This document describes the </w:t>
      </w:r>
      <w:r w:rsidR="00823C40" w:rsidRPr="00783FA5">
        <w:t xml:space="preserve">functionality, the deployment and configuration as well as the usage steps of the </w:t>
      </w:r>
      <w:r w:rsidR="00345724" w:rsidRPr="00783FA5">
        <w:t>“</w:t>
      </w:r>
      <w:r w:rsidR="000376C6">
        <w:t>API Portal</w:t>
      </w:r>
      <w:r w:rsidR="00345724" w:rsidRPr="00783FA5">
        <w:t xml:space="preserve">” </w:t>
      </w:r>
      <w:r w:rsidR="00E43656" w:rsidRPr="00783FA5">
        <w:t>solution</w:t>
      </w:r>
      <w:r w:rsidR="00E45EE9" w:rsidRPr="00783FA5">
        <w:t xml:space="preserve"> package.</w:t>
      </w:r>
    </w:p>
    <w:p w14:paraId="410AC19A" w14:textId="77777777" w:rsidR="004F6FF0" w:rsidRPr="00783FA5" w:rsidRDefault="004F6FF0">
      <w:pPr>
        <w:pStyle w:val="pp"/>
        <w:rPr>
          <w:rFonts w:ascii="Cambria" w:hAnsi="Cambria"/>
        </w:rPr>
      </w:pPr>
      <w:bookmarkStart w:id="19" w:name="_Toc77404484"/>
      <w:bookmarkStart w:id="20" w:name="_Toc78274613"/>
      <w:bookmarkStart w:id="21" w:name="_Toc78274833"/>
      <w:bookmarkStart w:id="22" w:name="_Toc78282959"/>
      <w:bookmarkStart w:id="23" w:name="_Toc78283191"/>
      <w:bookmarkStart w:id="24" w:name="_Toc78283496"/>
      <w:bookmarkStart w:id="25" w:name="_Toc83811692"/>
      <w:bookmarkStart w:id="26" w:name="_Toc125455649"/>
      <w:r w:rsidRPr="00783FA5">
        <w:rPr>
          <w:rFonts w:ascii="Cambria" w:hAnsi="Cambria"/>
        </w:rPr>
        <w:t>Related documentation</w:t>
      </w:r>
      <w:bookmarkEnd w:id="19"/>
      <w:bookmarkEnd w:id="20"/>
      <w:bookmarkEnd w:id="21"/>
      <w:bookmarkEnd w:id="22"/>
      <w:bookmarkEnd w:id="23"/>
      <w:bookmarkEnd w:id="24"/>
      <w:bookmarkEnd w:id="25"/>
      <w:bookmarkEnd w:id="26"/>
    </w:p>
    <w:p w14:paraId="54B202D7" w14:textId="77777777" w:rsidR="00566859" w:rsidRDefault="00797BC9" w:rsidP="008408B2">
      <w:pPr>
        <w:pStyle w:val="NoSpacing"/>
      </w:pPr>
      <w:r w:rsidRPr="00783FA5">
        <w:t xml:space="preserve">This </w:t>
      </w:r>
      <w:r w:rsidR="00E45EE9" w:rsidRPr="00783FA5">
        <w:t xml:space="preserve">solution package </w:t>
      </w:r>
      <w:r w:rsidR="00566859" w:rsidRPr="00783FA5">
        <w:t>is accompanied by a complete set of documentation</w:t>
      </w:r>
      <w:r w:rsidR="002218A7" w:rsidRPr="00783FA5">
        <w:t xml:space="preserve">, consisting of the following </w:t>
      </w:r>
      <w:r w:rsidR="00566859" w:rsidRPr="00783FA5">
        <w:t>documents:</w:t>
      </w:r>
    </w:p>
    <w:p w14:paraId="4C23E066" w14:textId="77777777" w:rsidR="002F65BA" w:rsidRPr="00783FA5" w:rsidRDefault="002F65BA" w:rsidP="008408B2">
      <w:pPr>
        <w:pStyle w:val="NoSpacing"/>
      </w:pPr>
    </w:p>
    <w:p w14:paraId="17649148" w14:textId="77777777" w:rsidR="00A71204" w:rsidRPr="00783FA5" w:rsidRDefault="0068598E" w:rsidP="00777C0D">
      <w:pPr>
        <w:pStyle w:val="ListParagraph"/>
        <w:numPr>
          <w:ilvl w:val="0"/>
          <w:numId w:val="12"/>
        </w:numPr>
      </w:pPr>
      <w:r w:rsidRPr="00783FA5">
        <w:t>Release Notes</w:t>
      </w:r>
      <w:r w:rsidR="00A40F96">
        <w:t xml:space="preserve"> </w:t>
      </w:r>
    </w:p>
    <w:p w14:paraId="08264409" w14:textId="77777777" w:rsidR="00566859" w:rsidRPr="00783FA5" w:rsidRDefault="0068598E" w:rsidP="00777C0D">
      <w:pPr>
        <w:pStyle w:val="ListParagraph"/>
        <w:numPr>
          <w:ilvl w:val="0"/>
          <w:numId w:val="12"/>
        </w:numPr>
      </w:pPr>
      <w:r w:rsidRPr="00783FA5">
        <w:t>Guide to Operations</w:t>
      </w:r>
    </w:p>
    <w:p w14:paraId="3F0CCEAF" w14:textId="77777777" w:rsidR="00823C40" w:rsidRPr="00783FA5" w:rsidRDefault="00823C40" w:rsidP="00DA5D20">
      <w:r w:rsidRPr="00783FA5">
        <w:t xml:space="preserve">All documentation for this solution can be obtained </w:t>
      </w:r>
      <w:r w:rsidR="00566859" w:rsidRPr="00783FA5">
        <w:t xml:space="preserve">from the Axway </w:t>
      </w:r>
      <w:r w:rsidRPr="00783FA5">
        <w:t xml:space="preserve">Global </w:t>
      </w:r>
      <w:r w:rsidR="00566859" w:rsidRPr="00783FA5">
        <w:t>Support</w:t>
      </w:r>
      <w:r w:rsidRPr="00783FA5">
        <w:t>, Axway Customer Services or Axway Professional Services Organization.</w:t>
      </w:r>
      <w:r w:rsidR="00566859" w:rsidRPr="00783FA5">
        <w:t xml:space="preserve"> </w:t>
      </w:r>
    </w:p>
    <w:p w14:paraId="6961D900" w14:textId="77777777" w:rsidR="00337000" w:rsidRPr="00783FA5" w:rsidRDefault="00337000" w:rsidP="00337000">
      <w:pPr>
        <w:pStyle w:val="pp"/>
        <w:rPr>
          <w:rFonts w:ascii="Cambria" w:hAnsi="Cambria"/>
        </w:rPr>
      </w:pPr>
      <w:r w:rsidRPr="00783FA5">
        <w:rPr>
          <w:rFonts w:ascii="Cambria" w:hAnsi="Cambria"/>
        </w:rPr>
        <w:t xml:space="preserve">Intended Audience </w:t>
      </w:r>
    </w:p>
    <w:p w14:paraId="69CED580" w14:textId="77777777" w:rsidR="00337000" w:rsidRPr="00783FA5" w:rsidRDefault="00337000" w:rsidP="00DA5D20">
      <w:r w:rsidRPr="00783FA5">
        <w:t>The intended audience of this guide is system administrators responsible for deployment, configuration and maintenance of this solution. It is recommended that readers be familiar with the products and systems listed in the “Requirements” section of this document.</w:t>
      </w:r>
    </w:p>
    <w:p w14:paraId="3EE17D0C" w14:textId="77777777" w:rsidR="004F6FF0" w:rsidRPr="00783FA5" w:rsidRDefault="004F6FF0">
      <w:pPr>
        <w:pStyle w:val="sp"/>
        <w:rPr>
          <w:rFonts w:ascii="Cambria" w:hAnsi="Cambria"/>
        </w:rPr>
      </w:pPr>
    </w:p>
    <w:p w14:paraId="6B86FE43" w14:textId="77777777" w:rsidR="004F6FF0" w:rsidRPr="00783FA5" w:rsidRDefault="00FF228E" w:rsidP="007944A5">
      <w:pPr>
        <w:pStyle w:val="Heading1"/>
      </w:pPr>
      <w:bookmarkStart w:id="27" w:name="Toc"/>
      <w:bookmarkStart w:id="28" w:name="_Toc411522671"/>
      <w:r w:rsidRPr="00783FA5">
        <w:lastRenderedPageBreak/>
        <w:t>Table of C</w:t>
      </w:r>
      <w:r w:rsidR="004F6FF0" w:rsidRPr="00783FA5">
        <w:t>ontents</w:t>
      </w:r>
      <w:bookmarkEnd w:id="27"/>
      <w:bookmarkEnd w:id="28"/>
    </w:p>
    <w:bookmarkStart w:id="29" w:name="Chapter1"/>
    <w:bookmarkStart w:id="30" w:name="_Toc203450812"/>
    <w:bookmarkStart w:id="31" w:name="_Toc203451967"/>
    <w:bookmarkStart w:id="32" w:name="_Toc203451998"/>
    <w:bookmarkStart w:id="33" w:name="_Toc203452017"/>
    <w:p w14:paraId="34D5466E" w14:textId="77777777" w:rsidR="00CA32B7" w:rsidRDefault="00C9226C">
      <w:pPr>
        <w:pStyle w:val="TOC1"/>
        <w:rPr>
          <w:rFonts w:asciiTheme="minorHAnsi" w:eastAsiaTheme="minorEastAsia" w:hAnsiTheme="minorHAnsi" w:cstheme="minorBidi"/>
          <w:b w:val="0"/>
          <w:szCs w:val="22"/>
          <w:lang w:val="en-US" w:eastAsia="en-US"/>
        </w:rPr>
      </w:pPr>
      <w:r w:rsidRPr="00783FA5">
        <w:rPr>
          <w:rFonts w:ascii="Cambria" w:hAnsi="Cambria"/>
          <w:b w:val="0"/>
          <w:sz w:val="16"/>
        </w:rPr>
        <w:fldChar w:fldCharType="begin"/>
      </w:r>
      <w:r w:rsidR="00256CD7" w:rsidRPr="00783FA5">
        <w:rPr>
          <w:rFonts w:ascii="Cambria" w:hAnsi="Cambria"/>
          <w:b w:val="0"/>
          <w:sz w:val="16"/>
        </w:rPr>
        <w:instrText xml:space="preserve"> TOC \o "1-3" \h \z \u </w:instrText>
      </w:r>
      <w:r w:rsidRPr="00783FA5">
        <w:rPr>
          <w:rFonts w:ascii="Cambria" w:hAnsi="Cambria"/>
          <w:b w:val="0"/>
          <w:sz w:val="16"/>
        </w:rPr>
        <w:fldChar w:fldCharType="separate"/>
      </w:r>
      <w:hyperlink w:anchor="_Toc411522671" w:history="1">
        <w:r w:rsidR="00CA32B7" w:rsidRPr="00641BCC">
          <w:rPr>
            <w:rStyle w:val="Hyperlink"/>
          </w:rPr>
          <w:t>1</w:t>
        </w:r>
        <w:r w:rsidR="00CA32B7">
          <w:rPr>
            <w:rFonts w:asciiTheme="minorHAnsi" w:eastAsiaTheme="minorEastAsia" w:hAnsiTheme="minorHAnsi" w:cstheme="minorBidi"/>
            <w:b w:val="0"/>
            <w:szCs w:val="22"/>
            <w:lang w:val="en-US" w:eastAsia="en-US"/>
          </w:rPr>
          <w:tab/>
        </w:r>
        <w:r w:rsidR="00CA32B7" w:rsidRPr="00641BCC">
          <w:rPr>
            <w:rStyle w:val="Hyperlink"/>
          </w:rPr>
          <w:t>Table of Contents</w:t>
        </w:r>
        <w:r w:rsidR="00CA32B7">
          <w:rPr>
            <w:webHidden/>
          </w:rPr>
          <w:tab/>
        </w:r>
        <w:r w:rsidR="00CA32B7">
          <w:rPr>
            <w:webHidden/>
          </w:rPr>
          <w:fldChar w:fldCharType="begin"/>
        </w:r>
        <w:r w:rsidR="00CA32B7">
          <w:rPr>
            <w:webHidden/>
          </w:rPr>
          <w:instrText xml:space="preserve"> PAGEREF _Toc411522671 \h </w:instrText>
        </w:r>
        <w:r w:rsidR="00CA32B7">
          <w:rPr>
            <w:webHidden/>
          </w:rPr>
        </w:r>
        <w:r w:rsidR="00CA32B7">
          <w:rPr>
            <w:webHidden/>
          </w:rPr>
          <w:fldChar w:fldCharType="separate"/>
        </w:r>
        <w:r w:rsidR="00CA32B7">
          <w:rPr>
            <w:webHidden/>
          </w:rPr>
          <w:t>3</w:t>
        </w:r>
        <w:r w:rsidR="00CA32B7">
          <w:rPr>
            <w:webHidden/>
          </w:rPr>
          <w:fldChar w:fldCharType="end"/>
        </w:r>
      </w:hyperlink>
    </w:p>
    <w:p w14:paraId="74FBA7A0" w14:textId="77777777" w:rsidR="00CA32B7" w:rsidRDefault="00896333">
      <w:pPr>
        <w:pStyle w:val="TOC1"/>
        <w:rPr>
          <w:rFonts w:asciiTheme="minorHAnsi" w:eastAsiaTheme="minorEastAsia" w:hAnsiTheme="minorHAnsi" w:cstheme="minorBidi"/>
          <w:b w:val="0"/>
          <w:szCs w:val="22"/>
          <w:lang w:val="en-US" w:eastAsia="en-US"/>
        </w:rPr>
      </w:pPr>
      <w:hyperlink w:anchor="_Toc411522672" w:history="1">
        <w:r w:rsidR="00CA32B7" w:rsidRPr="00641BCC">
          <w:rPr>
            <w:rStyle w:val="Hyperlink"/>
          </w:rPr>
          <w:t>2</w:t>
        </w:r>
        <w:r w:rsidR="00CA32B7">
          <w:rPr>
            <w:rFonts w:asciiTheme="minorHAnsi" w:eastAsiaTheme="minorEastAsia" w:hAnsiTheme="minorHAnsi" w:cstheme="minorBidi"/>
            <w:b w:val="0"/>
            <w:szCs w:val="22"/>
            <w:lang w:val="en-US" w:eastAsia="en-US"/>
          </w:rPr>
          <w:tab/>
        </w:r>
        <w:r w:rsidR="00CA32B7" w:rsidRPr="00641BCC">
          <w:rPr>
            <w:rStyle w:val="Hyperlink"/>
          </w:rPr>
          <w:t>Overview</w:t>
        </w:r>
        <w:r w:rsidR="00CA32B7">
          <w:rPr>
            <w:webHidden/>
          </w:rPr>
          <w:tab/>
        </w:r>
        <w:r w:rsidR="00CA32B7">
          <w:rPr>
            <w:webHidden/>
          </w:rPr>
          <w:fldChar w:fldCharType="begin"/>
        </w:r>
        <w:r w:rsidR="00CA32B7">
          <w:rPr>
            <w:webHidden/>
          </w:rPr>
          <w:instrText xml:space="preserve"> PAGEREF _Toc411522672 \h </w:instrText>
        </w:r>
        <w:r w:rsidR="00CA32B7">
          <w:rPr>
            <w:webHidden/>
          </w:rPr>
        </w:r>
        <w:r w:rsidR="00CA32B7">
          <w:rPr>
            <w:webHidden/>
          </w:rPr>
          <w:fldChar w:fldCharType="separate"/>
        </w:r>
        <w:r w:rsidR="00CA32B7">
          <w:rPr>
            <w:webHidden/>
          </w:rPr>
          <w:t>4</w:t>
        </w:r>
        <w:r w:rsidR="00CA32B7">
          <w:rPr>
            <w:webHidden/>
          </w:rPr>
          <w:fldChar w:fldCharType="end"/>
        </w:r>
      </w:hyperlink>
    </w:p>
    <w:p w14:paraId="755A91C5"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73" w:history="1">
        <w:r w:rsidR="00CA32B7" w:rsidRPr="00641BCC">
          <w:rPr>
            <w:rStyle w:val="Hyperlink"/>
          </w:rPr>
          <w:t>1.</w:t>
        </w:r>
        <w:r w:rsidR="00CA32B7">
          <w:rPr>
            <w:rFonts w:asciiTheme="minorHAnsi" w:eastAsiaTheme="minorEastAsia" w:hAnsiTheme="minorHAnsi" w:cstheme="minorBidi"/>
            <w:b w:val="0"/>
            <w:sz w:val="22"/>
            <w:szCs w:val="22"/>
            <w:lang w:val="en-US" w:eastAsia="en-US"/>
          </w:rPr>
          <w:tab/>
        </w:r>
        <w:r w:rsidR="00CA32B7" w:rsidRPr="00641BCC">
          <w:rPr>
            <w:rStyle w:val="Hyperlink"/>
          </w:rPr>
          <w:t>Functional Overview</w:t>
        </w:r>
        <w:r w:rsidR="00CA32B7">
          <w:rPr>
            <w:webHidden/>
          </w:rPr>
          <w:tab/>
        </w:r>
        <w:r w:rsidR="00CA32B7">
          <w:rPr>
            <w:webHidden/>
          </w:rPr>
          <w:fldChar w:fldCharType="begin"/>
        </w:r>
        <w:r w:rsidR="00CA32B7">
          <w:rPr>
            <w:webHidden/>
          </w:rPr>
          <w:instrText xml:space="preserve"> PAGEREF _Toc411522673 \h </w:instrText>
        </w:r>
        <w:r w:rsidR="00CA32B7">
          <w:rPr>
            <w:webHidden/>
          </w:rPr>
        </w:r>
        <w:r w:rsidR="00CA32B7">
          <w:rPr>
            <w:webHidden/>
          </w:rPr>
          <w:fldChar w:fldCharType="separate"/>
        </w:r>
        <w:r w:rsidR="00CA32B7">
          <w:rPr>
            <w:webHidden/>
          </w:rPr>
          <w:t>4</w:t>
        </w:r>
        <w:r w:rsidR="00CA32B7">
          <w:rPr>
            <w:webHidden/>
          </w:rPr>
          <w:fldChar w:fldCharType="end"/>
        </w:r>
      </w:hyperlink>
    </w:p>
    <w:p w14:paraId="2E971B18"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74" w:history="1">
        <w:r w:rsidR="00CA32B7" w:rsidRPr="00641BCC">
          <w:rPr>
            <w:rStyle w:val="Hyperlink"/>
          </w:rPr>
          <w:t>2.</w:t>
        </w:r>
        <w:r w:rsidR="00CA32B7">
          <w:rPr>
            <w:rFonts w:asciiTheme="minorHAnsi" w:eastAsiaTheme="minorEastAsia" w:hAnsiTheme="minorHAnsi" w:cstheme="minorBidi"/>
            <w:b w:val="0"/>
            <w:sz w:val="22"/>
            <w:szCs w:val="22"/>
            <w:lang w:val="en-US" w:eastAsia="en-US"/>
          </w:rPr>
          <w:tab/>
        </w:r>
        <w:r w:rsidR="00CA32B7" w:rsidRPr="00641BCC">
          <w:rPr>
            <w:rStyle w:val="Hyperlink"/>
          </w:rPr>
          <w:t>Architectural Overview</w:t>
        </w:r>
        <w:r w:rsidR="00CA32B7">
          <w:rPr>
            <w:webHidden/>
          </w:rPr>
          <w:tab/>
        </w:r>
        <w:r w:rsidR="00CA32B7">
          <w:rPr>
            <w:webHidden/>
          </w:rPr>
          <w:fldChar w:fldCharType="begin"/>
        </w:r>
        <w:r w:rsidR="00CA32B7">
          <w:rPr>
            <w:webHidden/>
          </w:rPr>
          <w:instrText xml:space="preserve"> PAGEREF _Toc411522674 \h </w:instrText>
        </w:r>
        <w:r w:rsidR="00CA32B7">
          <w:rPr>
            <w:webHidden/>
          </w:rPr>
        </w:r>
        <w:r w:rsidR="00CA32B7">
          <w:rPr>
            <w:webHidden/>
          </w:rPr>
          <w:fldChar w:fldCharType="separate"/>
        </w:r>
        <w:r w:rsidR="00CA32B7">
          <w:rPr>
            <w:webHidden/>
          </w:rPr>
          <w:t>4</w:t>
        </w:r>
        <w:r w:rsidR="00CA32B7">
          <w:rPr>
            <w:webHidden/>
          </w:rPr>
          <w:fldChar w:fldCharType="end"/>
        </w:r>
      </w:hyperlink>
    </w:p>
    <w:p w14:paraId="75F72A2D" w14:textId="77777777" w:rsidR="00CA32B7" w:rsidRDefault="00896333">
      <w:pPr>
        <w:pStyle w:val="TOC1"/>
        <w:rPr>
          <w:rFonts w:asciiTheme="minorHAnsi" w:eastAsiaTheme="minorEastAsia" w:hAnsiTheme="minorHAnsi" w:cstheme="minorBidi"/>
          <w:b w:val="0"/>
          <w:szCs w:val="22"/>
          <w:lang w:val="en-US" w:eastAsia="en-US"/>
        </w:rPr>
      </w:pPr>
      <w:hyperlink w:anchor="_Toc411522675" w:history="1">
        <w:r w:rsidR="00CA32B7" w:rsidRPr="00641BCC">
          <w:rPr>
            <w:rStyle w:val="Hyperlink"/>
          </w:rPr>
          <w:t>3</w:t>
        </w:r>
        <w:r w:rsidR="00CA32B7">
          <w:rPr>
            <w:rFonts w:asciiTheme="minorHAnsi" w:eastAsiaTheme="minorEastAsia" w:hAnsiTheme="minorHAnsi" w:cstheme="minorBidi"/>
            <w:b w:val="0"/>
            <w:szCs w:val="22"/>
            <w:lang w:val="en-US" w:eastAsia="en-US"/>
          </w:rPr>
          <w:tab/>
        </w:r>
        <w:r w:rsidR="00CA32B7" w:rsidRPr="00641BCC">
          <w:rPr>
            <w:rStyle w:val="Hyperlink"/>
          </w:rPr>
          <w:t>Requirements</w:t>
        </w:r>
        <w:r w:rsidR="00CA32B7">
          <w:rPr>
            <w:webHidden/>
          </w:rPr>
          <w:tab/>
        </w:r>
        <w:r w:rsidR="00CA32B7">
          <w:rPr>
            <w:webHidden/>
          </w:rPr>
          <w:fldChar w:fldCharType="begin"/>
        </w:r>
        <w:r w:rsidR="00CA32B7">
          <w:rPr>
            <w:webHidden/>
          </w:rPr>
          <w:instrText xml:space="preserve"> PAGEREF _Toc411522675 \h </w:instrText>
        </w:r>
        <w:r w:rsidR="00CA32B7">
          <w:rPr>
            <w:webHidden/>
          </w:rPr>
        </w:r>
        <w:r w:rsidR="00CA32B7">
          <w:rPr>
            <w:webHidden/>
          </w:rPr>
          <w:fldChar w:fldCharType="separate"/>
        </w:r>
        <w:r w:rsidR="00CA32B7">
          <w:rPr>
            <w:webHidden/>
          </w:rPr>
          <w:t>6</w:t>
        </w:r>
        <w:r w:rsidR="00CA32B7">
          <w:rPr>
            <w:webHidden/>
          </w:rPr>
          <w:fldChar w:fldCharType="end"/>
        </w:r>
      </w:hyperlink>
    </w:p>
    <w:p w14:paraId="261A04F9"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76" w:history="1">
        <w:r w:rsidR="00CA32B7" w:rsidRPr="00641BCC">
          <w:rPr>
            <w:rStyle w:val="Hyperlink"/>
          </w:rPr>
          <w:t>1.</w:t>
        </w:r>
        <w:r w:rsidR="00CA32B7">
          <w:rPr>
            <w:rFonts w:asciiTheme="minorHAnsi" w:eastAsiaTheme="minorEastAsia" w:hAnsiTheme="minorHAnsi" w:cstheme="minorBidi"/>
            <w:b w:val="0"/>
            <w:sz w:val="22"/>
            <w:szCs w:val="22"/>
            <w:lang w:val="en-US" w:eastAsia="en-US"/>
          </w:rPr>
          <w:tab/>
        </w:r>
        <w:r w:rsidR="00CA32B7" w:rsidRPr="00641BCC">
          <w:rPr>
            <w:rStyle w:val="Hyperlink"/>
          </w:rPr>
          <w:t>Operating Systems</w:t>
        </w:r>
        <w:r w:rsidR="00CA32B7">
          <w:rPr>
            <w:webHidden/>
          </w:rPr>
          <w:tab/>
        </w:r>
        <w:r w:rsidR="00CA32B7">
          <w:rPr>
            <w:webHidden/>
          </w:rPr>
          <w:fldChar w:fldCharType="begin"/>
        </w:r>
        <w:r w:rsidR="00CA32B7">
          <w:rPr>
            <w:webHidden/>
          </w:rPr>
          <w:instrText xml:space="preserve"> PAGEREF _Toc411522676 \h </w:instrText>
        </w:r>
        <w:r w:rsidR="00CA32B7">
          <w:rPr>
            <w:webHidden/>
          </w:rPr>
        </w:r>
        <w:r w:rsidR="00CA32B7">
          <w:rPr>
            <w:webHidden/>
          </w:rPr>
          <w:fldChar w:fldCharType="separate"/>
        </w:r>
        <w:r w:rsidR="00CA32B7">
          <w:rPr>
            <w:webHidden/>
          </w:rPr>
          <w:t>6</w:t>
        </w:r>
        <w:r w:rsidR="00CA32B7">
          <w:rPr>
            <w:webHidden/>
          </w:rPr>
          <w:fldChar w:fldCharType="end"/>
        </w:r>
      </w:hyperlink>
    </w:p>
    <w:p w14:paraId="4F3D8B6A"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77" w:history="1">
        <w:r w:rsidR="00CA32B7" w:rsidRPr="00641BCC">
          <w:rPr>
            <w:rStyle w:val="Hyperlink"/>
          </w:rPr>
          <w:t>2.</w:t>
        </w:r>
        <w:r w:rsidR="00CA32B7">
          <w:rPr>
            <w:rFonts w:asciiTheme="minorHAnsi" w:eastAsiaTheme="minorEastAsia" w:hAnsiTheme="minorHAnsi" w:cstheme="minorBidi"/>
            <w:b w:val="0"/>
            <w:sz w:val="22"/>
            <w:szCs w:val="22"/>
            <w:lang w:val="en-US" w:eastAsia="en-US"/>
          </w:rPr>
          <w:tab/>
        </w:r>
        <w:r w:rsidR="00CA32B7" w:rsidRPr="00641BCC">
          <w:rPr>
            <w:rStyle w:val="Hyperlink"/>
          </w:rPr>
          <w:t>Base Product Versions</w:t>
        </w:r>
        <w:r w:rsidR="00CA32B7">
          <w:rPr>
            <w:webHidden/>
          </w:rPr>
          <w:tab/>
        </w:r>
        <w:r w:rsidR="00CA32B7">
          <w:rPr>
            <w:webHidden/>
          </w:rPr>
          <w:fldChar w:fldCharType="begin"/>
        </w:r>
        <w:r w:rsidR="00CA32B7">
          <w:rPr>
            <w:webHidden/>
          </w:rPr>
          <w:instrText xml:space="preserve"> PAGEREF _Toc411522677 \h </w:instrText>
        </w:r>
        <w:r w:rsidR="00CA32B7">
          <w:rPr>
            <w:webHidden/>
          </w:rPr>
        </w:r>
        <w:r w:rsidR="00CA32B7">
          <w:rPr>
            <w:webHidden/>
          </w:rPr>
          <w:fldChar w:fldCharType="separate"/>
        </w:r>
        <w:r w:rsidR="00CA32B7">
          <w:rPr>
            <w:webHidden/>
          </w:rPr>
          <w:t>6</w:t>
        </w:r>
        <w:r w:rsidR="00CA32B7">
          <w:rPr>
            <w:webHidden/>
          </w:rPr>
          <w:fldChar w:fldCharType="end"/>
        </w:r>
      </w:hyperlink>
    </w:p>
    <w:p w14:paraId="071A3BE0"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78" w:history="1">
        <w:r w:rsidR="00CA32B7" w:rsidRPr="00641BCC">
          <w:rPr>
            <w:rStyle w:val="Hyperlink"/>
          </w:rPr>
          <w:t>3.</w:t>
        </w:r>
        <w:r w:rsidR="00CA32B7">
          <w:rPr>
            <w:rFonts w:asciiTheme="minorHAnsi" w:eastAsiaTheme="minorEastAsia" w:hAnsiTheme="minorHAnsi" w:cstheme="minorBidi"/>
            <w:b w:val="0"/>
            <w:sz w:val="22"/>
            <w:szCs w:val="22"/>
            <w:lang w:val="en-US" w:eastAsia="en-US"/>
          </w:rPr>
          <w:tab/>
        </w:r>
        <w:r w:rsidR="00CA32B7" w:rsidRPr="00641BCC">
          <w:rPr>
            <w:rStyle w:val="Hyperlink"/>
          </w:rPr>
          <w:t>Third-Party Products / Browsers</w:t>
        </w:r>
        <w:r w:rsidR="00CA32B7">
          <w:rPr>
            <w:webHidden/>
          </w:rPr>
          <w:tab/>
        </w:r>
        <w:r w:rsidR="00CA32B7">
          <w:rPr>
            <w:webHidden/>
          </w:rPr>
          <w:fldChar w:fldCharType="begin"/>
        </w:r>
        <w:r w:rsidR="00CA32B7">
          <w:rPr>
            <w:webHidden/>
          </w:rPr>
          <w:instrText xml:space="preserve"> PAGEREF _Toc411522678 \h </w:instrText>
        </w:r>
        <w:r w:rsidR="00CA32B7">
          <w:rPr>
            <w:webHidden/>
          </w:rPr>
        </w:r>
        <w:r w:rsidR="00CA32B7">
          <w:rPr>
            <w:webHidden/>
          </w:rPr>
          <w:fldChar w:fldCharType="separate"/>
        </w:r>
        <w:r w:rsidR="00CA32B7">
          <w:rPr>
            <w:webHidden/>
          </w:rPr>
          <w:t>6</w:t>
        </w:r>
        <w:r w:rsidR="00CA32B7">
          <w:rPr>
            <w:webHidden/>
          </w:rPr>
          <w:fldChar w:fldCharType="end"/>
        </w:r>
      </w:hyperlink>
    </w:p>
    <w:p w14:paraId="1477B61A" w14:textId="77777777" w:rsidR="00CA32B7" w:rsidRDefault="00896333">
      <w:pPr>
        <w:pStyle w:val="TOC1"/>
        <w:rPr>
          <w:rFonts w:asciiTheme="minorHAnsi" w:eastAsiaTheme="minorEastAsia" w:hAnsiTheme="minorHAnsi" w:cstheme="minorBidi"/>
          <w:b w:val="0"/>
          <w:szCs w:val="22"/>
          <w:lang w:val="en-US" w:eastAsia="en-US"/>
        </w:rPr>
      </w:pPr>
      <w:hyperlink w:anchor="_Toc411522679" w:history="1">
        <w:r w:rsidR="00CA32B7" w:rsidRPr="00641BCC">
          <w:rPr>
            <w:rStyle w:val="Hyperlink"/>
          </w:rPr>
          <w:t>4</w:t>
        </w:r>
        <w:r w:rsidR="00CA32B7">
          <w:rPr>
            <w:rFonts w:asciiTheme="minorHAnsi" w:eastAsiaTheme="minorEastAsia" w:hAnsiTheme="minorHAnsi" w:cstheme="minorBidi"/>
            <w:b w:val="0"/>
            <w:szCs w:val="22"/>
            <w:lang w:val="en-US" w:eastAsia="en-US"/>
          </w:rPr>
          <w:tab/>
        </w:r>
        <w:r w:rsidR="00CA32B7" w:rsidRPr="00641BCC">
          <w:rPr>
            <w:rStyle w:val="Hyperlink"/>
          </w:rPr>
          <w:t>Installation</w:t>
        </w:r>
        <w:r w:rsidR="00CA32B7">
          <w:rPr>
            <w:webHidden/>
          </w:rPr>
          <w:tab/>
        </w:r>
        <w:r w:rsidR="00CA32B7">
          <w:rPr>
            <w:webHidden/>
          </w:rPr>
          <w:fldChar w:fldCharType="begin"/>
        </w:r>
        <w:r w:rsidR="00CA32B7">
          <w:rPr>
            <w:webHidden/>
          </w:rPr>
          <w:instrText xml:space="preserve"> PAGEREF _Toc411522679 \h </w:instrText>
        </w:r>
        <w:r w:rsidR="00CA32B7">
          <w:rPr>
            <w:webHidden/>
          </w:rPr>
        </w:r>
        <w:r w:rsidR="00CA32B7">
          <w:rPr>
            <w:webHidden/>
          </w:rPr>
          <w:fldChar w:fldCharType="separate"/>
        </w:r>
        <w:r w:rsidR="00CA32B7">
          <w:rPr>
            <w:webHidden/>
          </w:rPr>
          <w:t>8</w:t>
        </w:r>
        <w:r w:rsidR="00CA32B7">
          <w:rPr>
            <w:webHidden/>
          </w:rPr>
          <w:fldChar w:fldCharType="end"/>
        </w:r>
      </w:hyperlink>
    </w:p>
    <w:p w14:paraId="4F91BFFD"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80" w:history="1">
        <w:r w:rsidR="00CA32B7" w:rsidRPr="00641BCC">
          <w:rPr>
            <w:rStyle w:val="Hyperlink"/>
          </w:rPr>
          <w:t>1.</w:t>
        </w:r>
        <w:r w:rsidR="00CA32B7">
          <w:rPr>
            <w:rFonts w:asciiTheme="minorHAnsi" w:eastAsiaTheme="minorEastAsia" w:hAnsiTheme="minorHAnsi" w:cstheme="minorBidi"/>
            <w:b w:val="0"/>
            <w:sz w:val="22"/>
            <w:szCs w:val="22"/>
            <w:lang w:val="en-US" w:eastAsia="en-US"/>
          </w:rPr>
          <w:tab/>
        </w:r>
        <w:r w:rsidR="00CA32B7" w:rsidRPr="00641BCC">
          <w:rPr>
            <w:rStyle w:val="Hyperlink"/>
          </w:rPr>
          <w:t>Installing and Configuring the Solution</w:t>
        </w:r>
        <w:r w:rsidR="00CA32B7">
          <w:rPr>
            <w:webHidden/>
          </w:rPr>
          <w:tab/>
        </w:r>
        <w:r w:rsidR="00CA32B7">
          <w:rPr>
            <w:webHidden/>
          </w:rPr>
          <w:fldChar w:fldCharType="begin"/>
        </w:r>
        <w:r w:rsidR="00CA32B7">
          <w:rPr>
            <w:webHidden/>
          </w:rPr>
          <w:instrText xml:space="preserve"> PAGEREF _Toc411522680 \h </w:instrText>
        </w:r>
        <w:r w:rsidR="00CA32B7">
          <w:rPr>
            <w:webHidden/>
          </w:rPr>
        </w:r>
        <w:r w:rsidR="00CA32B7">
          <w:rPr>
            <w:webHidden/>
          </w:rPr>
          <w:fldChar w:fldCharType="separate"/>
        </w:r>
        <w:r w:rsidR="00CA32B7">
          <w:rPr>
            <w:webHidden/>
          </w:rPr>
          <w:t>8</w:t>
        </w:r>
        <w:r w:rsidR="00CA32B7">
          <w:rPr>
            <w:webHidden/>
          </w:rPr>
          <w:fldChar w:fldCharType="end"/>
        </w:r>
      </w:hyperlink>
    </w:p>
    <w:p w14:paraId="257F1DC2" w14:textId="77777777" w:rsidR="00CA32B7" w:rsidRDefault="00896333">
      <w:pPr>
        <w:pStyle w:val="TOC3"/>
        <w:rPr>
          <w:rFonts w:asciiTheme="minorHAnsi" w:eastAsiaTheme="minorEastAsia" w:hAnsiTheme="minorHAnsi" w:cstheme="minorBidi"/>
          <w:sz w:val="22"/>
          <w:szCs w:val="22"/>
          <w:lang w:val="en-US" w:eastAsia="en-US"/>
        </w:rPr>
      </w:pPr>
      <w:hyperlink w:anchor="_Toc411522681" w:history="1">
        <w:r w:rsidR="00CA32B7" w:rsidRPr="00641BCC">
          <w:rPr>
            <w:rStyle w:val="Hyperlink"/>
            <w:rFonts w:cs="Arial"/>
          </w:rPr>
          <w:t>4.1.1</w:t>
        </w:r>
        <w:r w:rsidR="00CA32B7">
          <w:rPr>
            <w:rFonts w:asciiTheme="minorHAnsi" w:eastAsiaTheme="minorEastAsia" w:hAnsiTheme="minorHAnsi" w:cstheme="minorBidi"/>
            <w:sz w:val="22"/>
            <w:szCs w:val="22"/>
            <w:lang w:val="en-US" w:eastAsia="en-US"/>
          </w:rPr>
          <w:tab/>
        </w:r>
        <w:r w:rsidR="00CA32B7" w:rsidRPr="00641BCC">
          <w:rPr>
            <w:rStyle w:val="Hyperlink"/>
          </w:rPr>
          <w:t>Installation and Configuration</w:t>
        </w:r>
        <w:r w:rsidR="00CA32B7">
          <w:rPr>
            <w:webHidden/>
          </w:rPr>
          <w:tab/>
        </w:r>
        <w:r w:rsidR="00CA32B7">
          <w:rPr>
            <w:webHidden/>
          </w:rPr>
          <w:fldChar w:fldCharType="begin"/>
        </w:r>
        <w:r w:rsidR="00CA32B7">
          <w:rPr>
            <w:webHidden/>
          </w:rPr>
          <w:instrText xml:space="preserve"> PAGEREF _Toc411522681 \h </w:instrText>
        </w:r>
        <w:r w:rsidR="00CA32B7">
          <w:rPr>
            <w:webHidden/>
          </w:rPr>
        </w:r>
        <w:r w:rsidR="00CA32B7">
          <w:rPr>
            <w:webHidden/>
          </w:rPr>
          <w:fldChar w:fldCharType="separate"/>
        </w:r>
        <w:r w:rsidR="00CA32B7">
          <w:rPr>
            <w:webHidden/>
          </w:rPr>
          <w:t>8</w:t>
        </w:r>
        <w:r w:rsidR="00CA32B7">
          <w:rPr>
            <w:webHidden/>
          </w:rPr>
          <w:fldChar w:fldCharType="end"/>
        </w:r>
      </w:hyperlink>
    </w:p>
    <w:p w14:paraId="18A574F2" w14:textId="77777777" w:rsidR="00CA32B7" w:rsidRDefault="00896333">
      <w:pPr>
        <w:pStyle w:val="TOC3"/>
        <w:rPr>
          <w:rFonts w:asciiTheme="minorHAnsi" w:eastAsiaTheme="minorEastAsia" w:hAnsiTheme="minorHAnsi" w:cstheme="minorBidi"/>
          <w:sz w:val="22"/>
          <w:szCs w:val="22"/>
          <w:lang w:val="en-US" w:eastAsia="en-US"/>
        </w:rPr>
      </w:pPr>
      <w:hyperlink w:anchor="_Toc411522682" w:history="1">
        <w:r w:rsidR="00CA32B7" w:rsidRPr="00641BCC">
          <w:rPr>
            <w:rStyle w:val="Hyperlink"/>
            <w:rFonts w:cs="Arial"/>
          </w:rPr>
          <w:t>4.1.2</w:t>
        </w:r>
        <w:r w:rsidR="00CA32B7">
          <w:rPr>
            <w:rFonts w:asciiTheme="minorHAnsi" w:eastAsiaTheme="minorEastAsia" w:hAnsiTheme="minorHAnsi" w:cstheme="minorBidi"/>
            <w:sz w:val="22"/>
            <w:szCs w:val="22"/>
            <w:lang w:val="en-US" w:eastAsia="en-US"/>
          </w:rPr>
          <w:tab/>
        </w:r>
        <w:r w:rsidR="00CA32B7" w:rsidRPr="00641BCC">
          <w:rPr>
            <w:rStyle w:val="Hyperlink"/>
          </w:rPr>
          <w:t>Custom property file update on the API Gateway server</w:t>
        </w:r>
        <w:r w:rsidR="00CA32B7">
          <w:rPr>
            <w:webHidden/>
          </w:rPr>
          <w:tab/>
        </w:r>
        <w:r w:rsidR="00CA32B7">
          <w:rPr>
            <w:webHidden/>
          </w:rPr>
          <w:fldChar w:fldCharType="begin"/>
        </w:r>
        <w:r w:rsidR="00CA32B7">
          <w:rPr>
            <w:webHidden/>
          </w:rPr>
          <w:instrText xml:space="preserve"> PAGEREF _Toc411522682 \h </w:instrText>
        </w:r>
        <w:r w:rsidR="00CA32B7">
          <w:rPr>
            <w:webHidden/>
          </w:rPr>
        </w:r>
        <w:r w:rsidR="00CA32B7">
          <w:rPr>
            <w:webHidden/>
          </w:rPr>
          <w:fldChar w:fldCharType="separate"/>
        </w:r>
        <w:r w:rsidR="00CA32B7">
          <w:rPr>
            <w:webHidden/>
          </w:rPr>
          <w:t>11</w:t>
        </w:r>
        <w:r w:rsidR="00CA32B7">
          <w:rPr>
            <w:webHidden/>
          </w:rPr>
          <w:fldChar w:fldCharType="end"/>
        </w:r>
      </w:hyperlink>
    </w:p>
    <w:p w14:paraId="1E8416BF" w14:textId="77777777" w:rsidR="00CA32B7" w:rsidRDefault="00896333">
      <w:pPr>
        <w:pStyle w:val="TOC3"/>
        <w:rPr>
          <w:rFonts w:asciiTheme="minorHAnsi" w:eastAsiaTheme="minorEastAsia" w:hAnsiTheme="minorHAnsi" w:cstheme="minorBidi"/>
          <w:sz w:val="22"/>
          <w:szCs w:val="22"/>
          <w:lang w:val="en-US" w:eastAsia="en-US"/>
        </w:rPr>
      </w:pPr>
      <w:hyperlink w:anchor="_Toc411522683" w:history="1">
        <w:r w:rsidR="00CA32B7" w:rsidRPr="00641BCC">
          <w:rPr>
            <w:rStyle w:val="Hyperlink"/>
            <w:rFonts w:cs="Arial"/>
          </w:rPr>
          <w:t>4.1.3</w:t>
        </w:r>
        <w:r w:rsidR="00CA32B7">
          <w:rPr>
            <w:rFonts w:asciiTheme="minorHAnsi" w:eastAsiaTheme="minorEastAsia" w:hAnsiTheme="minorHAnsi" w:cstheme="minorBidi"/>
            <w:sz w:val="22"/>
            <w:szCs w:val="22"/>
            <w:lang w:val="en-US" w:eastAsia="en-US"/>
          </w:rPr>
          <w:tab/>
        </w:r>
        <w:r w:rsidR="00CA32B7" w:rsidRPr="00641BCC">
          <w:rPr>
            <w:rStyle w:val="Hyperlink"/>
          </w:rPr>
          <w:t>Terms &amp; Conditions text configuration</w:t>
        </w:r>
        <w:r w:rsidR="00CA32B7">
          <w:rPr>
            <w:webHidden/>
          </w:rPr>
          <w:tab/>
        </w:r>
        <w:r w:rsidR="00CA32B7">
          <w:rPr>
            <w:webHidden/>
          </w:rPr>
          <w:fldChar w:fldCharType="begin"/>
        </w:r>
        <w:r w:rsidR="00CA32B7">
          <w:rPr>
            <w:webHidden/>
          </w:rPr>
          <w:instrText xml:space="preserve"> PAGEREF _Toc411522683 \h </w:instrText>
        </w:r>
        <w:r w:rsidR="00CA32B7">
          <w:rPr>
            <w:webHidden/>
          </w:rPr>
        </w:r>
        <w:r w:rsidR="00CA32B7">
          <w:rPr>
            <w:webHidden/>
          </w:rPr>
          <w:fldChar w:fldCharType="separate"/>
        </w:r>
        <w:r w:rsidR="00CA32B7">
          <w:rPr>
            <w:webHidden/>
          </w:rPr>
          <w:t>12</w:t>
        </w:r>
        <w:r w:rsidR="00CA32B7">
          <w:rPr>
            <w:webHidden/>
          </w:rPr>
          <w:fldChar w:fldCharType="end"/>
        </w:r>
      </w:hyperlink>
    </w:p>
    <w:p w14:paraId="4C696505" w14:textId="77777777" w:rsidR="00CA32B7" w:rsidRDefault="00896333">
      <w:pPr>
        <w:pStyle w:val="TOC3"/>
        <w:rPr>
          <w:rFonts w:asciiTheme="minorHAnsi" w:eastAsiaTheme="minorEastAsia" w:hAnsiTheme="minorHAnsi" w:cstheme="minorBidi"/>
          <w:sz w:val="22"/>
          <w:szCs w:val="22"/>
          <w:lang w:val="en-US" w:eastAsia="en-US"/>
        </w:rPr>
      </w:pPr>
      <w:hyperlink w:anchor="_Toc411522684" w:history="1">
        <w:r w:rsidR="00CA32B7" w:rsidRPr="00641BCC">
          <w:rPr>
            <w:rStyle w:val="Hyperlink"/>
            <w:rFonts w:cs="Arial"/>
          </w:rPr>
          <w:t>4.1.4</w:t>
        </w:r>
        <w:r w:rsidR="00CA32B7">
          <w:rPr>
            <w:rFonts w:asciiTheme="minorHAnsi" w:eastAsiaTheme="minorEastAsia" w:hAnsiTheme="minorHAnsi" w:cstheme="minorBidi"/>
            <w:sz w:val="22"/>
            <w:szCs w:val="22"/>
            <w:lang w:val="en-US" w:eastAsia="en-US"/>
          </w:rPr>
          <w:tab/>
        </w:r>
        <w:r w:rsidR="00CA32B7" w:rsidRPr="00641BCC">
          <w:rPr>
            <w:rStyle w:val="Hyperlink"/>
          </w:rPr>
          <w:t>Rollback Instructions</w:t>
        </w:r>
        <w:r w:rsidR="00CA32B7">
          <w:rPr>
            <w:webHidden/>
          </w:rPr>
          <w:tab/>
        </w:r>
        <w:r w:rsidR="00CA32B7">
          <w:rPr>
            <w:webHidden/>
          </w:rPr>
          <w:fldChar w:fldCharType="begin"/>
        </w:r>
        <w:r w:rsidR="00CA32B7">
          <w:rPr>
            <w:webHidden/>
          </w:rPr>
          <w:instrText xml:space="preserve"> PAGEREF _Toc411522684 \h </w:instrText>
        </w:r>
        <w:r w:rsidR="00CA32B7">
          <w:rPr>
            <w:webHidden/>
          </w:rPr>
        </w:r>
        <w:r w:rsidR="00CA32B7">
          <w:rPr>
            <w:webHidden/>
          </w:rPr>
          <w:fldChar w:fldCharType="separate"/>
        </w:r>
        <w:r w:rsidR="00CA32B7">
          <w:rPr>
            <w:webHidden/>
          </w:rPr>
          <w:t>13</w:t>
        </w:r>
        <w:r w:rsidR="00CA32B7">
          <w:rPr>
            <w:webHidden/>
          </w:rPr>
          <w:fldChar w:fldCharType="end"/>
        </w:r>
      </w:hyperlink>
    </w:p>
    <w:p w14:paraId="02553D2C" w14:textId="77777777" w:rsidR="00CA32B7" w:rsidRDefault="00896333">
      <w:pPr>
        <w:pStyle w:val="TOC1"/>
        <w:rPr>
          <w:rFonts w:asciiTheme="minorHAnsi" w:eastAsiaTheme="minorEastAsia" w:hAnsiTheme="minorHAnsi" w:cstheme="minorBidi"/>
          <w:b w:val="0"/>
          <w:szCs w:val="22"/>
          <w:lang w:val="en-US" w:eastAsia="en-US"/>
        </w:rPr>
      </w:pPr>
      <w:hyperlink w:anchor="_Toc411522685" w:history="1">
        <w:r w:rsidR="00CA32B7" w:rsidRPr="00641BCC">
          <w:rPr>
            <w:rStyle w:val="Hyperlink"/>
          </w:rPr>
          <w:t>5</w:t>
        </w:r>
        <w:r w:rsidR="00CA32B7">
          <w:rPr>
            <w:rFonts w:asciiTheme="minorHAnsi" w:eastAsiaTheme="minorEastAsia" w:hAnsiTheme="minorHAnsi" w:cstheme="minorBidi"/>
            <w:b w:val="0"/>
            <w:szCs w:val="22"/>
            <w:lang w:val="en-US" w:eastAsia="en-US"/>
          </w:rPr>
          <w:tab/>
        </w:r>
        <w:r w:rsidR="00CA32B7" w:rsidRPr="00641BCC">
          <w:rPr>
            <w:rStyle w:val="Hyperlink"/>
          </w:rPr>
          <w:t>Operation</w:t>
        </w:r>
        <w:r w:rsidR="00CA32B7">
          <w:rPr>
            <w:webHidden/>
          </w:rPr>
          <w:tab/>
        </w:r>
        <w:r w:rsidR="00CA32B7">
          <w:rPr>
            <w:webHidden/>
          </w:rPr>
          <w:fldChar w:fldCharType="begin"/>
        </w:r>
        <w:r w:rsidR="00CA32B7">
          <w:rPr>
            <w:webHidden/>
          </w:rPr>
          <w:instrText xml:space="preserve"> PAGEREF _Toc411522685 \h </w:instrText>
        </w:r>
        <w:r w:rsidR="00CA32B7">
          <w:rPr>
            <w:webHidden/>
          </w:rPr>
        </w:r>
        <w:r w:rsidR="00CA32B7">
          <w:rPr>
            <w:webHidden/>
          </w:rPr>
          <w:fldChar w:fldCharType="separate"/>
        </w:r>
        <w:r w:rsidR="00CA32B7">
          <w:rPr>
            <w:webHidden/>
          </w:rPr>
          <w:t>14</w:t>
        </w:r>
        <w:r w:rsidR="00CA32B7">
          <w:rPr>
            <w:webHidden/>
          </w:rPr>
          <w:fldChar w:fldCharType="end"/>
        </w:r>
      </w:hyperlink>
    </w:p>
    <w:p w14:paraId="1B1877FC"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86" w:history="1">
        <w:r w:rsidR="00CA32B7" w:rsidRPr="00641BCC">
          <w:rPr>
            <w:rStyle w:val="Hyperlink"/>
          </w:rPr>
          <w:t>1.</w:t>
        </w:r>
        <w:r w:rsidR="00CA32B7">
          <w:rPr>
            <w:rFonts w:asciiTheme="minorHAnsi" w:eastAsiaTheme="minorEastAsia" w:hAnsiTheme="minorHAnsi" w:cstheme="minorBidi"/>
            <w:b w:val="0"/>
            <w:sz w:val="22"/>
            <w:szCs w:val="22"/>
            <w:lang w:val="en-US" w:eastAsia="en-US"/>
          </w:rPr>
          <w:tab/>
        </w:r>
        <w:r w:rsidR="00CA32B7" w:rsidRPr="00641BCC">
          <w:rPr>
            <w:rStyle w:val="Hyperlink"/>
          </w:rPr>
          <w:t>Sign In and Sign Up  (User Self-Registration).</w:t>
        </w:r>
        <w:r w:rsidR="00CA32B7">
          <w:rPr>
            <w:webHidden/>
          </w:rPr>
          <w:tab/>
        </w:r>
        <w:r w:rsidR="00CA32B7">
          <w:rPr>
            <w:webHidden/>
          </w:rPr>
          <w:fldChar w:fldCharType="begin"/>
        </w:r>
        <w:r w:rsidR="00CA32B7">
          <w:rPr>
            <w:webHidden/>
          </w:rPr>
          <w:instrText xml:space="preserve"> PAGEREF _Toc411522686 \h </w:instrText>
        </w:r>
        <w:r w:rsidR="00CA32B7">
          <w:rPr>
            <w:webHidden/>
          </w:rPr>
        </w:r>
        <w:r w:rsidR="00CA32B7">
          <w:rPr>
            <w:webHidden/>
          </w:rPr>
          <w:fldChar w:fldCharType="separate"/>
        </w:r>
        <w:r w:rsidR="00CA32B7">
          <w:rPr>
            <w:webHidden/>
          </w:rPr>
          <w:t>14</w:t>
        </w:r>
        <w:r w:rsidR="00CA32B7">
          <w:rPr>
            <w:webHidden/>
          </w:rPr>
          <w:fldChar w:fldCharType="end"/>
        </w:r>
      </w:hyperlink>
    </w:p>
    <w:p w14:paraId="14BFBE77"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87" w:history="1">
        <w:r w:rsidR="00CA32B7" w:rsidRPr="00641BCC">
          <w:rPr>
            <w:rStyle w:val="Hyperlink"/>
          </w:rPr>
          <w:t>2.</w:t>
        </w:r>
        <w:r w:rsidR="00CA32B7">
          <w:rPr>
            <w:rFonts w:asciiTheme="minorHAnsi" w:eastAsiaTheme="minorEastAsia" w:hAnsiTheme="minorHAnsi" w:cstheme="minorBidi"/>
            <w:b w:val="0"/>
            <w:sz w:val="22"/>
            <w:szCs w:val="22"/>
            <w:lang w:val="en-US" w:eastAsia="en-US"/>
          </w:rPr>
          <w:tab/>
        </w:r>
        <w:r w:rsidR="00CA32B7" w:rsidRPr="00641BCC">
          <w:rPr>
            <w:rStyle w:val="Hyperlink"/>
          </w:rPr>
          <w:t>User Profile and Change Password</w:t>
        </w:r>
        <w:r w:rsidR="00CA32B7">
          <w:rPr>
            <w:webHidden/>
          </w:rPr>
          <w:tab/>
        </w:r>
        <w:r w:rsidR="00CA32B7">
          <w:rPr>
            <w:webHidden/>
          </w:rPr>
          <w:fldChar w:fldCharType="begin"/>
        </w:r>
        <w:r w:rsidR="00CA32B7">
          <w:rPr>
            <w:webHidden/>
          </w:rPr>
          <w:instrText xml:space="preserve"> PAGEREF _Toc411522687 \h </w:instrText>
        </w:r>
        <w:r w:rsidR="00CA32B7">
          <w:rPr>
            <w:webHidden/>
          </w:rPr>
        </w:r>
        <w:r w:rsidR="00CA32B7">
          <w:rPr>
            <w:webHidden/>
          </w:rPr>
          <w:fldChar w:fldCharType="separate"/>
        </w:r>
        <w:r w:rsidR="00CA32B7">
          <w:rPr>
            <w:webHidden/>
          </w:rPr>
          <w:t>16</w:t>
        </w:r>
        <w:r w:rsidR="00CA32B7">
          <w:rPr>
            <w:webHidden/>
          </w:rPr>
          <w:fldChar w:fldCharType="end"/>
        </w:r>
      </w:hyperlink>
    </w:p>
    <w:p w14:paraId="1AFAA364"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88" w:history="1">
        <w:r w:rsidR="00CA32B7" w:rsidRPr="00641BCC">
          <w:rPr>
            <w:rStyle w:val="Hyperlink"/>
          </w:rPr>
          <w:t>3.</w:t>
        </w:r>
        <w:r w:rsidR="00CA32B7">
          <w:rPr>
            <w:rFonts w:asciiTheme="minorHAnsi" w:eastAsiaTheme="minorEastAsia" w:hAnsiTheme="minorHAnsi" w:cstheme="minorBidi"/>
            <w:b w:val="0"/>
            <w:sz w:val="22"/>
            <w:szCs w:val="22"/>
            <w:lang w:val="en-US" w:eastAsia="en-US"/>
          </w:rPr>
          <w:tab/>
        </w:r>
        <w:r w:rsidR="00CA32B7" w:rsidRPr="00641BCC">
          <w:rPr>
            <w:rStyle w:val="Hyperlink"/>
          </w:rPr>
          <w:t>User updates from API Portal admin UI.</w:t>
        </w:r>
        <w:r w:rsidR="00CA32B7">
          <w:rPr>
            <w:webHidden/>
          </w:rPr>
          <w:tab/>
        </w:r>
        <w:r w:rsidR="00CA32B7">
          <w:rPr>
            <w:webHidden/>
          </w:rPr>
          <w:fldChar w:fldCharType="begin"/>
        </w:r>
        <w:r w:rsidR="00CA32B7">
          <w:rPr>
            <w:webHidden/>
          </w:rPr>
          <w:instrText xml:space="preserve"> PAGEREF _Toc411522688 \h </w:instrText>
        </w:r>
        <w:r w:rsidR="00CA32B7">
          <w:rPr>
            <w:webHidden/>
          </w:rPr>
        </w:r>
        <w:r w:rsidR="00CA32B7">
          <w:rPr>
            <w:webHidden/>
          </w:rPr>
          <w:fldChar w:fldCharType="separate"/>
        </w:r>
        <w:r w:rsidR="00CA32B7">
          <w:rPr>
            <w:webHidden/>
          </w:rPr>
          <w:t>19</w:t>
        </w:r>
        <w:r w:rsidR="00CA32B7">
          <w:rPr>
            <w:webHidden/>
          </w:rPr>
          <w:fldChar w:fldCharType="end"/>
        </w:r>
      </w:hyperlink>
    </w:p>
    <w:p w14:paraId="1C5AE3BC"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89" w:history="1">
        <w:r w:rsidR="00CA32B7" w:rsidRPr="00641BCC">
          <w:rPr>
            <w:rStyle w:val="Hyperlink"/>
          </w:rPr>
          <w:t>4.</w:t>
        </w:r>
        <w:r w:rsidR="00CA32B7">
          <w:rPr>
            <w:rFonts w:asciiTheme="minorHAnsi" w:eastAsiaTheme="minorEastAsia" w:hAnsiTheme="minorHAnsi" w:cstheme="minorBidi"/>
            <w:b w:val="0"/>
            <w:sz w:val="22"/>
            <w:szCs w:val="22"/>
            <w:lang w:val="en-US" w:eastAsia="en-US"/>
          </w:rPr>
          <w:tab/>
        </w:r>
        <w:r w:rsidR="00CA32B7" w:rsidRPr="00641BCC">
          <w:rPr>
            <w:rStyle w:val="Hyperlink"/>
          </w:rPr>
          <w:t>Organization Administrators</w:t>
        </w:r>
        <w:r w:rsidR="00CA32B7">
          <w:rPr>
            <w:webHidden/>
          </w:rPr>
          <w:tab/>
        </w:r>
        <w:r w:rsidR="00CA32B7">
          <w:rPr>
            <w:webHidden/>
          </w:rPr>
          <w:fldChar w:fldCharType="begin"/>
        </w:r>
        <w:r w:rsidR="00CA32B7">
          <w:rPr>
            <w:webHidden/>
          </w:rPr>
          <w:instrText xml:space="preserve"> PAGEREF _Toc411522689 \h </w:instrText>
        </w:r>
        <w:r w:rsidR="00CA32B7">
          <w:rPr>
            <w:webHidden/>
          </w:rPr>
        </w:r>
        <w:r w:rsidR="00CA32B7">
          <w:rPr>
            <w:webHidden/>
          </w:rPr>
          <w:fldChar w:fldCharType="separate"/>
        </w:r>
        <w:r w:rsidR="00CA32B7">
          <w:rPr>
            <w:webHidden/>
          </w:rPr>
          <w:t>19</w:t>
        </w:r>
        <w:r w:rsidR="00CA32B7">
          <w:rPr>
            <w:webHidden/>
          </w:rPr>
          <w:fldChar w:fldCharType="end"/>
        </w:r>
      </w:hyperlink>
    </w:p>
    <w:p w14:paraId="65DF63CF"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90" w:history="1">
        <w:r w:rsidR="00CA32B7" w:rsidRPr="00641BCC">
          <w:rPr>
            <w:rStyle w:val="Hyperlink"/>
          </w:rPr>
          <w:t>5.</w:t>
        </w:r>
        <w:r w:rsidR="00CA32B7">
          <w:rPr>
            <w:rFonts w:asciiTheme="minorHAnsi" w:eastAsiaTheme="minorEastAsia" w:hAnsiTheme="minorHAnsi" w:cstheme="minorBidi"/>
            <w:b w:val="0"/>
            <w:sz w:val="22"/>
            <w:szCs w:val="22"/>
            <w:lang w:val="en-US" w:eastAsia="en-US"/>
          </w:rPr>
          <w:tab/>
        </w:r>
        <w:r w:rsidR="00CA32B7" w:rsidRPr="00641BCC">
          <w:rPr>
            <w:rStyle w:val="Hyperlink"/>
          </w:rPr>
          <w:t>Manage API Server Applications</w:t>
        </w:r>
        <w:r w:rsidR="00CA32B7">
          <w:rPr>
            <w:webHidden/>
          </w:rPr>
          <w:tab/>
        </w:r>
        <w:r w:rsidR="00CA32B7">
          <w:rPr>
            <w:webHidden/>
          </w:rPr>
          <w:fldChar w:fldCharType="begin"/>
        </w:r>
        <w:r w:rsidR="00CA32B7">
          <w:rPr>
            <w:webHidden/>
          </w:rPr>
          <w:instrText xml:space="preserve"> PAGEREF _Toc411522690 \h </w:instrText>
        </w:r>
        <w:r w:rsidR="00CA32B7">
          <w:rPr>
            <w:webHidden/>
          </w:rPr>
        </w:r>
        <w:r w:rsidR="00CA32B7">
          <w:rPr>
            <w:webHidden/>
          </w:rPr>
          <w:fldChar w:fldCharType="separate"/>
        </w:r>
        <w:r w:rsidR="00CA32B7">
          <w:rPr>
            <w:webHidden/>
          </w:rPr>
          <w:t>20</w:t>
        </w:r>
        <w:r w:rsidR="00CA32B7">
          <w:rPr>
            <w:webHidden/>
          </w:rPr>
          <w:fldChar w:fldCharType="end"/>
        </w:r>
      </w:hyperlink>
    </w:p>
    <w:p w14:paraId="4604E519" w14:textId="77777777" w:rsidR="00CA32B7" w:rsidRDefault="00896333">
      <w:pPr>
        <w:pStyle w:val="TOC3"/>
        <w:rPr>
          <w:rFonts w:asciiTheme="minorHAnsi" w:eastAsiaTheme="minorEastAsia" w:hAnsiTheme="minorHAnsi" w:cstheme="minorBidi"/>
          <w:sz w:val="22"/>
          <w:szCs w:val="22"/>
          <w:lang w:val="en-US" w:eastAsia="en-US"/>
        </w:rPr>
      </w:pPr>
      <w:hyperlink w:anchor="_Toc411522691" w:history="1">
        <w:r w:rsidR="00CA32B7" w:rsidRPr="00641BCC">
          <w:rPr>
            <w:rStyle w:val="Hyperlink"/>
            <w:rFonts w:cs="Arial"/>
          </w:rPr>
          <w:t>5.5.1</w:t>
        </w:r>
        <w:r w:rsidR="00CA32B7">
          <w:rPr>
            <w:rFonts w:asciiTheme="minorHAnsi" w:eastAsiaTheme="minorEastAsia" w:hAnsiTheme="minorHAnsi" w:cstheme="minorBidi"/>
            <w:sz w:val="22"/>
            <w:szCs w:val="22"/>
            <w:lang w:val="en-US" w:eastAsia="en-US"/>
          </w:rPr>
          <w:tab/>
        </w:r>
        <w:r w:rsidR="00CA32B7" w:rsidRPr="00641BCC">
          <w:rPr>
            <w:rStyle w:val="Hyperlink"/>
          </w:rPr>
          <w:t>Application List, Create Application</w:t>
        </w:r>
        <w:r w:rsidR="00CA32B7">
          <w:rPr>
            <w:webHidden/>
          </w:rPr>
          <w:tab/>
        </w:r>
        <w:r w:rsidR="00CA32B7">
          <w:rPr>
            <w:webHidden/>
          </w:rPr>
          <w:fldChar w:fldCharType="begin"/>
        </w:r>
        <w:r w:rsidR="00CA32B7">
          <w:rPr>
            <w:webHidden/>
          </w:rPr>
          <w:instrText xml:space="preserve"> PAGEREF _Toc411522691 \h </w:instrText>
        </w:r>
        <w:r w:rsidR="00CA32B7">
          <w:rPr>
            <w:webHidden/>
          </w:rPr>
        </w:r>
        <w:r w:rsidR="00CA32B7">
          <w:rPr>
            <w:webHidden/>
          </w:rPr>
          <w:fldChar w:fldCharType="separate"/>
        </w:r>
        <w:r w:rsidR="00CA32B7">
          <w:rPr>
            <w:webHidden/>
          </w:rPr>
          <w:t>20</w:t>
        </w:r>
        <w:r w:rsidR="00CA32B7">
          <w:rPr>
            <w:webHidden/>
          </w:rPr>
          <w:fldChar w:fldCharType="end"/>
        </w:r>
      </w:hyperlink>
    </w:p>
    <w:p w14:paraId="44D5D54F" w14:textId="77777777" w:rsidR="00CA32B7" w:rsidRDefault="00896333">
      <w:pPr>
        <w:pStyle w:val="TOC3"/>
        <w:rPr>
          <w:rFonts w:asciiTheme="minorHAnsi" w:eastAsiaTheme="minorEastAsia" w:hAnsiTheme="minorHAnsi" w:cstheme="minorBidi"/>
          <w:sz w:val="22"/>
          <w:szCs w:val="22"/>
          <w:lang w:val="en-US" w:eastAsia="en-US"/>
        </w:rPr>
      </w:pPr>
      <w:hyperlink w:anchor="_Toc411522692" w:history="1">
        <w:r w:rsidR="00CA32B7" w:rsidRPr="00641BCC">
          <w:rPr>
            <w:rStyle w:val="Hyperlink"/>
            <w:rFonts w:cs="Arial"/>
          </w:rPr>
          <w:t>5.5.2</w:t>
        </w:r>
        <w:r w:rsidR="00CA32B7">
          <w:rPr>
            <w:rFonts w:asciiTheme="minorHAnsi" w:eastAsiaTheme="minorEastAsia" w:hAnsiTheme="minorHAnsi" w:cstheme="minorBidi"/>
            <w:sz w:val="22"/>
            <w:szCs w:val="22"/>
            <w:lang w:val="en-US" w:eastAsia="en-US"/>
          </w:rPr>
          <w:tab/>
        </w:r>
        <w:r w:rsidR="00CA32B7" w:rsidRPr="00641BCC">
          <w:rPr>
            <w:rStyle w:val="Hyperlink"/>
          </w:rPr>
          <w:t>View, Edit and Delete an Application</w:t>
        </w:r>
        <w:r w:rsidR="00CA32B7">
          <w:rPr>
            <w:webHidden/>
          </w:rPr>
          <w:tab/>
        </w:r>
        <w:r w:rsidR="00CA32B7">
          <w:rPr>
            <w:webHidden/>
          </w:rPr>
          <w:fldChar w:fldCharType="begin"/>
        </w:r>
        <w:r w:rsidR="00CA32B7">
          <w:rPr>
            <w:webHidden/>
          </w:rPr>
          <w:instrText xml:space="preserve"> PAGEREF _Toc411522692 \h </w:instrText>
        </w:r>
        <w:r w:rsidR="00CA32B7">
          <w:rPr>
            <w:webHidden/>
          </w:rPr>
        </w:r>
        <w:r w:rsidR="00CA32B7">
          <w:rPr>
            <w:webHidden/>
          </w:rPr>
          <w:fldChar w:fldCharType="separate"/>
        </w:r>
        <w:r w:rsidR="00CA32B7">
          <w:rPr>
            <w:webHidden/>
          </w:rPr>
          <w:t>22</w:t>
        </w:r>
        <w:r w:rsidR="00CA32B7">
          <w:rPr>
            <w:webHidden/>
          </w:rPr>
          <w:fldChar w:fldCharType="end"/>
        </w:r>
      </w:hyperlink>
    </w:p>
    <w:p w14:paraId="5A6520BF"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93" w:history="1">
        <w:r w:rsidR="00CA32B7" w:rsidRPr="00641BCC">
          <w:rPr>
            <w:rStyle w:val="Hyperlink"/>
          </w:rPr>
          <w:t>6.</w:t>
        </w:r>
        <w:r w:rsidR="00CA32B7">
          <w:rPr>
            <w:rFonts w:asciiTheme="minorHAnsi" w:eastAsiaTheme="minorEastAsia" w:hAnsiTheme="minorHAnsi" w:cstheme="minorBidi"/>
            <w:b w:val="0"/>
            <w:sz w:val="22"/>
            <w:szCs w:val="22"/>
            <w:lang w:val="en-US" w:eastAsia="en-US"/>
          </w:rPr>
          <w:tab/>
        </w:r>
        <w:r w:rsidR="00CA32B7" w:rsidRPr="00641BCC">
          <w:rPr>
            <w:rStyle w:val="Hyperlink"/>
          </w:rPr>
          <w:t>API Catalog</w:t>
        </w:r>
        <w:r w:rsidR="00CA32B7">
          <w:rPr>
            <w:webHidden/>
          </w:rPr>
          <w:tab/>
        </w:r>
        <w:r w:rsidR="00CA32B7">
          <w:rPr>
            <w:webHidden/>
          </w:rPr>
          <w:fldChar w:fldCharType="begin"/>
        </w:r>
        <w:r w:rsidR="00CA32B7">
          <w:rPr>
            <w:webHidden/>
          </w:rPr>
          <w:instrText xml:space="preserve"> PAGEREF _Toc411522693 \h </w:instrText>
        </w:r>
        <w:r w:rsidR="00CA32B7">
          <w:rPr>
            <w:webHidden/>
          </w:rPr>
        </w:r>
        <w:r w:rsidR="00CA32B7">
          <w:rPr>
            <w:webHidden/>
          </w:rPr>
          <w:fldChar w:fldCharType="separate"/>
        </w:r>
        <w:r w:rsidR="00CA32B7">
          <w:rPr>
            <w:webHidden/>
          </w:rPr>
          <w:t>25</w:t>
        </w:r>
        <w:r w:rsidR="00CA32B7">
          <w:rPr>
            <w:webHidden/>
          </w:rPr>
          <w:fldChar w:fldCharType="end"/>
        </w:r>
      </w:hyperlink>
    </w:p>
    <w:p w14:paraId="74A6328C"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94" w:history="1">
        <w:r w:rsidR="00CA32B7" w:rsidRPr="00641BCC">
          <w:rPr>
            <w:rStyle w:val="Hyperlink"/>
          </w:rPr>
          <w:t>7.</w:t>
        </w:r>
        <w:r w:rsidR="00CA32B7">
          <w:rPr>
            <w:rFonts w:asciiTheme="minorHAnsi" w:eastAsiaTheme="minorEastAsia" w:hAnsiTheme="minorHAnsi" w:cstheme="minorBidi"/>
            <w:b w:val="0"/>
            <w:sz w:val="22"/>
            <w:szCs w:val="22"/>
            <w:lang w:val="en-US" w:eastAsia="en-US"/>
          </w:rPr>
          <w:tab/>
        </w:r>
        <w:r w:rsidR="00CA32B7" w:rsidRPr="00641BCC">
          <w:rPr>
            <w:rStyle w:val="Hyperlink"/>
          </w:rPr>
          <w:t>Monitoring</w:t>
        </w:r>
        <w:r w:rsidR="00CA32B7">
          <w:rPr>
            <w:webHidden/>
          </w:rPr>
          <w:tab/>
        </w:r>
        <w:r w:rsidR="00CA32B7">
          <w:rPr>
            <w:webHidden/>
          </w:rPr>
          <w:fldChar w:fldCharType="begin"/>
        </w:r>
        <w:r w:rsidR="00CA32B7">
          <w:rPr>
            <w:webHidden/>
          </w:rPr>
          <w:instrText xml:space="preserve"> PAGEREF _Toc411522694 \h </w:instrText>
        </w:r>
        <w:r w:rsidR="00CA32B7">
          <w:rPr>
            <w:webHidden/>
          </w:rPr>
        </w:r>
        <w:r w:rsidR="00CA32B7">
          <w:rPr>
            <w:webHidden/>
          </w:rPr>
          <w:fldChar w:fldCharType="separate"/>
        </w:r>
        <w:r w:rsidR="00CA32B7">
          <w:rPr>
            <w:webHidden/>
          </w:rPr>
          <w:t>28</w:t>
        </w:r>
        <w:r w:rsidR="00CA32B7">
          <w:rPr>
            <w:webHidden/>
          </w:rPr>
          <w:fldChar w:fldCharType="end"/>
        </w:r>
      </w:hyperlink>
    </w:p>
    <w:p w14:paraId="26EE2C08" w14:textId="77777777" w:rsidR="00CA32B7" w:rsidRDefault="00896333">
      <w:pPr>
        <w:pStyle w:val="TOC3"/>
        <w:rPr>
          <w:rFonts w:asciiTheme="minorHAnsi" w:eastAsiaTheme="minorEastAsia" w:hAnsiTheme="minorHAnsi" w:cstheme="minorBidi"/>
          <w:sz w:val="22"/>
          <w:szCs w:val="22"/>
          <w:lang w:val="en-US" w:eastAsia="en-US"/>
        </w:rPr>
      </w:pPr>
      <w:hyperlink w:anchor="_Toc411522695" w:history="1">
        <w:r w:rsidR="00CA32B7" w:rsidRPr="00641BCC">
          <w:rPr>
            <w:rStyle w:val="Hyperlink"/>
            <w:rFonts w:cs="Arial"/>
          </w:rPr>
          <w:t>5.7.1</w:t>
        </w:r>
        <w:r w:rsidR="00CA32B7">
          <w:rPr>
            <w:rFonts w:asciiTheme="minorHAnsi" w:eastAsiaTheme="minorEastAsia" w:hAnsiTheme="minorHAnsi" w:cstheme="minorBidi"/>
            <w:sz w:val="22"/>
            <w:szCs w:val="22"/>
            <w:lang w:val="en-US" w:eastAsia="en-US"/>
          </w:rPr>
          <w:tab/>
        </w:r>
        <w:r w:rsidR="00CA32B7" w:rsidRPr="00641BCC">
          <w:rPr>
            <w:rStyle w:val="Hyperlink"/>
          </w:rPr>
          <w:t>Application Metrics tab</w:t>
        </w:r>
        <w:r w:rsidR="00CA32B7">
          <w:rPr>
            <w:webHidden/>
          </w:rPr>
          <w:tab/>
        </w:r>
        <w:r w:rsidR="00CA32B7">
          <w:rPr>
            <w:webHidden/>
          </w:rPr>
          <w:fldChar w:fldCharType="begin"/>
        </w:r>
        <w:r w:rsidR="00CA32B7">
          <w:rPr>
            <w:webHidden/>
          </w:rPr>
          <w:instrText xml:space="preserve"> PAGEREF _Toc411522695 \h </w:instrText>
        </w:r>
        <w:r w:rsidR="00CA32B7">
          <w:rPr>
            <w:webHidden/>
          </w:rPr>
        </w:r>
        <w:r w:rsidR="00CA32B7">
          <w:rPr>
            <w:webHidden/>
          </w:rPr>
          <w:fldChar w:fldCharType="separate"/>
        </w:r>
        <w:r w:rsidR="00CA32B7">
          <w:rPr>
            <w:webHidden/>
          </w:rPr>
          <w:t>28</w:t>
        </w:r>
        <w:r w:rsidR="00CA32B7">
          <w:rPr>
            <w:webHidden/>
          </w:rPr>
          <w:fldChar w:fldCharType="end"/>
        </w:r>
      </w:hyperlink>
    </w:p>
    <w:p w14:paraId="1A1BFC76" w14:textId="77777777" w:rsidR="00CA32B7" w:rsidRDefault="00896333">
      <w:pPr>
        <w:pStyle w:val="TOC3"/>
        <w:rPr>
          <w:rFonts w:asciiTheme="minorHAnsi" w:eastAsiaTheme="minorEastAsia" w:hAnsiTheme="minorHAnsi" w:cstheme="minorBidi"/>
          <w:sz w:val="22"/>
          <w:szCs w:val="22"/>
          <w:lang w:val="en-US" w:eastAsia="en-US"/>
        </w:rPr>
      </w:pPr>
      <w:hyperlink w:anchor="_Toc411522696" w:history="1">
        <w:r w:rsidR="00CA32B7" w:rsidRPr="00641BCC">
          <w:rPr>
            <w:rStyle w:val="Hyperlink"/>
            <w:rFonts w:cs="Arial"/>
          </w:rPr>
          <w:t>5.7.2</w:t>
        </w:r>
        <w:r w:rsidR="00CA32B7">
          <w:rPr>
            <w:rFonts w:asciiTheme="minorHAnsi" w:eastAsiaTheme="minorEastAsia" w:hAnsiTheme="minorHAnsi" w:cstheme="minorBidi"/>
            <w:sz w:val="22"/>
            <w:szCs w:val="22"/>
            <w:lang w:val="en-US" w:eastAsia="en-US"/>
          </w:rPr>
          <w:tab/>
        </w:r>
        <w:r w:rsidR="00CA32B7" w:rsidRPr="00641BCC">
          <w:rPr>
            <w:rStyle w:val="Hyperlink"/>
          </w:rPr>
          <w:t>API Metrics tab</w:t>
        </w:r>
        <w:r w:rsidR="00CA32B7">
          <w:rPr>
            <w:webHidden/>
          </w:rPr>
          <w:tab/>
        </w:r>
        <w:r w:rsidR="00CA32B7">
          <w:rPr>
            <w:webHidden/>
          </w:rPr>
          <w:fldChar w:fldCharType="begin"/>
        </w:r>
        <w:r w:rsidR="00CA32B7">
          <w:rPr>
            <w:webHidden/>
          </w:rPr>
          <w:instrText xml:space="preserve"> PAGEREF _Toc411522696 \h </w:instrText>
        </w:r>
        <w:r w:rsidR="00CA32B7">
          <w:rPr>
            <w:webHidden/>
          </w:rPr>
        </w:r>
        <w:r w:rsidR="00CA32B7">
          <w:rPr>
            <w:webHidden/>
          </w:rPr>
          <w:fldChar w:fldCharType="separate"/>
        </w:r>
        <w:r w:rsidR="00CA32B7">
          <w:rPr>
            <w:webHidden/>
          </w:rPr>
          <w:t>30</w:t>
        </w:r>
        <w:r w:rsidR="00CA32B7">
          <w:rPr>
            <w:webHidden/>
          </w:rPr>
          <w:fldChar w:fldCharType="end"/>
        </w:r>
      </w:hyperlink>
    </w:p>
    <w:p w14:paraId="3EB0EE45"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97" w:history="1">
        <w:r w:rsidR="00CA32B7" w:rsidRPr="00641BCC">
          <w:rPr>
            <w:rStyle w:val="Hyperlink"/>
          </w:rPr>
          <w:t>8.</w:t>
        </w:r>
        <w:r w:rsidR="00CA32B7">
          <w:rPr>
            <w:rFonts w:asciiTheme="minorHAnsi" w:eastAsiaTheme="minorEastAsia" w:hAnsiTheme="minorHAnsi" w:cstheme="minorBidi"/>
            <w:b w:val="0"/>
            <w:sz w:val="22"/>
            <w:szCs w:val="22"/>
            <w:lang w:val="en-US" w:eastAsia="en-US"/>
          </w:rPr>
          <w:tab/>
        </w:r>
        <w:r w:rsidR="00CA32B7" w:rsidRPr="00641BCC">
          <w:rPr>
            <w:rStyle w:val="Hyperlink"/>
          </w:rPr>
          <w:t>Help Center</w:t>
        </w:r>
        <w:r w:rsidR="00CA32B7">
          <w:rPr>
            <w:webHidden/>
          </w:rPr>
          <w:tab/>
        </w:r>
        <w:r w:rsidR="00CA32B7">
          <w:rPr>
            <w:webHidden/>
          </w:rPr>
          <w:fldChar w:fldCharType="begin"/>
        </w:r>
        <w:r w:rsidR="00CA32B7">
          <w:rPr>
            <w:webHidden/>
          </w:rPr>
          <w:instrText xml:space="preserve"> PAGEREF _Toc411522697 \h </w:instrText>
        </w:r>
        <w:r w:rsidR="00CA32B7">
          <w:rPr>
            <w:webHidden/>
          </w:rPr>
        </w:r>
        <w:r w:rsidR="00CA32B7">
          <w:rPr>
            <w:webHidden/>
          </w:rPr>
          <w:fldChar w:fldCharType="separate"/>
        </w:r>
        <w:r w:rsidR="00CA32B7">
          <w:rPr>
            <w:webHidden/>
          </w:rPr>
          <w:t>33</w:t>
        </w:r>
        <w:r w:rsidR="00CA32B7">
          <w:rPr>
            <w:webHidden/>
          </w:rPr>
          <w:fldChar w:fldCharType="end"/>
        </w:r>
      </w:hyperlink>
    </w:p>
    <w:p w14:paraId="24B197C6" w14:textId="77777777" w:rsidR="00CA32B7" w:rsidRDefault="00896333">
      <w:pPr>
        <w:pStyle w:val="TOC1"/>
        <w:rPr>
          <w:rFonts w:asciiTheme="minorHAnsi" w:eastAsiaTheme="minorEastAsia" w:hAnsiTheme="minorHAnsi" w:cstheme="minorBidi"/>
          <w:b w:val="0"/>
          <w:szCs w:val="22"/>
          <w:lang w:val="en-US" w:eastAsia="en-US"/>
        </w:rPr>
      </w:pPr>
      <w:hyperlink w:anchor="_Toc411522698" w:history="1">
        <w:r w:rsidR="00CA32B7" w:rsidRPr="00641BCC">
          <w:rPr>
            <w:rStyle w:val="Hyperlink"/>
          </w:rPr>
          <w:t>6</w:t>
        </w:r>
        <w:r w:rsidR="00CA32B7">
          <w:rPr>
            <w:rFonts w:asciiTheme="minorHAnsi" w:eastAsiaTheme="minorEastAsia" w:hAnsiTheme="minorHAnsi" w:cstheme="minorBidi"/>
            <w:b w:val="0"/>
            <w:szCs w:val="22"/>
            <w:lang w:val="en-US" w:eastAsia="en-US"/>
          </w:rPr>
          <w:tab/>
        </w:r>
        <w:r w:rsidR="00CA32B7" w:rsidRPr="00641BCC">
          <w:rPr>
            <w:rStyle w:val="Hyperlink"/>
          </w:rPr>
          <w:t>Troubleshooting</w:t>
        </w:r>
        <w:r w:rsidR="00CA32B7">
          <w:rPr>
            <w:webHidden/>
          </w:rPr>
          <w:tab/>
        </w:r>
        <w:r w:rsidR="00CA32B7">
          <w:rPr>
            <w:webHidden/>
          </w:rPr>
          <w:fldChar w:fldCharType="begin"/>
        </w:r>
        <w:r w:rsidR="00CA32B7">
          <w:rPr>
            <w:webHidden/>
          </w:rPr>
          <w:instrText xml:space="preserve"> PAGEREF _Toc411522698 \h </w:instrText>
        </w:r>
        <w:r w:rsidR="00CA32B7">
          <w:rPr>
            <w:webHidden/>
          </w:rPr>
        </w:r>
        <w:r w:rsidR="00CA32B7">
          <w:rPr>
            <w:webHidden/>
          </w:rPr>
          <w:fldChar w:fldCharType="separate"/>
        </w:r>
        <w:r w:rsidR="00CA32B7">
          <w:rPr>
            <w:webHidden/>
          </w:rPr>
          <w:t>34</w:t>
        </w:r>
        <w:r w:rsidR="00CA32B7">
          <w:rPr>
            <w:webHidden/>
          </w:rPr>
          <w:fldChar w:fldCharType="end"/>
        </w:r>
      </w:hyperlink>
    </w:p>
    <w:p w14:paraId="4C183E14"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699" w:history="1">
        <w:r w:rsidR="00CA32B7" w:rsidRPr="00641BCC">
          <w:rPr>
            <w:rStyle w:val="Hyperlink"/>
          </w:rPr>
          <w:t>1.</w:t>
        </w:r>
        <w:r w:rsidR="00CA32B7">
          <w:rPr>
            <w:rFonts w:asciiTheme="minorHAnsi" w:eastAsiaTheme="minorEastAsia" w:hAnsiTheme="minorHAnsi" w:cstheme="minorBidi"/>
            <w:b w:val="0"/>
            <w:sz w:val="22"/>
            <w:szCs w:val="22"/>
            <w:lang w:val="en-US" w:eastAsia="en-US"/>
          </w:rPr>
          <w:tab/>
        </w:r>
        <w:r w:rsidR="00CA32B7" w:rsidRPr="00641BCC">
          <w:rPr>
            <w:rStyle w:val="Hyperlink"/>
          </w:rPr>
          <w:t>General Troubleshooting Steps</w:t>
        </w:r>
        <w:r w:rsidR="00CA32B7">
          <w:rPr>
            <w:webHidden/>
          </w:rPr>
          <w:tab/>
        </w:r>
        <w:r w:rsidR="00CA32B7">
          <w:rPr>
            <w:webHidden/>
          </w:rPr>
          <w:fldChar w:fldCharType="begin"/>
        </w:r>
        <w:r w:rsidR="00CA32B7">
          <w:rPr>
            <w:webHidden/>
          </w:rPr>
          <w:instrText xml:space="preserve"> PAGEREF _Toc411522699 \h </w:instrText>
        </w:r>
        <w:r w:rsidR="00CA32B7">
          <w:rPr>
            <w:webHidden/>
          </w:rPr>
        </w:r>
        <w:r w:rsidR="00CA32B7">
          <w:rPr>
            <w:webHidden/>
          </w:rPr>
          <w:fldChar w:fldCharType="separate"/>
        </w:r>
        <w:r w:rsidR="00CA32B7">
          <w:rPr>
            <w:webHidden/>
          </w:rPr>
          <w:t>34</w:t>
        </w:r>
        <w:r w:rsidR="00CA32B7">
          <w:rPr>
            <w:webHidden/>
          </w:rPr>
          <w:fldChar w:fldCharType="end"/>
        </w:r>
      </w:hyperlink>
    </w:p>
    <w:p w14:paraId="5912531D"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700" w:history="1">
        <w:r w:rsidR="00CA32B7" w:rsidRPr="00641BCC">
          <w:rPr>
            <w:rStyle w:val="Hyperlink"/>
          </w:rPr>
          <w:t>2.</w:t>
        </w:r>
        <w:r w:rsidR="00CA32B7">
          <w:rPr>
            <w:rFonts w:asciiTheme="minorHAnsi" w:eastAsiaTheme="minorEastAsia" w:hAnsiTheme="minorHAnsi" w:cstheme="minorBidi"/>
            <w:b w:val="0"/>
            <w:sz w:val="22"/>
            <w:szCs w:val="22"/>
            <w:lang w:val="en-US" w:eastAsia="en-US"/>
          </w:rPr>
          <w:tab/>
        </w:r>
        <w:r w:rsidR="00CA32B7" w:rsidRPr="00641BCC">
          <w:rPr>
            <w:rStyle w:val="Hyperlink"/>
          </w:rPr>
          <w:t>API Response Class Details Missing</w:t>
        </w:r>
        <w:r w:rsidR="00CA32B7">
          <w:rPr>
            <w:webHidden/>
          </w:rPr>
          <w:tab/>
        </w:r>
        <w:r w:rsidR="00CA32B7">
          <w:rPr>
            <w:webHidden/>
          </w:rPr>
          <w:fldChar w:fldCharType="begin"/>
        </w:r>
        <w:r w:rsidR="00CA32B7">
          <w:rPr>
            <w:webHidden/>
          </w:rPr>
          <w:instrText xml:space="preserve"> PAGEREF _Toc411522700 \h </w:instrText>
        </w:r>
        <w:r w:rsidR="00CA32B7">
          <w:rPr>
            <w:webHidden/>
          </w:rPr>
        </w:r>
        <w:r w:rsidR="00CA32B7">
          <w:rPr>
            <w:webHidden/>
          </w:rPr>
          <w:fldChar w:fldCharType="separate"/>
        </w:r>
        <w:r w:rsidR="00CA32B7">
          <w:rPr>
            <w:webHidden/>
          </w:rPr>
          <w:t>34</w:t>
        </w:r>
        <w:r w:rsidR="00CA32B7">
          <w:rPr>
            <w:webHidden/>
          </w:rPr>
          <w:fldChar w:fldCharType="end"/>
        </w:r>
      </w:hyperlink>
    </w:p>
    <w:p w14:paraId="2F0B752D"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701" w:history="1">
        <w:r w:rsidR="00CA32B7" w:rsidRPr="00641BCC">
          <w:rPr>
            <w:rStyle w:val="Hyperlink"/>
          </w:rPr>
          <w:t>3.</w:t>
        </w:r>
        <w:r w:rsidR="00CA32B7">
          <w:rPr>
            <w:rFonts w:asciiTheme="minorHAnsi" w:eastAsiaTheme="minorEastAsia" w:hAnsiTheme="minorHAnsi" w:cstheme="minorBidi"/>
            <w:b w:val="0"/>
            <w:sz w:val="22"/>
            <w:szCs w:val="22"/>
            <w:lang w:val="en-US" w:eastAsia="en-US"/>
          </w:rPr>
          <w:tab/>
        </w:r>
        <w:r w:rsidR="00CA32B7" w:rsidRPr="00641BCC">
          <w:rPr>
            <w:rStyle w:val="Hyperlink"/>
          </w:rPr>
          <w:t>Product Limitations</w:t>
        </w:r>
        <w:r w:rsidR="00CA32B7">
          <w:rPr>
            <w:webHidden/>
          </w:rPr>
          <w:tab/>
        </w:r>
        <w:r w:rsidR="00CA32B7">
          <w:rPr>
            <w:webHidden/>
          </w:rPr>
          <w:fldChar w:fldCharType="begin"/>
        </w:r>
        <w:r w:rsidR="00CA32B7">
          <w:rPr>
            <w:webHidden/>
          </w:rPr>
          <w:instrText xml:space="preserve"> PAGEREF _Toc411522701 \h </w:instrText>
        </w:r>
        <w:r w:rsidR="00CA32B7">
          <w:rPr>
            <w:webHidden/>
          </w:rPr>
        </w:r>
        <w:r w:rsidR="00CA32B7">
          <w:rPr>
            <w:webHidden/>
          </w:rPr>
          <w:fldChar w:fldCharType="separate"/>
        </w:r>
        <w:r w:rsidR="00CA32B7">
          <w:rPr>
            <w:webHidden/>
          </w:rPr>
          <w:t>35</w:t>
        </w:r>
        <w:r w:rsidR="00CA32B7">
          <w:rPr>
            <w:webHidden/>
          </w:rPr>
          <w:fldChar w:fldCharType="end"/>
        </w:r>
      </w:hyperlink>
    </w:p>
    <w:p w14:paraId="659AF991" w14:textId="77777777" w:rsidR="00CA32B7" w:rsidRDefault="00896333">
      <w:pPr>
        <w:pStyle w:val="TOC3"/>
        <w:rPr>
          <w:rFonts w:asciiTheme="minorHAnsi" w:eastAsiaTheme="minorEastAsia" w:hAnsiTheme="minorHAnsi" w:cstheme="minorBidi"/>
          <w:sz w:val="22"/>
          <w:szCs w:val="22"/>
          <w:lang w:val="en-US" w:eastAsia="en-US"/>
        </w:rPr>
      </w:pPr>
      <w:hyperlink w:anchor="_Toc411522702" w:history="1">
        <w:r w:rsidR="00CA32B7" w:rsidRPr="00641BCC">
          <w:rPr>
            <w:rStyle w:val="Hyperlink"/>
            <w:rFonts w:cs="Arial"/>
          </w:rPr>
          <w:t>6.3.1</w:t>
        </w:r>
        <w:r w:rsidR="00CA32B7">
          <w:rPr>
            <w:rFonts w:asciiTheme="minorHAnsi" w:eastAsiaTheme="minorEastAsia" w:hAnsiTheme="minorHAnsi" w:cstheme="minorBidi"/>
            <w:sz w:val="22"/>
            <w:szCs w:val="22"/>
            <w:lang w:val="en-US" w:eastAsia="en-US"/>
          </w:rPr>
          <w:tab/>
        </w:r>
        <w:r w:rsidR="00CA32B7" w:rsidRPr="00641BCC">
          <w:rPr>
            <w:rStyle w:val="Hyperlink"/>
          </w:rPr>
          <w:t>Known Limitations in Monitoring Area</w:t>
        </w:r>
        <w:r w:rsidR="00CA32B7">
          <w:rPr>
            <w:webHidden/>
          </w:rPr>
          <w:tab/>
        </w:r>
        <w:r w:rsidR="00CA32B7">
          <w:rPr>
            <w:webHidden/>
          </w:rPr>
          <w:fldChar w:fldCharType="begin"/>
        </w:r>
        <w:r w:rsidR="00CA32B7">
          <w:rPr>
            <w:webHidden/>
          </w:rPr>
          <w:instrText xml:space="preserve"> PAGEREF _Toc411522702 \h </w:instrText>
        </w:r>
        <w:r w:rsidR="00CA32B7">
          <w:rPr>
            <w:webHidden/>
          </w:rPr>
        </w:r>
        <w:r w:rsidR="00CA32B7">
          <w:rPr>
            <w:webHidden/>
          </w:rPr>
          <w:fldChar w:fldCharType="separate"/>
        </w:r>
        <w:r w:rsidR="00CA32B7">
          <w:rPr>
            <w:webHidden/>
          </w:rPr>
          <w:t>35</w:t>
        </w:r>
        <w:r w:rsidR="00CA32B7">
          <w:rPr>
            <w:webHidden/>
          </w:rPr>
          <w:fldChar w:fldCharType="end"/>
        </w:r>
      </w:hyperlink>
    </w:p>
    <w:p w14:paraId="05650EB0" w14:textId="77777777" w:rsidR="00CA32B7" w:rsidRDefault="00896333">
      <w:pPr>
        <w:pStyle w:val="TOC1"/>
        <w:rPr>
          <w:rFonts w:asciiTheme="minorHAnsi" w:eastAsiaTheme="minorEastAsia" w:hAnsiTheme="minorHAnsi" w:cstheme="minorBidi"/>
          <w:b w:val="0"/>
          <w:szCs w:val="22"/>
          <w:lang w:val="en-US" w:eastAsia="en-US"/>
        </w:rPr>
      </w:pPr>
      <w:hyperlink w:anchor="_Toc411522703" w:history="1">
        <w:r w:rsidR="00CA32B7" w:rsidRPr="00641BCC">
          <w:rPr>
            <w:rStyle w:val="Hyperlink"/>
          </w:rPr>
          <w:t>7</w:t>
        </w:r>
        <w:r w:rsidR="00CA32B7">
          <w:rPr>
            <w:rFonts w:asciiTheme="minorHAnsi" w:eastAsiaTheme="minorEastAsia" w:hAnsiTheme="minorHAnsi" w:cstheme="minorBidi"/>
            <w:b w:val="0"/>
            <w:szCs w:val="22"/>
            <w:lang w:val="en-US" w:eastAsia="en-US"/>
          </w:rPr>
          <w:tab/>
        </w:r>
        <w:r w:rsidR="00CA32B7" w:rsidRPr="00641BCC">
          <w:rPr>
            <w:rStyle w:val="Hyperlink"/>
          </w:rPr>
          <w:t>Support</w:t>
        </w:r>
        <w:r w:rsidR="00CA32B7">
          <w:rPr>
            <w:webHidden/>
          </w:rPr>
          <w:tab/>
        </w:r>
        <w:r w:rsidR="00CA32B7">
          <w:rPr>
            <w:webHidden/>
          </w:rPr>
          <w:fldChar w:fldCharType="begin"/>
        </w:r>
        <w:r w:rsidR="00CA32B7">
          <w:rPr>
            <w:webHidden/>
          </w:rPr>
          <w:instrText xml:space="preserve"> PAGEREF _Toc411522703 \h </w:instrText>
        </w:r>
        <w:r w:rsidR="00CA32B7">
          <w:rPr>
            <w:webHidden/>
          </w:rPr>
        </w:r>
        <w:r w:rsidR="00CA32B7">
          <w:rPr>
            <w:webHidden/>
          </w:rPr>
          <w:fldChar w:fldCharType="separate"/>
        </w:r>
        <w:r w:rsidR="00CA32B7">
          <w:rPr>
            <w:webHidden/>
          </w:rPr>
          <w:t>36</w:t>
        </w:r>
        <w:r w:rsidR="00CA32B7">
          <w:rPr>
            <w:webHidden/>
          </w:rPr>
          <w:fldChar w:fldCharType="end"/>
        </w:r>
      </w:hyperlink>
    </w:p>
    <w:p w14:paraId="10F135B4"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704" w:history="1">
        <w:r w:rsidR="00CA32B7" w:rsidRPr="00641BCC">
          <w:rPr>
            <w:rStyle w:val="Hyperlink"/>
          </w:rPr>
          <w:t>1.</w:t>
        </w:r>
        <w:r w:rsidR="00CA32B7">
          <w:rPr>
            <w:rFonts w:asciiTheme="minorHAnsi" w:eastAsiaTheme="minorEastAsia" w:hAnsiTheme="minorHAnsi" w:cstheme="minorBidi"/>
            <w:b w:val="0"/>
            <w:sz w:val="22"/>
            <w:szCs w:val="22"/>
            <w:lang w:val="en-US" w:eastAsia="en-US"/>
          </w:rPr>
          <w:tab/>
        </w:r>
        <w:r w:rsidR="00CA32B7" w:rsidRPr="00641BCC">
          <w:rPr>
            <w:rStyle w:val="Hyperlink"/>
          </w:rPr>
          <w:t>Axway Global Support</w:t>
        </w:r>
        <w:r w:rsidR="00CA32B7">
          <w:rPr>
            <w:webHidden/>
          </w:rPr>
          <w:tab/>
        </w:r>
        <w:r w:rsidR="00CA32B7">
          <w:rPr>
            <w:webHidden/>
          </w:rPr>
          <w:fldChar w:fldCharType="begin"/>
        </w:r>
        <w:r w:rsidR="00CA32B7">
          <w:rPr>
            <w:webHidden/>
          </w:rPr>
          <w:instrText xml:space="preserve"> PAGEREF _Toc411522704 \h </w:instrText>
        </w:r>
        <w:r w:rsidR="00CA32B7">
          <w:rPr>
            <w:webHidden/>
          </w:rPr>
        </w:r>
        <w:r w:rsidR="00CA32B7">
          <w:rPr>
            <w:webHidden/>
          </w:rPr>
          <w:fldChar w:fldCharType="separate"/>
        </w:r>
        <w:r w:rsidR="00CA32B7">
          <w:rPr>
            <w:webHidden/>
          </w:rPr>
          <w:t>36</w:t>
        </w:r>
        <w:r w:rsidR="00CA32B7">
          <w:rPr>
            <w:webHidden/>
          </w:rPr>
          <w:fldChar w:fldCharType="end"/>
        </w:r>
      </w:hyperlink>
    </w:p>
    <w:p w14:paraId="10A603F9" w14:textId="77777777" w:rsidR="00CA32B7" w:rsidRDefault="00896333">
      <w:pPr>
        <w:pStyle w:val="TOC2"/>
        <w:rPr>
          <w:rFonts w:asciiTheme="minorHAnsi" w:eastAsiaTheme="minorEastAsia" w:hAnsiTheme="minorHAnsi" w:cstheme="minorBidi"/>
          <w:b w:val="0"/>
          <w:sz w:val="22"/>
          <w:szCs w:val="22"/>
          <w:lang w:val="en-US" w:eastAsia="en-US"/>
        </w:rPr>
      </w:pPr>
      <w:hyperlink w:anchor="_Toc411522705" w:history="1">
        <w:r w:rsidR="00CA32B7" w:rsidRPr="00641BCC">
          <w:rPr>
            <w:rStyle w:val="Hyperlink"/>
          </w:rPr>
          <w:t>2.</w:t>
        </w:r>
        <w:r w:rsidR="00CA32B7">
          <w:rPr>
            <w:rFonts w:asciiTheme="minorHAnsi" w:eastAsiaTheme="minorEastAsia" w:hAnsiTheme="minorHAnsi" w:cstheme="minorBidi"/>
            <w:b w:val="0"/>
            <w:sz w:val="22"/>
            <w:szCs w:val="22"/>
            <w:lang w:val="en-US" w:eastAsia="en-US"/>
          </w:rPr>
          <w:tab/>
        </w:r>
        <w:r w:rsidR="00CA32B7" w:rsidRPr="00641BCC">
          <w:rPr>
            <w:rStyle w:val="Hyperlink"/>
          </w:rPr>
          <w:t>Training and Consulting Services</w:t>
        </w:r>
        <w:r w:rsidR="00CA32B7">
          <w:rPr>
            <w:webHidden/>
          </w:rPr>
          <w:tab/>
        </w:r>
        <w:r w:rsidR="00CA32B7">
          <w:rPr>
            <w:webHidden/>
          </w:rPr>
          <w:fldChar w:fldCharType="begin"/>
        </w:r>
        <w:r w:rsidR="00CA32B7">
          <w:rPr>
            <w:webHidden/>
          </w:rPr>
          <w:instrText xml:space="preserve"> PAGEREF _Toc411522705 \h </w:instrText>
        </w:r>
        <w:r w:rsidR="00CA32B7">
          <w:rPr>
            <w:webHidden/>
          </w:rPr>
        </w:r>
        <w:r w:rsidR="00CA32B7">
          <w:rPr>
            <w:webHidden/>
          </w:rPr>
          <w:fldChar w:fldCharType="separate"/>
        </w:r>
        <w:r w:rsidR="00CA32B7">
          <w:rPr>
            <w:webHidden/>
          </w:rPr>
          <w:t>36</w:t>
        </w:r>
        <w:r w:rsidR="00CA32B7">
          <w:rPr>
            <w:webHidden/>
          </w:rPr>
          <w:fldChar w:fldCharType="end"/>
        </w:r>
      </w:hyperlink>
    </w:p>
    <w:p w14:paraId="4BF3292B" w14:textId="77777777" w:rsidR="00CA32B7" w:rsidRDefault="00896333">
      <w:pPr>
        <w:pStyle w:val="TOC1"/>
        <w:rPr>
          <w:rFonts w:asciiTheme="minorHAnsi" w:eastAsiaTheme="minorEastAsia" w:hAnsiTheme="minorHAnsi" w:cstheme="minorBidi"/>
          <w:b w:val="0"/>
          <w:szCs w:val="22"/>
          <w:lang w:val="en-US" w:eastAsia="en-US"/>
        </w:rPr>
      </w:pPr>
      <w:hyperlink w:anchor="_Toc411522706" w:history="1">
        <w:r w:rsidR="00CA32B7" w:rsidRPr="00641BCC">
          <w:rPr>
            <w:rStyle w:val="Hyperlink"/>
          </w:rPr>
          <w:t>Addendum API Portal Forum and Blog</w:t>
        </w:r>
        <w:r w:rsidR="00CA32B7">
          <w:rPr>
            <w:webHidden/>
          </w:rPr>
          <w:tab/>
        </w:r>
        <w:r w:rsidR="00CA32B7">
          <w:rPr>
            <w:webHidden/>
          </w:rPr>
          <w:fldChar w:fldCharType="begin"/>
        </w:r>
        <w:r w:rsidR="00CA32B7">
          <w:rPr>
            <w:webHidden/>
          </w:rPr>
          <w:instrText xml:space="preserve"> PAGEREF _Toc411522706 \h </w:instrText>
        </w:r>
        <w:r w:rsidR="00CA32B7">
          <w:rPr>
            <w:webHidden/>
          </w:rPr>
        </w:r>
        <w:r w:rsidR="00CA32B7">
          <w:rPr>
            <w:webHidden/>
          </w:rPr>
          <w:fldChar w:fldCharType="separate"/>
        </w:r>
        <w:r w:rsidR="00CA32B7">
          <w:rPr>
            <w:webHidden/>
          </w:rPr>
          <w:t>37</w:t>
        </w:r>
        <w:r w:rsidR="00CA32B7">
          <w:rPr>
            <w:webHidden/>
          </w:rPr>
          <w:fldChar w:fldCharType="end"/>
        </w:r>
      </w:hyperlink>
    </w:p>
    <w:p w14:paraId="4A7F3BED" w14:textId="77777777" w:rsidR="00CA32B7" w:rsidRDefault="00896333">
      <w:pPr>
        <w:pStyle w:val="TOC1"/>
        <w:rPr>
          <w:rFonts w:asciiTheme="minorHAnsi" w:eastAsiaTheme="minorEastAsia" w:hAnsiTheme="minorHAnsi" w:cstheme="minorBidi"/>
          <w:b w:val="0"/>
          <w:szCs w:val="22"/>
          <w:lang w:val="en-US" w:eastAsia="en-US"/>
        </w:rPr>
      </w:pPr>
      <w:hyperlink w:anchor="_Toc411522707" w:history="1">
        <w:r w:rsidR="00CA32B7" w:rsidRPr="00641BCC">
          <w:rPr>
            <w:rStyle w:val="Hyperlink"/>
          </w:rPr>
          <w:t>Addendum Theming and Custom Styles</w:t>
        </w:r>
        <w:r w:rsidR="00CA32B7">
          <w:rPr>
            <w:webHidden/>
          </w:rPr>
          <w:tab/>
        </w:r>
        <w:r w:rsidR="00CA32B7">
          <w:rPr>
            <w:webHidden/>
          </w:rPr>
          <w:fldChar w:fldCharType="begin"/>
        </w:r>
        <w:r w:rsidR="00CA32B7">
          <w:rPr>
            <w:webHidden/>
          </w:rPr>
          <w:instrText xml:space="preserve"> PAGEREF _Toc411522707 \h </w:instrText>
        </w:r>
        <w:r w:rsidR="00CA32B7">
          <w:rPr>
            <w:webHidden/>
          </w:rPr>
        </w:r>
        <w:r w:rsidR="00CA32B7">
          <w:rPr>
            <w:webHidden/>
          </w:rPr>
          <w:fldChar w:fldCharType="separate"/>
        </w:r>
        <w:r w:rsidR="00CA32B7">
          <w:rPr>
            <w:webHidden/>
          </w:rPr>
          <w:t>39</w:t>
        </w:r>
        <w:r w:rsidR="00CA32B7">
          <w:rPr>
            <w:webHidden/>
          </w:rPr>
          <w:fldChar w:fldCharType="end"/>
        </w:r>
      </w:hyperlink>
    </w:p>
    <w:p w14:paraId="0E2ABCC1" w14:textId="77777777" w:rsidR="00CD313C" w:rsidRPr="00783FA5" w:rsidRDefault="00C9226C" w:rsidP="00DA5D20">
      <w:r w:rsidRPr="00783FA5">
        <w:rPr>
          <w:noProof/>
          <w:lang w:val="fr-FR"/>
        </w:rPr>
        <w:fldChar w:fldCharType="end"/>
      </w:r>
    </w:p>
    <w:p w14:paraId="189800CC" w14:textId="77777777" w:rsidR="00771A16" w:rsidRPr="00783FA5" w:rsidRDefault="00566859" w:rsidP="00771A16">
      <w:pPr>
        <w:pStyle w:val="Heading1"/>
      </w:pPr>
      <w:bookmarkStart w:id="34" w:name="_Toc205788974"/>
      <w:bookmarkStart w:id="35" w:name="_Toc411522672"/>
      <w:r w:rsidRPr="00783FA5">
        <w:lastRenderedPageBreak/>
        <w:t>O</w:t>
      </w:r>
      <w:r w:rsidR="00734E22" w:rsidRPr="00783FA5">
        <w:t>verview</w:t>
      </w:r>
      <w:bookmarkEnd w:id="29"/>
      <w:bookmarkEnd w:id="30"/>
      <w:bookmarkEnd w:id="31"/>
      <w:bookmarkEnd w:id="32"/>
      <w:bookmarkEnd w:id="33"/>
      <w:bookmarkEnd w:id="34"/>
      <w:bookmarkEnd w:id="35"/>
    </w:p>
    <w:p w14:paraId="1A634CEE" w14:textId="77777777" w:rsidR="00771A16" w:rsidRPr="00783FA5" w:rsidRDefault="00AC454E" w:rsidP="00325398">
      <w:pPr>
        <w:pStyle w:val="introChapter"/>
        <w:spacing w:before="120"/>
        <w:ind w:hanging="288"/>
        <w:rPr>
          <w:rFonts w:ascii="Cambria" w:hAnsi="Cambria"/>
        </w:rPr>
      </w:pPr>
      <w:r w:rsidRPr="00783FA5">
        <w:rPr>
          <w:rFonts w:ascii="Cambria" w:hAnsi="Cambria"/>
        </w:rPr>
        <w:t>in this chapter</w:t>
      </w:r>
    </w:p>
    <w:p w14:paraId="6E8B107D" w14:textId="77777777" w:rsidR="00AC454E" w:rsidRPr="00192913" w:rsidRDefault="00566859" w:rsidP="009961BE">
      <w:pPr>
        <w:pStyle w:val="spchapter"/>
        <w:spacing w:after="0"/>
        <w:ind w:left="-288"/>
        <w:rPr>
          <w:rFonts w:ascii="Cambria" w:hAnsi="Cambria"/>
          <w:sz w:val="22"/>
          <w:szCs w:val="22"/>
        </w:rPr>
      </w:pPr>
      <w:r w:rsidRPr="00192913">
        <w:rPr>
          <w:rFonts w:ascii="Cambria" w:hAnsi="Cambria"/>
          <w:sz w:val="22"/>
          <w:szCs w:val="22"/>
        </w:rPr>
        <w:t xml:space="preserve">This chapter briefly describes </w:t>
      </w:r>
      <w:r w:rsidR="0057746E" w:rsidRPr="00192913">
        <w:rPr>
          <w:rFonts w:ascii="Cambria" w:hAnsi="Cambria"/>
          <w:sz w:val="22"/>
          <w:szCs w:val="22"/>
        </w:rPr>
        <w:t>the features of the solution</w:t>
      </w:r>
      <w:r w:rsidR="00E45EE9" w:rsidRPr="00192913">
        <w:rPr>
          <w:rFonts w:ascii="Cambria" w:hAnsi="Cambria"/>
          <w:sz w:val="22"/>
          <w:szCs w:val="22"/>
        </w:rPr>
        <w:t xml:space="preserve"> package.</w:t>
      </w:r>
    </w:p>
    <w:p w14:paraId="680476EE" w14:textId="77777777" w:rsidR="0027140C" w:rsidRDefault="0027140C" w:rsidP="000376C6"/>
    <w:p w14:paraId="0E537B7B" w14:textId="77777777" w:rsidR="0027140C" w:rsidRPr="00783FA5" w:rsidRDefault="0027140C" w:rsidP="0027140C">
      <w:pPr>
        <w:pStyle w:val="Heading2"/>
      </w:pPr>
      <w:bookmarkStart w:id="36" w:name="_Toc411522673"/>
      <w:r>
        <w:t xml:space="preserve">Functional </w:t>
      </w:r>
      <w:r w:rsidRPr="00783FA5">
        <w:t>Overview</w:t>
      </w:r>
      <w:bookmarkEnd w:id="36"/>
    </w:p>
    <w:p w14:paraId="33B4CA31" w14:textId="77777777" w:rsidR="000376C6" w:rsidRDefault="000376C6" w:rsidP="000376C6">
      <w:r>
        <w:t xml:space="preserve">Axway customers install and configure API Gateway Server to provide a set of network accessible interface APIs. These APIs can be exposed for usage by their partners.  The present solution allows these partners to automate the usage of the APIs in </w:t>
      </w:r>
      <w:r w:rsidR="00E5666B">
        <w:t>applications</w:t>
      </w:r>
      <w:r>
        <w:t>.  The partner’s developer teams can create applications to automate the communication of the partner sites with the API server.  The information and appropriate documentation about the available API</w:t>
      </w:r>
      <w:r w:rsidR="00E5666B">
        <w:t xml:space="preserve"> in</w:t>
      </w:r>
      <w:r w:rsidR="007058F4">
        <w:t>te</w:t>
      </w:r>
      <w:r w:rsidR="00E5666B">
        <w:t>r</w:t>
      </w:r>
      <w:r w:rsidR="007058F4">
        <w:t>faces</w:t>
      </w:r>
      <w:r>
        <w:t xml:space="preserve">, as well as examples about how to use </w:t>
      </w:r>
      <w:r w:rsidR="00E5666B">
        <w:t>can be published in the API P</w:t>
      </w:r>
      <w:r w:rsidR="007058F4">
        <w:t>ortal</w:t>
      </w:r>
      <w:r w:rsidR="00E5666B">
        <w:t>.</w:t>
      </w:r>
      <w:r>
        <w:t xml:space="preserve"> </w:t>
      </w:r>
    </w:p>
    <w:p w14:paraId="39BD8F98" w14:textId="77777777" w:rsidR="000376C6" w:rsidRDefault="000376C6" w:rsidP="000376C6">
      <w:pPr>
        <w:rPr>
          <w:ins w:id="37" w:author="pfenersky" w:date="2015-01-27T14:15:00Z"/>
        </w:rPr>
      </w:pPr>
      <w:r>
        <w:t>The present API Portal solution is a Joomla</w:t>
      </w:r>
      <w:r w:rsidR="00842A4F">
        <w:t>!</w:t>
      </w:r>
      <w:r>
        <w:t xml:space="preserve"> based application offering:  </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434"/>
      </w:tblGrid>
      <w:tr w:rsidR="00DE0501" w14:paraId="53E5B143" w14:textId="77777777" w:rsidTr="0029577F">
        <w:trPr>
          <w:trHeight w:val="2367"/>
          <w:ins w:id="38" w:author="pfenersky" w:date="2015-01-27T14:16:00Z"/>
        </w:trPr>
        <w:tc>
          <w:tcPr>
            <w:tcW w:w="4394" w:type="dxa"/>
          </w:tcPr>
          <w:p w14:paraId="383A933C" w14:textId="77777777" w:rsidR="00DE0501" w:rsidRDefault="00DE0501" w:rsidP="0029577F">
            <w:pPr>
              <w:pStyle w:val="ListParagraph"/>
              <w:spacing w:after="0"/>
              <w:ind w:left="0"/>
              <w:rPr>
                <w:ins w:id="39" w:author="pfenersky" w:date="2015-01-27T14:16:00Z"/>
              </w:rPr>
            </w:pPr>
            <w:ins w:id="40" w:author="pfenersky" w:date="2015-01-27T14:16:00Z">
              <w:r>
                <w:t>End User sample functionality</w:t>
              </w:r>
            </w:ins>
          </w:p>
          <w:p w14:paraId="3A2F368B" w14:textId="77777777" w:rsidR="00DE0501" w:rsidRDefault="00DE0501" w:rsidP="0029577F">
            <w:pPr>
              <w:pStyle w:val="ListParagraph"/>
              <w:numPr>
                <w:ilvl w:val="1"/>
                <w:numId w:val="13"/>
              </w:numPr>
              <w:spacing w:after="0"/>
              <w:ind w:left="567" w:hanging="357"/>
              <w:rPr>
                <w:ins w:id="41" w:author="pfenersky" w:date="2015-01-27T14:16:00Z"/>
              </w:rPr>
            </w:pPr>
            <w:ins w:id="42" w:author="pfenersky" w:date="2015-01-27T14:16:00Z">
              <w:r>
                <w:t>Welcome page</w:t>
              </w:r>
            </w:ins>
          </w:p>
          <w:p w14:paraId="404C52DB" w14:textId="77777777" w:rsidR="00DE0501" w:rsidRDefault="00DE0501" w:rsidP="0029577F">
            <w:pPr>
              <w:pStyle w:val="ListParagraph"/>
              <w:numPr>
                <w:ilvl w:val="1"/>
                <w:numId w:val="13"/>
              </w:numPr>
              <w:spacing w:after="0"/>
              <w:ind w:left="567" w:hanging="357"/>
              <w:rPr>
                <w:ins w:id="43" w:author="pfenersky" w:date="2015-01-27T14:16:00Z"/>
              </w:rPr>
            </w:pPr>
            <w:ins w:id="44" w:author="pfenersky" w:date="2015-01-27T14:16:00Z">
              <w:r>
                <w:t>Login page</w:t>
              </w:r>
            </w:ins>
          </w:p>
          <w:p w14:paraId="4B1365AA" w14:textId="77777777" w:rsidR="00DE0501" w:rsidRDefault="00DE0501" w:rsidP="0029577F">
            <w:pPr>
              <w:pStyle w:val="ListParagraph"/>
              <w:numPr>
                <w:ilvl w:val="1"/>
                <w:numId w:val="13"/>
              </w:numPr>
              <w:spacing w:after="0"/>
              <w:ind w:left="567" w:hanging="357"/>
              <w:rPr>
                <w:ins w:id="45" w:author="pfenersky" w:date="2015-01-27T14:16:00Z"/>
              </w:rPr>
            </w:pPr>
            <w:ins w:id="46" w:author="pfenersky" w:date="2015-01-27T14:16:00Z">
              <w:r>
                <w:t>Self-registration</w:t>
              </w:r>
            </w:ins>
          </w:p>
          <w:p w14:paraId="422FF6E3" w14:textId="77777777" w:rsidR="00DE0501" w:rsidRDefault="00DE0501" w:rsidP="0029577F">
            <w:pPr>
              <w:pStyle w:val="ListParagraph"/>
              <w:numPr>
                <w:ilvl w:val="1"/>
                <w:numId w:val="13"/>
              </w:numPr>
              <w:spacing w:after="0"/>
              <w:ind w:left="567" w:hanging="357"/>
              <w:rPr>
                <w:ins w:id="47" w:author="pfenersky" w:date="2015-01-27T14:16:00Z"/>
              </w:rPr>
            </w:pPr>
            <w:ins w:id="48" w:author="pfenersky" w:date="2015-01-27T14:16:00Z">
              <w:r>
                <w:t>Applications management</w:t>
              </w:r>
            </w:ins>
          </w:p>
          <w:p w14:paraId="451F2AEC" w14:textId="77777777" w:rsidR="00DE0501" w:rsidRDefault="00DE0501" w:rsidP="0029577F">
            <w:pPr>
              <w:pStyle w:val="ListParagraph"/>
              <w:numPr>
                <w:ilvl w:val="1"/>
                <w:numId w:val="13"/>
              </w:numPr>
              <w:spacing w:after="0"/>
              <w:ind w:left="567" w:hanging="357"/>
              <w:rPr>
                <w:ins w:id="49" w:author="pfenersky" w:date="2015-01-27T14:16:00Z"/>
              </w:rPr>
            </w:pPr>
            <w:ins w:id="50" w:author="pfenersky" w:date="2015-01-27T14:16:00Z">
              <w:r>
                <w:t>API Catalog</w:t>
              </w:r>
            </w:ins>
          </w:p>
          <w:p w14:paraId="57BE6C03" w14:textId="77777777" w:rsidR="00DE0501" w:rsidRDefault="00DE0501" w:rsidP="0029577F">
            <w:pPr>
              <w:pStyle w:val="ListParagraph"/>
              <w:numPr>
                <w:ilvl w:val="1"/>
                <w:numId w:val="13"/>
              </w:numPr>
              <w:spacing w:after="0"/>
              <w:ind w:left="567" w:hanging="357"/>
              <w:rPr>
                <w:ins w:id="51" w:author="pfenersky" w:date="2015-01-27T14:16:00Z"/>
              </w:rPr>
            </w:pPr>
            <w:ins w:id="52" w:author="pfenersky" w:date="2015-01-27T14:16:00Z">
              <w:r>
                <w:t>API details (test) page</w:t>
              </w:r>
            </w:ins>
          </w:p>
          <w:p w14:paraId="3F42857C" w14:textId="77777777" w:rsidR="00DE0501" w:rsidRDefault="00DE0501" w:rsidP="0029577F">
            <w:pPr>
              <w:pStyle w:val="ListParagraph"/>
              <w:numPr>
                <w:ilvl w:val="1"/>
                <w:numId w:val="13"/>
              </w:numPr>
              <w:spacing w:after="0"/>
              <w:ind w:left="567" w:hanging="357"/>
              <w:rPr>
                <w:ins w:id="53" w:author="pfenersky" w:date="2015-01-27T14:16:00Z"/>
              </w:rPr>
            </w:pPr>
            <w:ins w:id="54" w:author="pfenersky" w:date="2015-01-27T14:16:00Z">
              <w:r>
                <w:t>Monitoring</w:t>
              </w:r>
            </w:ins>
          </w:p>
          <w:p w14:paraId="7607AA14" w14:textId="77777777" w:rsidR="00DE0501" w:rsidRDefault="00DE0501" w:rsidP="0029577F">
            <w:pPr>
              <w:pStyle w:val="ListParagraph"/>
              <w:numPr>
                <w:ilvl w:val="1"/>
                <w:numId w:val="13"/>
              </w:numPr>
              <w:spacing w:after="0"/>
              <w:ind w:left="567" w:hanging="357"/>
              <w:rPr>
                <w:ins w:id="55" w:author="pfenersky" w:date="2015-01-27T14:16:00Z"/>
              </w:rPr>
            </w:pPr>
            <w:ins w:id="56" w:author="pfenersky" w:date="2015-01-27T14:16:00Z">
              <w:r>
                <w:t>Help Center, including Discussion section (EasyDiscuss)</w:t>
              </w:r>
            </w:ins>
          </w:p>
          <w:p w14:paraId="1F14BEC6" w14:textId="77777777" w:rsidR="00DE0501" w:rsidRDefault="00DE0501" w:rsidP="0029577F">
            <w:pPr>
              <w:pStyle w:val="ListParagraph"/>
              <w:numPr>
                <w:ilvl w:val="1"/>
                <w:numId w:val="13"/>
              </w:numPr>
              <w:spacing w:after="0"/>
              <w:ind w:left="567" w:hanging="357"/>
              <w:rPr>
                <w:ins w:id="57" w:author="pfenersky" w:date="2015-01-27T14:16:00Z"/>
              </w:rPr>
            </w:pPr>
            <w:ins w:id="58" w:author="pfenersky" w:date="2015-01-27T14:16:00Z">
              <w:r>
                <w:t>Documentation</w:t>
              </w:r>
            </w:ins>
          </w:p>
          <w:p w14:paraId="79E76EFE" w14:textId="77777777" w:rsidR="00DE0501" w:rsidRDefault="00DE0501" w:rsidP="0029577F">
            <w:pPr>
              <w:pStyle w:val="ListParagraph"/>
              <w:numPr>
                <w:ilvl w:val="1"/>
                <w:numId w:val="13"/>
              </w:numPr>
              <w:spacing w:after="0"/>
              <w:ind w:left="567" w:hanging="357"/>
              <w:rPr>
                <w:ins w:id="59" w:author="pfenersky" w:date="2015-01-27T14:16:00Z"/>
              </w:rPr>
            </w:pPr>
            <w:ins w:id="60" w:author="pfenersky" w:date="2015-01-27T14:16:00Z">
              <w:r>
                <w:t>Blog (EasyBlog)</w:t>
              </w:r>
            </w:ins>
          </w:p>
        </w:tc>
        <w:tc>
          <w:tcPr>
            <w:tcW w:w="5434" w:type="dxa"/>
          </w:tcPr>
          <w:p w14:paraId="3E9A07E6" w14:textId="77777777" w:rsidR="00DE0501" w:rsidRDefault="00DE0501" w:rsidP="0029577F">
            <w:pPr>
              <w:pStyle w:val="ListParagraph"/>
              <w:numPr>
                <w:ilvl w:val="0"/>
                <w:numId w:val="14"/>
              </w:numPr>
              <w:spacing w:after="0"/>
              <w:rPr>
                <w:ins w:id="61" w:author="pfenersky" w:date="2015-01-27T14:16:00Z"/>
              </w:rPr>
            </w:pPr>
            <w:ins w:id="62" w:author="pfenersky" w:date="2015-01-27T14:16:00Z">
              <w:r>
                <w:t xml:space="preserve">Users </w:t>
              </w:r>
              <w:r>
                <w:br/>
                <w:t xml:space="preserve">This functionality is accessible to </w:t>
              </w:r>
              <w:r w:rsidR="008765FC">
                <w:t xml:space="preserve">usres with role </w:t>
              </w:r>
              <w:r>
                <w:t xml:space="preserve">administrator only. They can  execute  basic operations on </w:t>
              </w:r>
            </w:ins>
            <w:ins w:id="63" w:author="pfenersky" w:date="2015-01-27T14:17:00Z">
              <w:r w:rsidR="008765FC">
                <w:t xml:space="preserve">API Portal </w:t>
              </w:r>
            </w:ins>
            <w:ins w:id="64" w:author="pfenersky" w:date="2015-01-27T14:16:00Z">
              <w:r>
                <w:t xml:space="preserve">users </w:t>
              </w:r>
            </w:ins>
            <w:ins w:id="65" w:author="pfenersky" w:date="2015-01-27T14:17:00Z">
              <w:r w:rsidR="008765FC">
                <w:t>and their applications</w:t>
              </w:r>
            </w:ins>
          </w:p>
          <w:p w14:paraId="362DE5B0" w14:textId="77777777" w:rsidR="00DE0501" w:rsidRDefault="00DE0501" w:rsidP="0029577F">
            <w:pPr>
              <w:spacing w:after="0"/>
              <w:rPr>
                <w:ins w:id="66" w:author="pfenersky" w:date="2015-01-27T14:16:00Z"/>
              </w:rPr>
            </w:pPr>
          </w:p>
          <w:p w14:paraId="19D15054" w14:textId="77777777" w:rsidR="00DE0501" w:rsidRDefault="00DE0501" w:rsidP="0029577F">
            <w:pPr>
              <w:spacing w:after="0"/>
              <w:rPr>
                <w:ins w:id="67" w:author="pfenersky" w:date="2015-01-27T14:16:00Z"/>
              </w:rPr>
            </w:pPr>
          </w:p>
          <w:p w14:paraId="0E03739F" w14:textId="77777777" w:rsidR="00DE0501" w:rsidRDefault="00DE0501" w:rsidP="0029577F">
            <w:pPr>
              <w:spacing w:after="0"/>
              <w:rPr>
                <w:ins w:id="68" w:author="pfenersky" w:date="2015-01-27T14:16:00Z"/>
              </w:rPr>
            </w:pPr>
            <w:ins w:id="69" w:author="pfenersky" w:date="2015-01-27T14:16:00Z">
              <w:r>
                <w:t>Admin Functionality</w:t>
              </w:r>
            </w:ins>
          </w:p>
          <w:p w14:paraId="35774AB8" w14:textId="77777777" w:rsidR="00DE0501" w:rsidRDefault="00DE0501" w:rsidP="0029577F">
            <w:pPr>
              <w:pStyle w:val="ListParagraph"/>
              <w:numPr>
                <w:ilvl w:val="0"/>
                <w:numId w:val="14"/>
              </w:numPr>
              <w:spacing w:after="0"/>
              <w:rPr>
                <w:ins w:id="70" w:author="pfenersky" w:date="2015-01-27T14:16:00Z"/>
              </w:rPr>
            </w:pPr>
            <w:ins w:id="71" w:author="pfenersky" w:date="2015-01-27T14:16:00Z">
              <w:r>
                <w:t>API Portal Configuration</w:t>
              </w:r>
            </w:ins>
          </w:p>
          <w:p w14:paraId="3C7A31E9" w14:textId="77777777" w:rsidR="00DE0501" w:rsidRDefault="00DE0501" w:rsidP="0029577F">
            <w:pPr>
              <w:pStyle w:val="ListParagraph"/>
              <w:spacing w:after="0"/>
              <w:rPr>
                <w:ins w:id="72" w:author="pfenersky" w:date="2015-01-27T14:16:00Z"/>
                <w:color w:val="FF0000"/>
              </w:rPr>
            </w:pPr>
          </w:p>
          <w:p w14:paraId="36D992E8" w14:textId="77777777" w:rsidR="00DE0501" w:rsidRDefault="00DE0501" w:rsidP="0029577F">
            <w:pPr>
              <w:pStyle w:val="ListParagraph"/>
              <w:spacing w:after="0"/>
              <w:rPr>
                <w:ins w:id="73" w:author="pfenersky" w:date="2015-01-27T14:16:00Z"/>
              </w:rPr>
            </w:pPr>
          </w:p>
        </w:tc>
      </w:tr>
    </w:tbl>
    <w:p w14:paraId="2DCE2F28" w14:textId="77777777" w:rsidR="00DE0501" w:rsidRDefault="00DE0501" w:rsidP="000376C6"/>
    <w:p w14:paraId="59F3E6E0" w14:textId="77777777" w:rsidR="00CD60C1" w:rsidRPr="00783FA5" w:rsidRDefault="00CD60C1" w:rsidP="00CD60C1">
      <w:pPr>
        <w:pStyle w:val="Heading2"/>
      </w:pPr>
      <w:bookmarkStart w:id="74" w:name="_Toc411522674"/>
      <w:r w:rsidRPr="00783FA5">
        <w:t>Architectural Overview</w:t>
      </w:r>
      <w:bookmarkEnd w:id="74"/>
    </w:p>
    <w:p w14:paraId="7CECF4F1" w14:textId="77777777" w:rsidR="00B8013D" w:rsidRDefault="00080A62" w:rsidP="00DA5D20">
      <w:r>
        <w:t>The diagram show</w:t>
      </w:r>
      <w:r w:rsidR="006D5E79">
        <w:t>s</w:t>
      </w:r>
      <w:r>
        <w:t xml:space="preserve"> the interacting components.</w:t>
      </w:r>
      <w:r w:rsidR="00D146E9">
        <w:t xml:space="preserve"> The present solution is presented on the diagram as </w:t>
      </w:r>
      <w:r w:rsidR="00D146E9" w:rsidRPr="00D146E9">
        <w:rPr>
          <w:b/>
          <w:i/>
        </w:rPr>
        <w:t>API Portal (this solution</w:t>
      </w:r>
      <w:r w:rsidR="00C8144A">
        <w:rPr>
          <w:b/>
          <w:i/>
        </w:rPr>
        <w:t xml:space="preserve">) </w:t>
      </w:r>
      <w:r w:rsidR="00C8144A" w:rsidRPr="00C8144A">
        <w:t>and is</w:t>
      </w:r>
      <w:r w:rsidR="00C8144A" w:rsidRPr="00C8144A">
        <w:rPr>
          <w:b/>
        </w:rPr>
        <w:t xml:space="preserve"> </w:t>
      </w:r>
      <w:r w:rsidR="00C8144A">
        <w:t xml:space="preserve">integrated with the Axway </w:t>
      </w:r>
      <w:r w:rsidR="00C8144A" w:rsidRPr="00C8144A">
        <w:rPr>
          <w:b/>
        </w:rPr>
        <w:t>API Gateway</w:t>
      </w:r>
      <w:r w:rsidR="00C8144A">
        <w:t xml:space="preserve"> Server.</w:t>
      </w:r>
    </w:p>
    <w:p w14:paraId="297DAC07" w14:textId="77777777" w:rsidR="00080A62" w:rsidRDefault="005C58E2">
      <w:pPr>
        <w:jc w:val="center"/>
        <w:pPrChange w:id="75" w:author="Georgi Velinov" w:date="2015-03-25T17:35:00Z">
          <w:pPr/>
        </w:pPrChange>
      </w:pPr>
      <w:r>
        <w:object w:dxaOrig="15316" w:dyaOrig="11436" w14:anchorId="368D1B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4.75pt;height:400.5pt" o:ole="">
            <v:imagedata r:id="rId16" o:title=""/>
          </v:shape>
          <o:OLEObject Type="Embed" ProgID="Visio.Drawing.11" ShapeID="_x0000_i1025" DrawAspect="Content" ObjectID="_1490617946" r:id="rId17"/>
        </w:object>
      </w:r>
    </w:p>
    <w:p w14:paraId="553D405D" w14:textId="77777777" w:rsidR="00A51A26" w:rsidRDefault="00A51A26">
      <w:r>
        <w:t>The API Portal exposes API Gateway Server data to portal users: user profiles, applications, API list and API details</w:t>
      </w:r>
      <w:r w:rsidR="00450E7E">
        <w:t xml:space="preserve"> and test API functionality</w:t>
      </w:r>
      <w:r>
        <w:t>.</w:t>
      </w:r>
    </w:p>
    <w:p w14:paraId="29DB15FD" w14:textId="77777777" w:rsidR="00A51A26" w:rsidRDefault="00A51A26">
      <w:r>
        <w:t xml:space="preserve">The API Portal allows customer users (managers, administrators, application developers) to self-register to API Gateway server, log in to it, manage there their profiles, manage their applications, view published APIs and test them. </w:t>
      </w:r>
    </w:p>
    <w:p w14:paraId="54E75B75" w14:textId="77777777" w:rsidR="00A51A26" w:rsidRDefault="00A51A26">
      <w:r>
        <w:t>It also allows the users to view portal help and documentation pages, and facilitates communication by adding forum and blog tools.</w:t>
      </w:r>
    </w:p>
    <w:p w14:paraId="4AAC7B75" w14:textId="77777777" w:rsidR="00034152" w:rsidRPr="00783FA5" w:rsidRDefault="003011F2" w:rsidP="006B6F2C">
      <w:pPr>
        <w:pStyle w:val="Heading1"/>
      </w:pPr>
      <w:bookmarkStart w:id="76" w:name="_Toc411522675"/>
      <w:r w:rsidRPr="00783FA5">
        <w:lastRenderedPageBreak/>
        <w:t>Requirements</w:t>
      </w:r>
      <w:bookmarkEnd w:id="76"/>
    </w:p>
    <w:p w14:paraId="56091D2E" w14:textId="77777777" w:rsidR="00BF7DE3" w:rsidRPr="00783FA5" w:rsidRDefault="00BF7DE3" w:rsidP="00325398">
      <w:pPr>
        <w:pStyle w:val="introChapter"/>
        <w:spacing w:before="120"/>
        <w:ind w:hanging="288"/>
        <w:rPr>
          <w:rFonts w:ascii="Cambria" w:hAnsi="Cambria"/>
        </w:rPr>
      </w:pPr>
      <w:r w:rsidRPr="00783FA5">
        <w:rPr>
          <w:rFonts w:ascii="Cambria" w:hAnsi="Cambria"/>
        </w:rPr>
        <w:t>in this chapter</w:t>
      </w:r>
    </w:p>
    <w:p w14:paraId="36B15A35" w14:textId="77777777" w:rsidR="00BF7DE3" w:rsidRPr="00192913" w:rsidRDefault="00566859" w:rsidP="009961BE">
      <w:pPr>
        <w:pStyle w:val="spchapter"/>
        <w:spacing w:after="0"/>
        <w:ind w:left="-288"/>
        <w:rPr>
          <w:rFonts w:ascii="Cambria" w:hAnsi="Cambria"/>
          <w:sz w:val="22"/>
          <w:szCs w:val="22"/>
        </w:rPr>
      </w:pPr>
      <w:r w:rsidRPr="00192913">
        <w:rPr>
          <w:rFonts w:ascii="Cambria" w:hAnsi="Cambria"/>
          <w:sz w:val="22"/>
          <w:szCs w:val="22"/>
        </w:rPr>
        <w:t xml:space="preserve">This chapter describes </w:t>
      </w:r>
      <w:r w:rsidR="00877880" w:rsidRPr="00192913">
        <w:rPr>
          <w:rFonts w:ascii="Cambria" w:hAnsi="Cambria"/>
          <w:sz w:val="22"/>
          <w:szCs w:val="22"/>
        </w:rPr>
        <w:t xml:space="preserve">the </w:t>
      </w:r>
      <w:r w:rsidR="003011F2" w:rsidRPr="00192913">
        <w:rPr>
          <w:rFonts w:ascii="Cambria" w:hAnsi="Cambria"/>
          <w:sz w:val="22"/>
          <w:szCs w:val="22"/>
        </w:rPr>
        <w:t>system requirement</w:t>
      </w:r>
      <w:r w:rsidR="00877880" w:rsidRPr="00192913">
        <w:rPr>
          <w:rFonts w:ascii="Cambria" w:hAnsi="Cambria"/>
          <w:sz w:val="22"/>
          <w:szCs w:val="22"/>
        </w:rPr>
        <w:t>s</w:t>
      </w:r>
      <w:r w:rsidR="003011F2" w:rsidRPr="00192913">
        <w:rPr>
          <w:rFonts w:ascii="Cambria" w:hAnsi="Cambria"/>
          <w:sz w:val="22"/>
          <w:szCs w:val="22"/>
        </w:rPr>
        <w:t xml:space="preserve"> for the </w:t>
      </w:r>
      <w:r w:rsidR="008F623C" w:rsidRPr="00192913">
        <w:rPr>
          <w:rFonts w:ascii="Cambria" w:hAnsi="Cambria"/>
          <w:sz w:val="22"/>
          <w:szCs w:val="22"/>
        </w:rPr>
        <w:t>solution</w:t>
      </w:r>
      <w:r w:rsidR="00E45EE9" w:rsidRPr="00192913">
        <w:rPr>
          <w:rFonts w:ascii="Cambria" w:hAnsi="Cambria"/>
          <w:sz w:val="22"/>
          <w:szCs w:val="22"/>
        </w:rPr>
        <w:t xml:space="preserve"> package.</w:t>
      </w:r>
    </w:p>
    <w:p w14:paraId="4CDE7DB1" w14:textId="77777777" w:rsidR="00FD054E" w:rsidRPr="00783FA5" w:rsidRDefault="000B1731" w:rsidP="00FD054E">
      <w:pPr>
        <w:pStyle w:val="Heading2"/>
      </w:pPr>
      <w:bookmarkStart w:id="77" w:name="_Toc411522676"/>
      <w:r w:rsidRPr="00783FA5">
        <w:t>O</w:t>
      </w:r>
      <w:r w:rsidR="003F10B4" w:rsidRPr="00783FA5">
        <w:t xml:space="preserve">perating </w:t>
      </w:r>
      <w:r w:rsidRPr="00783FA5">
        <w:t>S</w:t>
      </w:r>
      <w:r w:rsidR="003F10B4" w:rsidRPr="00783FA5">
        <w:t>ystems</w:t>
      </w:r>
      <w:bookmarkEnd w:id="77"/>
    </w:p>
    <w:p w14:paraId="0E88D25C" w14:textId="77777777" w:rsidR="000620ED" w:rsidRDefault="003F10B4" w:rsidP="00DA5D20">
      <w:pPr>
        <w:rPr>
          <w:ins w:id="78" w:author="Georgi Velinov" w:date="2015-03-25T17:45:00Z"/>
        </w:rPr>
      </w:pPr>
      <w:r w:rsidRPr="00783FA5">
        <w:t xml:space="preserve">This </w:t>
      </w:r>
      <w:r w:rsidR="00B20C3D" w:rsidRPr="00783FA5">
        <w:t>solution</w:t>
      </w:r>
      <w:r w:rsidRPr="00783FA5">
        <w:t xml:space="preserve"> </w:t>
      </w:r>
      <w:r w:rsidR="00E6777C">
        <w:t xml:space="preserve">is a </w:t>
      </w:r>
      <w:r w:rsidR="00E6777C" w:rsidRPr="00005E87">
        <w:rPr>
          <w:b/>
        </w:rPr>
        <w:t xml:space="preserve">Joomla </w:t>
      </w:r>
      <w:r w:rsidR="00005E87" w:rsidRPr="00005E87">
        <w:rPr>
          <w:b/>
        </w:rPr>
        <w:t>W</w:t>
      </w:r>
      <w:r w:rsidR="00E6777C" w:rsidRPr="00005E87">
        <w:rPr>
          <w:b/>
        </w:rPr>
        <w:t>eb</w:t>
      </w:r>
      <w:r w:rsidR="00E6777C">
        <w:t xml:space="preserve"> site integrated with Axway API </w:t>
      </w:r>
      <w:r w:rsidR="006374D3">
        <w:t>Gateway s</w:t>
      </w:r>
      <w:r w:rsidR="00E6777C">
        <w:t>erver</w:t>
      </w:r>
      <w:r w:rsidR="008676C5">
        <w:t xml:space="preserve"> shipped as an Axway Appliance</w:t>
      </w:r>
      <w:r w:rsidR="00DE714F">
        <w:t xml:space="preserve"> (</w:t>
      </w:r>
      <w:del w:id="79" w:author="Georgi Velinov" w:date="2015-03-25T17:44:00Z">
        <w:r w:rsidR="00DE714F" w:rsidDel="00656DCB">
          <w:delText xml:space="preserve"> </w:delText>
        </w:r>
      </w:del>
      <w:r w:rsidR="00DE714F">
        <w:t>currently SuSE 11</w:t>
      </w:r>
      <w:ins w:id="80" w:author="Georgi Velinov" w:date="2015-03-25T17:45:00Z">
        <w:r w:rsidR="00656DCB">
          <w:t xml:space="preserve"> SP3</w:t>
        </w:r>
      </w:ins>
      <w:r w:rsidR="00DE714F">
        <w:t>)</w:t>
      </w:r>
      <w:r w:rsidR="008676C5">
        <w:t>.</w:t>
      </w:r>
    </w:p>
    <w:p w14:paraId="31FACBD8" w14:textId="77777777" w:rsidR="00656DCB" w:rsidDel="0081099A" w:rsidRDefault="00656DCB" w:rsidP="00DA5D20">
      <w:pPr>
        <w:rPr>
          <w:del w:id="81" w:author="Georgi Velinov" w:date="2015-03-25T18:57:00Z"/>
        </w:rPr>
      </w:pPr>
    </w:p>
    <w:p w14:paraId="7D6AEEB0" w14:textId="77777777" w:rsidR="008C6786" w:rsidRPr="00783FA5" w:rsidRDefault="008C6786" w:rsidP="008C6786">
      <w:pPr>
        <w:pStyle w:val="Heading2"/>
      </w:pPr>
      <w:bookmarkStart w:id="82" w:name="_Toc411522677"/>
      <w:r>
        <w:t>Base Product Versions</w:t>
      </w:r>
      <w:bookmarkEnd w:id="82"/>
    </w:p>
    <w:p w14:paraId="0A53D23F" w14:textId="77777777" w:rsidR="00927464" w:rsidRPr="00927464" w:rsidRDefault="00927464" w:rsidP="008C6786">
      <w:pPr>
        <w:pStyle w:val="sp"/>
        <w:ind w:left="0"/>
        <w:rPr>
          <w:rFonts w:asciiTheme="majorHAnsi" w:hAnsiTheme="majorHAnsi"/>
        </w:rPr>
      </w:pPr>
      <w:r w:rsidRPr="00927464">
        <w:rPr>
          <w:rFonts w:asciiTheme="majorHAnsi" w:hAnsiTheme="majorHAnsi"/>
        </w:rPr>
        <w:t>The Portal requires the following backend in order to function:</w:t>
      </w:r>
    </w:p>
    <w:p w14:paraId="4CB57B8D" w14:textId="77777777" w:rsidR="00927464" w:rsidRPr="00927464" w:rsidRDefault="00927464" w:rsidP="00927464">
      <w:pPr>
        <w:pStyle w:val="ListParagraph"/>
        <w:keepNext/>
        <w:numPr>
          <w:ilvl w:val="0"/>
          <w:numId w:val="15"/>
        </w:numPr>
        <w:rPr>
          <w:rFonts w:asciiTheme="majorHAnsi" w:hAnsiTheme="majorHAnsi"/>
        </w:rPr>
      </w:pPr>
      <w:r w:rsidRPr="00927464">
        <w:rPr>
          <w:rFonts w:asciiTheme="majorHAnsi" w:hAnsiTheme="majorHAnsi"/>
        </w:rPr>
        <w:t>Axway API Gateway Server 7.</w:t>
      </w:r>
      <w:r w:rsidR="009A7E3F">
        <w:rPr>
          <w:rFonts w:asciiTheme="majorHAnsi" w:hAnsiTheme="majorHAnsi"/>
        </w:rPr>
        <w:t>4</w:t>
      </w:r>
      <w:r w:rsidRPr="00927464">
        <w:rPr>
          <w:rFonts w:asciiTheme="majorHAnsi" w:hAnsiTheme="majorHAnsi"/>
        </w:rPr>
        <w:t xml:space="preserve"> – installed and functional.</w:t>
      </w:r>
    </w:p>
    <w:p w14:paraId="6951A0B2" w14:textId="77777777" w:rsidR="00927464" w:rsidRPr="00927464" w:rsidRDefault="00927464" w:rsidP="00927464">
      <w:pPr>
        <w:keepNext/>
        <w:ind w:left="1080"/>
        <w:rPr>
          <w:rFonts w:asciiTheme="majorHAnsi" w:hAnsiTheme="majorHAnsi"/>
          <w:i/>
        </w:rPr>
      </w:pPr>
      <w:r w:rsidRPr="008E5924">
        <w:rPr>
          <w:rFonts w:asciiTheme="majorHAnsi" w:hAnsiTheme="majorHAnsi"/>
          <w:b/>
          <w:rPrChange w:id="83" w:author="Georgi Velinov" w:date="2015-03-25T17:46:00Z">
            <w:rPr>
              <w:rFonts w:asciiTheme="majorHAnsi" w:hAnsiTheme="majorHAnsi"/>
              <w:b/>
              <w:i/>
            </w:rPr>
          </w:rPrChange>
        </w:rPr>
        <w:t>Note:</w:t>
      </w:r>
      <w:r w:rsidRPr="00927464">
        <w:rPr>
          <w:rFonts w:asciiTheme="majorHAnsi" w:hAnsiTheme="majorHAnsi"/>
          <w:i/>
        </w:rPr>
        <w:t xml:space="preserve"> This includes/requires the following modules:</w:t>
      </w:r>
    </w:p>
    <w:p w14:paraId="7B8EA9A6" w14:textId="77777777" w:rsidR="00927464" w:rsidRPr="00927464" w:rsidRDefault="00927464" w:rsidP="00927464">
      <w:pPr>
        <w:pStyle w:val="ListParagraph"/>
        <w:keepNext/>
        <w:numPr>
          <w:ilvl w:val="2"/>
          <w:numId w:val="13"/>
        </w:numPr>
        <w:ind w:left="2154" w:hanging="357"/>
        <w:rPr>
          <w:rFonts w:asciiTheme="majorHAnsi" w:hAnsiTheme="majorHAnsi"/>
        </w:rPr>
      </w:pPr>
      <w:r w:rsidRPr="00927464">
        <w:rPr>
          <w:rFonts w:asciiTheme="majorHAnsi" w:hAnsiTheme="majorHAnsi"/>
        </w:rPr>
        <w:t>API Gateway Analytics installed and configured</w:t>
      </w:r>
    </w:p>
    <w:p w14:paraId="2B0F2F1B" w14:textId="77777777" w:rsidR="00927464" w:rsidRPr="00927464" w:rsidRDefault="00927464" w:rsidP="00927464">
      <w:pPr>
        <w:pStyle w:val="ListParagraph"/>
        <w:numPr>
          <w:ilvl w:val="2"/>
          <w:numId w:val="13"/>
        </w:numPr>
        <w:rPr>
          <w:rFonts w:asciiTheme="majorHAnsi" w:hAnsiTheme="majorHAnsi"/>
        </w:rPr>
      </w:pPr>
      <w:r w:rsidRPr="00927464">
        <w:rPr>
          <w:rFonts w:asciiTheme="majorHAnsi" w:hAnsiTheme="majorHAnsi"/>
        </w:rPr>
        <w:t>API Policy Studio and Configuration Studio are required in order to be able to configure API Gateway Analytics</w:t>
      </w:r>
    </w:p>
    <w:p w14:paraId="008EE492" w14:textId="77777777" w:rsidR="00927464" w:rsidRPr="00927464" w:rsidRDefault="00927464" w:rsidP="00927464">
      <w:pPr>
        <w:pStyle w:val="sp"/>
        <w:rPr>
          <w:rFonts w:asciiTheme="majorHAnsi" w:hAnsiTheme="majorHAnsi"/>
        </w:rPr>
      </w:pPr>
    </w:p>
    <w:p w14:paraId="04E36CA4" w14:textId="77777777" w:rsidR="00927464" w:rsidRPr="00927464" w:rsidRDefault="00927464" w:rsidP="00927464">
      <w:pPr>
        <w:pStyle w:val="sp"/>
        <w:rPr>
          <w:rFonts w:asciiTheme="majorHAnsi" w:hAnsiTheme="majorHAnsi"/>
        </w:rPr>
      </w:pPr>
    </w:p>
    <w:p w14:paraId="23CB7A84" w14:textId="77777777" w:rsidR="00927464" w:rsidRPr="00927464" w:rsidRDefault="00927464" w:rsidP="00927464">
      <w:pPr>
        <w:pStyle w:val="sp"/>
        <w:rPr>
          <w:rFonts w:asciiTheme="majorHAnsi" w:hAnsiTheme="majorHAnsi"/>
        </w:rPr>
      </w:pPr>
      <w:r w:rsidRPr="00927464">
        <w:rPr>
          <w:rFonts w:asciiTheme="majorHAnsi" w:hAnsiTheme="majorHAnsi"/>
        </w:rPr>
        <w:t>The portal appliance includes the following packages:</w:t>
      </w:r>
    </w:p>
    <w:p w14:paraId="5027DBFF" w14:textId="77777777" w:rsidR="00927464" w:rsidRPr="00927464" w:rsidRDefault="00927464" w:rsidP="00927464">
      <w:pPr>
        <w:pStyle w:val="sp"/>
        <w:rPr>
          <w:rFonts w:asciiTheme="majorHAnsi" w:hAnsiTheme="majorHAnsi"/>
        </w:rPr>
      </w:pPr>
    </w:p>
    <w:p w14:paraId="242FAF7A" w14:textId="77777777" w:rsidR="00080A62" w:rsidRPr="00927464" w:rsidRDefault="00080A62" w:rsidP="00777C0D">
      <w:pPr>
        <w:pStyle w:val="ListParagraph"/>
        <w:numPr>
          <w:ilvl w:val="0"/>
          <w:numId w:val="15"/>
        </w:numPr>
        <w:rPr>
          <w:rFonts w:asciiTheme="majorHAnsi" w:hAnsiTheme="majorHAnsi"/>
        </w:rPr>
      </w:pPr>
      <w:r w:rsidRPr="00927464">
        <w:rPr>
          <w:rFonts w:asciiTheme="majorHAnsi" w:hAnsiTheme="majorHAnsi"/>
        </w:rPr>
        <w:t>Joomla 3.</w:t>
      </w:r>
      <w:r w:rsidR="000E7621" w:rsidRPr="00927464">
        <w:rPr>
          <w:rFonts w:asciiTheme="majorHAnsi" w:hAnsiTheme="majorHAnsi"/>
        </w:rPr>
        <w:t>3</w:t>
      </w:r>
      <w:r w:rsidRPr="00927464">
        <w:rPr>
          <w:rFonts w:asciiTheme="majorHAnsi" w:hAnsiTheme="majorHAnsi"/>
        </w:rPr>
        <w:t>.</w:t>
      </w:r>
      <w:r w:rsidR="000E7621" w:rsidRPr="00927464">
        <w:rPr>
          <w:rFonts w:asciiTheme="majorHAnsi" w:hAnsiTheme="majorHAnsi"/>
        </w:rPr>
        <w:t>1</w:t>
      </w:r>
      <w:r w:rsidRPr="00927464">
        <w:rPr>
          <w:rFonts w:asciiTheme="majorHAnsi" w:hAnsiTheme="majorHAnsi"/>
        </w:rPr>
        <w:t xml:space="preserve"> (</w:t>
      </w:r>
      <w:hyperlink r:id="rId18" w:history="1">
        <w:r w:rsidRPr="00927464">
          <w:rPr>
            <w:rStyle w:val="Hyperlink"/>
            <w:rFonts w:asciiTheme="majorHAnsi" w:hAnsiTheme="majorHAnsi"/>
          </w:rPr>
          <w:t>http://www.joomla.org/technical-requirements.html</w:t>
        </w:r>
      </w:hyperlink>
      <w:r w:rsidRPr="00927464">
        <w:rPr>
          <w:rFonts w:asciiTheme="majorHAnsi" w:hAnsiTheme="majorHAnsi"/>
        </w:rPr>
        <w:t>)</w:t>
      </w:r>
      <w:r w:rsidR="00962BB9" w:rsidRPr="00927464">
        <w:rPr>
          <w:rFonts w:asciiTheme="majorHAnsi" w:hAnsiTheme="majorHAnsi"/>
        </w:rPr>
        <w:t>. This requires:</w:t>
      </w:r>
    </w:p>
    <w:p w14:paraId="546B916B" w14:textId="77777777" w:rsidR="00962BB9" w:rsidRPr="00927464" w:rsidRDefault="00962BB9" w:rsidP="00777C0D">
      <w:pPr>
        <w:pStyle w:val="ListParagraph"/>
        <w:numPr>
          <w:ilvl w:val="1"/>
          <w:numId w:val="15"/>
        </w:numPr>
        <w:rPr>
          <w:rFonts w:asciiTheme="majorHAnsi" w:hAnsiTheme="majorHAnsi"/>
        </w:rPr>
      </w:pPr>
      <w:r w:rsidRPr="00927464">
        <w:rPr>
          <w:rFonts w:asciiTheme="majorHAnsi" w:hAnsiTheme="majorHAnsi"/>
        </w:rPr>
        <w:t>Apache Web Server</w:t>
      </w:r>
      <w:r w:rsidR="00051ACE" w:rsidRPr="00927464">
        <w:rPr>
          <w:rFonts w:asciiTheme="majorHAnsi" w:hAnsiTheme="majorHAnsi"/>
        </w:rPr>
        <w:t xml:space="preserve"> v2.2 or v2.4</w:t>
      </w:r>
      <w:r w:rsidR="00051ACE" w:rsidRPr="00927464">
        <w:rPr>
          <w:rFonts w:asciiTheme="majorHAnsi" w:hAnsiTheme="majorHAnsi"/>
        </w:rPr>
        <w:tab/>
      </w:r>
      <w:r w:rsidR="00051ACE" w:rsidRPr="00927464">
        <w:rPr>
          <w:rFonts w:asciiTheme="majorHAnsi" w:hAnsiTheme="majorHAnsi"/>
        </w:rPr>
        <w:tab/>
      </w:r>
      <w:r w:rsidR="00051ACE" w:rsidRPr="00927464">
        <w:rPr>
          <w:rFonts w:asciiTheme="majorHAnsi" w:hAnsiTheme="majorHAnsi"/>
        </w:rPr>
        <w:tab/>
        <w:t xml:space="preserve"> </w:t>
      </w:r>
      <w:r w:rsidRPr="00927464">
        <w:rPr>
          <w:rFonts w:asciiTheme="majorHAnsi" w:hAnsiTheme="majorHAnsi"/>
        </w:rPr>
        <w:t>(http://www.apache.org/)</w:t>
      </w:r>
    </w:p>
    <w:p w14:paraId="3DB69541" w14:textId="77777777" w:rsidR="00962BB9" w:rsidRPr="00927464" w:rsidRDefault="00962BB9" w:rsidP="00777C0D">
      <w:pPr>
        <w:pStyle w:val="ListParagraph"/>
        <w:numPr>
          <w:ilvl w:val="1"/>
          <w:numId w:val="15"/>
        </w:numPr>
        <w:rPr>
          <w:rFonts w:asciiTheme="majorHAnsi" w:hAnsiTheme="majorHAnsi"/>
        </w:rPr>
      </w:pPr>
      <w:r w:rsidRPr="00927464">
        <w:rPr>
          <w:rFonts w:asciiTheme="majorHAnsi" w:hAnsiTheme="majorHAnsi"/>
        </w:rPr>
        <w:t xml:space="preserve">PHP </w:t>
      </w:r>
      <w:r w:rsidR="00051ACE" w:rsidRPr="00927464">
        <w:rPr>
          <w:rFonts w:asciiTheme="majorHAnsi" w:hAnsiTheme="majorHAnsi"/>
        </w:rPr>
        <w:t>v</w:t>
      </w:r>
      <w:r w:rsidR="000E7621" w:rsidRPr="00927464">
        <w:rPr>
          <w:rFonts w:asciiTheme="majorHAnsi" w:hAnsiTheme="majorHAnsi"/>
        </w:rPr>
        <w:t>5.5.9</w:t>
      </w:r>
      <w:r w:rsidR="00051ACE" w:rsidRPr="00927464">
        <w:rPr>
          <w:rFonts w:asciiTheme="majorHAnsi" w:hAnsiTheme="majorHAnsi"/>
        </w:rPr>
        <w:t xml:space="preserve"> or above</w:t>
      </w:r>
      <w:r w:rsidR="000E7621" w:rsidRPr="00927464">
        <w:rPr>
          <w:rFonts w:asciiTheme="majorHAnsi" w:hAnsiTheme="majorHAnsi"/>
        </w:rPr>
        <w:t xml:space="preserve"> </w:t>
      </w:r>
      <w:r w:rsidRPr="00927464">
        <w:rPr>
          <w:rFonts w:asciiTheme="majorHAnsi" w:hAnsiTheme="majorHAnsi"/>
        </w:rPr>
        <w:t>Support</w:t>
      </w:r>
      <w:r w:rsidR="00051ACE" w:rsidRPr="00927464">
        <w:rPr>
          <w:rFonts w:asciiTheme="majorHAnsi" w:hAnsiTheme="majorHAnsi"/>
        </w:rPr>
        <w:tab/>
      </w:r>
      <w:r w:rsidR="00051ACE" w:rsidRPr="00927464">
        <w:rPr>
          <w:rFonts w:asciiTheme="majorHAnsi" w:hAnsiTheme="majorHAnsi"/>
        </w:rPr>
        <w:tab/>
      </w:r>
      <w:r w:rsidR="00051ACE" w:rsidRPr="00927464">
        <w:rPr>
          <w:rFonts w:asciiTheme="majorHAnsi" w:hAnsiTheme="majorHAnsi"/>
        </w:rPr>
        <w:tab/>
      </w:r>
      <w:r w:rsidR="00051ACE" w:rsidRPr="00927464">
        <w:rPr>
          <w:rFonts w:asciiTheme="majorHAnsi" w:hAnsiTheme="majorHAnsi"/>
        </w:rPr>
        <w:tab/>
      </w:r>
      <w:r w:rsidRPr="00927464">
        <w:rPr>
          <w:rFonts w:asciiTheme="majorHAnsi" w:hAnsiTheme="majorHAnsi"/>
        </w:rPr>
        <w:t>(http://www.php.net/)</w:t>
      </w:r>
    </w:p>
    <w:p w14:paraId="2088C139" w14:textId="77777777" w:rsidR="00962BB9" w:rsidRPr="00927464" w:rsidRDefault="00962BB9" w:rsidP="00777C0D">
      <w:pPr>
        <w:pStyle w:val="ListParagraph"/>
        <w:numPr>
          <w:ilvl w:val="1"/>
          <w:numId w:val="15"/>
        </w:numPr>
        <w:rPr>
          <w:rFonts w:asciiTheme="majorHAnsi" w:hAnsiTheme="majorHAnsi"/>
        </w:rPr>
      </w:pPr>
      <w:r w:rsidRPr="00927464">
        <w:rPr>
          <w:rFonts w:asciiTheme="majorHAnsi" w:hAnsiTheme="majorHAnsi"/>
        </w:rPr>
        <w:t>MySQL database Server</w:t>
      </w:r>
      <w:r w:rsidR="00051ACE" w:rsidRPr="00927464">
        <w:rPr>
          <w:rFonts w:asciiTheme="majorHAnsi" w:hAnsiTheme="majorHAnsi"/>
        </w:rPr>
        <w:t xml:space="preserve"> v5.1 or above</w:t>
      </w:r>
      <w:r w:rsidRPr="00927464">
        <w:rPr>
          <w:rFonts w:asciiTheme="majorHAnsi" w:hAnsiTheme="majorHAnsi"/>
        </w:rPr>
        <w:tab/>
      </w:r>
      <w:r w:rsidR="00051ACE" w:rsidRPr="00927464">
        <w:rPr>
          <w:rFonts w:asciiTheme="majorHAnsi" w:hAnsiTheme="majorHAnsi"/>
        </w:rPr>
        <w:tab/>
      </w:r>
      <w:r w:rsidRPr="00927464">
        <w:rPr>
          <w:rFonts w:asciiTheme="majorHAnsi" w:hAnsiTheme="majorHAnsi"/>
        </w:rPr>
        <w:t>(http://www.mysql.com/)</w:t>
      </w:r>
    </w:p>
    <w:p w14:paraId="39695CAF" w14:textId="77777777" w:rsidR="00080A62" w:rsidRDefault="00080A62" w:rsidP="00080A62">
      <w:pPr>
        <w:pStyle w:val="ListParagraph"/>
        <w:numPr>
          <w:ilvl w:val="0"/>
          <w:numId w:val="15"/>
        </w:numPr>
      </w:pPr>
      <w:r>
        <w:t>T3 Framework plugin</w:t>
      </w:r>
      <w:r w:rsidR="000E7621">
        <w:t xml:space="preserve"> 2.3.0</w:t>
      </w:r>
      <w:r w:rsidR="00222364">
        <w:t>, installed and functional on</w:t>
      </w:r>
      <w:r w:rsidR="00E15A06">
        <w:t xml:space="preserve"> </w:t>
      </w:r>
      <w:r w:rsidR="00222364">
        <w:t>Joomla.</w:t>
      </w:r>
      <w:r w:rsidR="00C304BF">
        <w:t xml:space="preserve"> </w:t>
      </w:r>
    </w:p>
    <w:p w14:paraId="1A15692A" w14:textId="77777777" w:rsidR="00C304BF" w:rsidRDefault="00080A62" w:rsidP="00777C0D">
      <w:pPr>
        <w:pStyle w:val="ListParagraph"/>
        <w:numPr>
          <w:ilvl w:val="0"/>
          <w:numId w:val="15"/>
        </w:numPr>
      </w:pPr>
      <w:r>
        <w:t xml:space="preserve">Purity III </w:t>
      </w:r>
      <w:r w:rsidR="001F02B1">
        <w:t xml:space="preserve">- </w:t>
      </w:r>
      <w:r w:rsidR="00222364">
        <w:t>Joomla</w:t>
      </w:r>
      <w:r w:rsidR="00C304BF">
        <w:t xml:space="preserve"> </w:t>
      </w:r>
      <w:r w:rsidR="001F02B1">
        <w:t>template</w:t>
      </w:r>
      <w:r>
        <w:t xml:space="preserve"> </w:t>
      </w:r>
      <w:r w:rsidR="000E7621">
        <w:t xml:space="preserve">1.1.0 </w:t>
      </w:r>
      <w:r>
        <w:t xml:space="preserve"> (requires  T3 Framework plugi</w:t>
      </w:r>
      <w:r w:rsidR="00222364">
        <w:t xml:space="preserve">n) - </w:t>
      </w:r>
      <w:r w:rsidR="00C304BF">
        <w:t>installe</w:t>
      </w:r>
      <w:r w:rsidR="00222364">
        <w:t>d and functional on Joomla.</w:t>
      </w:r>
    </w:p>
    <w:p w14:paraId="42701D97" w14:textId="77777777" w:rsidR="00A63674" w:rsidRDefault="00A63674" w:rsidP="00927464">
      <w:pPr>
        <w:pStyle w:val="ListParagraph"/>
        <w:numPr>
          <w:ilvl w:val="0"/>
          <w:numId w:val="15"/>
        </w:numPr>
      </w:pPr>
      <w:r w:rsidRPr="00A63674">
        <w:t>AllVideos (by JoomlaWorks)</w:t>
      </w:r>
      <w:r>
        <w:t xml:space="preserve"> </w:t>
      </w:r>
      <w:r w:rsidRPr="00A63674">
        <w:t xml:space="preserve">4.6.1 </w:t>
      </w:r>
      <w:r>
        <w:t>- installed and functional on Joomla</w:t>
      </w:r>
      <w:r>
        <w:rPr>
          <w:rFonts w:ascii="Arial" w:hAnsi="Arial" w:cs="Arial"/>
          <w:color w:val="555555"/>
          <w:sz w:val="19"/>
          <w:szCs w:val="19"/>
          <w:shd w:val="clear" w:color="auto" w:fill="FFFFFF"/>
        </w:rPr>
        <w:t>.</w:t>
      </w:r>
    </w:p>
    <w:p w14:paraId="622BFF92" w14:textId="77777777" w:rsidR="00A63674" w:rsidRDefault="00A63674" w:rsidP="00A63674">
      <w:pPr>
        <w:pStyle w:val="ListParagraph"/>
        <w:numPr>
          <w:ilvl w:val="0"/>
          <w:numId w:val="15"/>
        </w:numPr>
      </w:pPr>
      <w:r>
        <w:t>PHP</w:t>
      </w:r>
      <w:r w:rsidRPr="00DB03B3">
        <w:t xml:space="preserve"> </w:t>
      </w:r>
      <w:r w:rsidRPr="00ED1F32">
        <w:t>php5-mcrypt and php5-gd</w:t>
      </w:r>
      <w:r>
        <w:t xml:space="preserve"> extensions </w:t>
      </w:r>
      <w:r w:rsidRPr="00DB03B3">
        <w:t>installed and enabled</w:t>
      </w:r>
      <w:r>
        <w:t xml:space="preserve"> on Joomla.</w:t>
      </w:r>
    </w:p>
    <w:p w14:paraId="4CF87C73" w14:textId="77777777" w:rsidR="00881596" w:rsidRPr="00783FA5" w:rsidRDefault="00881596" w:rsidP="00582E9F">
      <w:pPr>
        <w:pStyle w:val="Heading2"/>
      </w:pPr>
      <w:bookmarkStart w:id="84" w:name="_Toc411522678"/>
      <w:r w:rsidRPr="00783FA5">
        <w:lastRenderedPageBreak/>
        <w:t>Third-Party Products</w:t>
      </w:r>
      <w:r w:rsidR="00CD60C1" w:rsidRPr="00783FA5">
        <w:t xml:space="preserve"> / Browsers</w:t>
      </w:r>
      <w:bookmarkEnd w:id="84"/>
    </w:p>
    <w:p w14:paraId="73CB1DA4" w14:textId="77777777" w:rsidR="00962BB9" w:rsidRDefault="00962BB9" w:rsidP="00582E9F">
      <w:pPr>
        <w:pStyle w:val="ListParagraph"/>
        <w:keepNext/>
        <w:numPr>
          <w:ilvl w:val="0"/>
          <w:numId w:val="15"/>
        </w:numPr>
        <w:rPr>
          <w:ins w:id="85" w:author="Georgi Velinov" w:date="2015-03-06T16:22:00Z"/>
        </w:rPr>
      </w:pPr>
      <w:r>
        <w:t xml:space="preserve">Browser support </w:t>
      </w:r>
      <w:r w:rsidR="00374C22">
        <w:t xml:space="preserve">as </w:t>
      </w:r>
      <w:r>
        <w:t>described in your Joomla</w:t>
      </w:r>
      <w:del w:id="86" w:author="Georgi Velinov" w:date="2015-03-25T17:33:00Z">
        <w:r w:rsidDel="00FF2F50">
          <w:delText>!</w:delText>
        </w:r>
      </w:del>
      <w:r>
        <w:t xml:space="preserve"> </w:t>
      </w:r>
      <w:del w:id="87" w:author="Georgi Velinov" w:date="2015-03-25T17:33:00Z">
        <w:r w:rsidDel="00FF2F50">
          <w:delText>documentation</w:delText>
        </w:r>
      </w:del>
      <w:ins w:id="88" w:author="Georgi Velinov" w:date="2015-03-25T17:33:00Z">
        <w:r w:rsidR="00FF2F50">
          <w:t>documentation</w:t>
        </w:r>
      </w:ins>
      <w:r>
        <w:t>.</w:t>
      </w:r>
    </w:p>
    <w:p w14:paraId="523D22EC" w14:textId="77777777" w:rsidR="0029577F" w:rsidRDefault="0029577F" w:rsidP="0029577F">
      <w:pPr>
        <w:pStyle w:val="ListParagraph"/>
        <w:keepNext/>
        <w:numPr>
          <w:ilvl w:val="0"/>
          <w:numId w:val="15"/>
        </w:numPr>
      </w:pPr>
      <w:ins w:id="89" w:author="Georgi Velinov" w:date="2015-03-06T16:22:00Z">
        <w:r w:rsidRPr="0029577F">
          <w:t>Internet Explorer do not fully support CORS. You should enable cross domain request to be able to use test API page. Go to IE tools (Alt+X) -&gt; Internet options -&gt; Security tab -&gt; press custom level button -&gt; Miscellaneous -&gt; Access data sources across domains -&gt; enable -&gt; ok.</w:t>
        </w:r>
      </w:ins>
    </w:p>
    <w:p w14:paraId="0E71ABCD" w14:textId="77777777" w:rsidR="00080A62" w:rsidRDefault="00962BB9" w:rsidP="00777C0D">
      <w:pPr>
        <w:pStyle w:val="ListParagraph"/>
        <w:numPr>
          <w:ilvl w:val="0"/>
          <w:numId w:val="15"/>
        </w:numPr>
      </w:pPr>
      <w:r>
        <w:t xml:space="preserve">The </w:t>
      </w:r>
      <w:r w:rsidR="00BA3BC4">
        <w:t xml:space="preserve">test </w:t>
      </w:r>
      <w:r>
        <w:t xml:space="preserve">API functionality </w:t>
      </w:r>
      <w:r w:rsidR="00CB0FB7">
        <w:t>in</w:t>
      </w:r>
      <w:r>
        <w:t xml:space="preserve"> the API catalog page requires browser with HTML5 support.</w:t>
      </w:r>
    </w:p>
    <w:p w14:paraId="39D898D0" w14:textId="77777777" w:rsidR="00E6777C" w:rsidRDefault="00E6777C" w:rsidP="00777C0D">
      <w:pPr>
        <w:pStyle w:val="ListParagraph"/>
        <w:numPr>
          <w:ilvl w:val="0"/>
          <w:numId w:val="15"/>
        </w:numPr>
      </w:pPr>
      <w:r w:rsidRPr="00E6777C">
        <w:rPr>
          <w:i/>
        </w:rPr>
        <w:t>EasyDiscuss</w:t>
      </w:r>
      <w:r w:rsidR="00ED1F32">
        <w:rPr>
          <w:i/>
        </w:rPr>
        <w:t>(</w:t>
      </w:r>
      <w:r w:rsidR="00051ACE" w:rsidRPr="00051ACE">
        <w:t>3.2.9463</w:t>
      </w:r>
      <w:r w:rsidR="00ED1F32">
        <w:rPr>
          <w:i/>
        </w:rPr>
        <w:t xml:space="preserve">) </w:t>
      </w:r>
      <w:r>
        <w:t xml:space="preserve"> and </w:t>
      </w:r>
      <w:r w:rsidRPr="00E6777C">
        <w:rPr>
          <w:i/>
        </w:rPr>
        <w:t>EasyBlog</w:t>
      </w:r>
      <w:r w:rsidR="00ED1F32">
        <w:rPr>
          <w:i/>
        </w:rPr>
        <w:t xml:space="preserve"> (</w:t>
      </w:r>
      <w:r w:rsidR="00ED1F32">
        <w:t xml:space="preserve">3.9.16263) </w:t>
      </w:r>
      <w:r>
        <w:t xml:space="preserve"> Joomla plugins validated with the solution. Find more info in an Addendum to this document.</w:t>
      </w:r>
      <w:r w:rsidR="00ED1F32">
        <w:t xml:space="preserve">  </w:t>
      </w:r>
    </w:p>
    <w:p w14:paraId="456B2606" w14:textId="77777777" w:rsidR="00881596" w:rsidRDefault="00881596" w:rsidP="00DA5D20"/>
    <w:p w14:paraId="3A9E9271" w14:textId="77777777" w:rsidR="00AC454E" w:rsidRPr="00783FA5" w:rsidRDefault="001B5590" w:rsidP="006B6F2C">
      <w:pPr>
        <w:pStyle w:val="Heading1"/>
      </w:pPr>
      <w:bookmarkStart w:id="90" w:name="_Toc411522679"/>
      <w:r w:rsidRPr="00783FA5">
        <w:lastRenderedPageBreak/>
        <w:t>Installation</w:t>
      </w:r>
      <w:bookmarkEnd w:id="90"/>
    </w:p>
    <w:p w14:paraId="7064BFDB" w14:textId="77777777" w:rsidR="00660351" w:rsidRPr="00783FA5" w:rsidRDefault="00660351" w:rsidP="00C97A46">
      <w:pPr>
        <w:pStyle w:val="introChapter"/>
        <w:spacing w:before="120"/>
        <w:ind w:hanging="288"/>
        <w:rPr>
          <w:rFonts w:ascii="Cambria" w:hAnsi="Cambria"/>
        </w:rPr>
      </w:pPr>
      <w:r w:rsidRPr="00783FA5">
        <w:rPr>
          <w:rFonts w:ascii="Cambria" w:hAnsi="Cambria"/>
        </w:rPr>
        <w:t>in this chapter</w:t>
      </w:r>
    </w:p>
    <w:p w14:paraId="64212759" w14:textId="77777777" w:rsidR="00660351" w:rsidRPr="00192913" w:rsidRDefault="00566859" w:rsidP="002020DF">
      <w:pPr>
        <w:pStyle w:val="spchapter"/>
        <w:spacing w:after="0"/>
        <w:ind w:left="-288"/>
        <w:rPr>
          <w:rFonts w:ascii="Cambria" w:hAnsi="Cambria"/>
          <w:sz w:val="22"/>
          <w:szCs w:val="22"/>
        </w:rPr>
      </w:pPr>
      <w:r w:rsidRPr="00192913">
        <w:rPr>
          <w:rFonts w:ascii="Cambria" w:hAnsi="Cambria"/>
          <w:sz w:val="22"/>
          <w:szCs w:val="22"/>
        </w:rPr>
        <w:t xml:space="preserve">This chapter describes </w:t>
      </w:r>
      <w:r w:rsidR="00046834" w:rsidRPr="00192913">
        <w:rPr>
          <w:rFonts w:ascii="Cambria" w:hAnsi="Cambria"/>
          <w:sz w:val="22"/>
          <w:szCs w:val="22"/>
        </w:rPr>
        <w:t xml:space="preserve">how to install and un-install the </w:t>
      </w:r>
      <w:r w:rsidR="00A65556" w:rsidRPr="00192913">
        <w:rPr>
          <w:rFonts w:ascii="Cambria" w:hAnsi="Cambria"/>
          <w:sz w:val="22"/>
          <w:szCs w:val="22"/>
        </w:rPr>
        <w:t>solution</w:t>
      </w:r>
      <w:r w:rsidR="00B66910" w:rsidRPr="00192913">
        <w:rPr>
          <w:rFonts w:ascii="Cambria" w:hAnsi="Cambria"/>
          <w:sz w:val="22"/>
          <w:szCs w:val="22"/>
        </w:rPr>
        <w:t xml:space="preserve"> </w:t>
      </w:r>
      <w:r w:rsidR="0049539F" w:rsidRPr="00192913">
        <w:rPr>
          <w:rFonts w:ascii="Cambria" w:hAnsi="Cambria"/>
          <w:sz w:val="22"/>
          <w:szCs w:val="22"/>
        </w:rPr>
        <w:t>package</w:t>
      </w:r>
      <w:r w:rsidRPr="00192913">
        <w:rPr>
          <w:rFonts w:ascii="Cambria" w:hAnsi="Cambria"/>
          <w:sz w:val="22"/>
          <w:szCs w:val="22"/>
        </w:rPr>
        <w:t>.</w:t>
      </w:r>
    </w:p>
    <w:p w14:paraId="66EF65A9" w14:textId="77777777" w:rsidR="002B0255" w:rsidRPr="00783FA5" w:rsidRDefault="00D33EBE" w:rsidP="00D33EBE">
      <w:pPr>
        <w:pStyle w:val="Heading2"/>
        <w:ind w:left="230" w:hanging="230"/>
      </w:pPr>
      <w:bookmarkStart w:id="91" w:name="_Toc226813868"/>
      <w:bookmarkStart w:id="92" w:name="_Toc411522680"/>
      <w:bookmarkStart w:id="93" w:name="_Toc129767098"/>
      <w:bookmarkStart w:id="94" w:name="_Toc130873229"/>
      <w:bookmarkStart w:id="95" w:name="_Toc138567995"/>
      <w:bookmarkStart w:id="96" w:name="_Toc161816833"/>
      <w:bookmarkStart w:id="97" w:name="Chapter4"/>
      <w:bookmarkStart w:id="98" w:name="_Toc203450821"/>
      <w:bookmarkStart w:id="99" w:name="_Toc203451976"/>
      <w:bookmarkStart w:id="100" w:name="_Toc203452007"/>
      <w:bookmarkStart w:id="101" w:name="_Toc203452026"/>
      <w:bookmarkStart w:id="102" w:name="_Toc205788983"/>
      <w:r w:rsidRPr="00783FA5">
        <w:t xml:space="preserve">Installing </w:t>
      </w:r>
      <w:r w:rsidR="007C6897">
        <w:t xml:space="preserve">and Configuring </w:t>
      </w:r>
      <w:r w:rsidRPr="00783FA5">
        <w:t>the Solution</w:t>
      </w:r>
      <w:bookmarkEnd w:id="91"/>
      <w:bookmarkEnd w:id="92"/>
    </w:p>
    <w:p w14:paraId="091BE68E" w14:textId="77777777" w:rsidR="002D4D6E" w:rsidRPr="00783FA5" w:rsidRDefault="002D4D6E" w:rsidP="002D4D6E">
      <w:pPr>
        <w:pStyle w:val="Heading3"/>
      </w:pPr>
      <w:bookmarkStart w:id="103" w:name="_Toc411522681"/>
      <w:r>
        <w:t>Install</w:t>
      </w:r>
      <w:r w:rsidR="00883B99">
        <w:t>ation</w:t>
      </w:r>
      <w:r>
        <w:t xml:space="preserve"> and Configuration</w:t>
      </w:r>
      <w:bookmarkEnd w:id="103"/>
      <w:r>
        <w:t xml:space="preserve"> </w:t>
      </w:r>
    </w:p>
    <w:p w14:paraId="0E68871E" w14:textId="77777777" w:rsidR="008C088D" w:rsidRDefault="00E964F0" w:rsidP="00DA5D20">
      <w:r>
        <w:t xml:space="preserve">The Portal </w:t>
      </w:r>
      <w:r w:rsidR="00605559">
        <w:t>is available</w:t>
      </w:r>
      <w:r>
        <w:t xml:space="preserve"> as a preinstalled a</w:t>
      </w:r>
      <w:r w:rsidR="008C088D">
        <w:t>ppliance</w:t>
      </w:r>
      <w:r>
        <w:t xml:space="preserve">, and requires just some minor configurations.  The </w:t>
      </w:r>
      <w:r w:rsidR="00605559">
        <w:t>Appliance should</w:t>
      </w:r>
      <w:r w:rsidR="008C088D">
        <w:t xml:space="preserve"> be powered on </w:t>
      </w:r>
      <w:r>
        <w:t>and successfully</w:t>
      </w:r>
      <w:r w:rsidR="008C088D">
        <w:t xml:space="preserve"> boot-up without any errors on terminal;</w:t>
      </w:r>
    </w:p>
    <w:p w14:paraId="5B143FD8" w14:textId="77777777" w:rsidR="00D0722E" w:rsidRPr="00A27D8D" w:rsidRDefault="00D0722E" w:rsidP="00DA5D20">
      <w:r>
        <w:t>You can configure networking for the appliance from console.</w:t>
      </w:r>
      <w:ins w:id="104" w:author="Georgi Velinov" w:date="2015-03-11T18:20:00Z">
        <w:r w:rsidR="00A27D8D">
          <w:t xml:space="preserve"> </w:t>
        </w:r>
      </w:ins>
      <w:ins w:id="105" w:author="Georgi Velinov" w:date="2015-04-15T11:58:00Z">
        <w:r w:rsidR="003D1050">
          <w:t xml:space="preserve">You can login with </w:t>
        </w:r>
        <w:r w:rsidR="003D1050" w:rsidRPr="003D1050">
          <w:rPr>
            <w:b/>
            <w:rPrChange w:id="106" w:author="Georgi Velinov" w:date="2015-04-15T11:58:00Z">
              <w:rPr/>
            </w:rPrChange>
          </w:rPr>
          <w:t>admin</w:t>
        </w:r>
        <w:r w:rsidR="003D1050">
          <w:t xml:space="preserve"> username and </w:t>
        </w:r>
        <w:r w:rsidR="003D1050" w:rsidRPr="003D1050">
          <w:rPr>
            <w:b/>
            <w:rPrChange w:id="107" w:author="Georgi Velinov" w:date="2015-04-15T11:59:00Z">
              <w:rPr/>
            </w:rPrChange>
          </w:rPr>
          <w:t>changeme</w:t>
        </w:r>
        <w:r w:rsidR="003D1050">
          <w:t xml:space="preserve"> password</w:t>
        </w:r>
      </w:ins>
      <w:ins w:id="108" w:author="Georgi Velinov" w:date="2015-04-15T11:59:00Z">
        <w:r w:rsidR="003D1050">
          <w:t>. After that you can get root access (su) with password</w:t>
        </w:r>
      </w:ins>
      <w:ins w:id="109" w:author="Georgi Velinov" w:date="2015-03-11T18:20:00Z">
        <w:r w:rsidR="00A27D8D">
          <w:t xml:space="preserve"> </w:t>
        </w:r>
      </w:ins>
      <w:ins w:id="110" w:author="Georgi Velinov" w:date="2015-03-11T18:21:00Z">
        <w:r w:rsidR="00A27D8D">
          <w:t>–</w:t>
        </w:r>
      </w:ins>
      <w:ins w:id="111" w:author="Georgi Velinov" w:date="2015-03-11T18:20:00Z">
        <w:r w:rsidR="00A27D8D">
          <w:t xml:space="preserve"> </w:t>
        </w:r>
      </w:ins>
      <w:ins w:id="112" w:author="Georgi Velinov" w:date="2015-04-02T14:23:00Z">
        <w:r w:rsidR="00FB66BE">
          <w:rPr>
            <w:b/>
          </w:rPr>
          <w:t>changeme</w:t>
        </w:r>
      </w:ins>
      <w:ins w:id="113" w:author="Georgi Velinov" w:date="2015-03-11T18:21:00Z">
        <w:r w:rsidR="00A27D8D">
          <w:t>.</w:t>
        </w:r>
      </w:ins>
    </w:p>
    <w:p w14:paraId="32E23948" w14:textId="77777777" w:rsidR="009108BC" w:rsidRDefault="00E964F0" w:rsidP="00DA5D20">
      <w:r>
        <w:t>On boot, the appliance automatically brings web server, serving the Portal frontend and Joomla backend</w:t>
      </w:r>
      <w:ins w:id="114" w:author="Georgi Velinov" w:date="2015-03-11T18:34:00Z">
        <w:r w:rsidR="009108BC">
          <w:t>.</w:t>
        </w:r>
      </w:ins>
    </w:p>
    <w:p w14:paraId="2BBC43A4" w14:textId="77777777" w:rsidR="00E964F0" w:rsidRDefault="00E964F0" w:rsidP="00DA5D20">
      <w:pPr>
        <w:rPr>
          <w:ins w:id="115" w:author="Georgi Velinov" w:date="2015-03-12T13:49:00Z"/>
        </w:rPr>
      </w:pPr>
      <w:r>
        <w:t>On ports 80 and 443 – accessible via browser.</w:t>
      </w:r>
    </w:p>
    <w:p w14:paraId="707BC52A" w14:textId="77777777" w:rsidR="000C06E7" w:rsidRDefault="000C06E7" w:rsidP="00DA5D20">
      <w:ins w:id="116" w:author="Georgi Velinov" w:date="2015-03-12T13:49:00Z">
        <w:r>
          <w:t xml:space="preserve">Joomla uses </w:t>
        </w:r>
        <w:r w:rsidR="00691AB3">
          <w:t>MySQL</w:t>
        </w:r>
      </w:ins>
      <w:ins w:id="117" w:author="Georgi Velinov" w:date="2015-03-12T16:14:00Z">
        <w:r w:rsidR="00691AB3">
          <w:t xml:space="preserve"> </w:t>
        </w:r>
      </w:ins>
      <w:ins w:id="118" w:author="Georgi Velinov" w:date="2015-03-12T13:49:00Z">
        <w:r>
          <w:t xml:space="preserve">user </w:t>
        </w:r>
        <w:r w:rsidRPr="00D9790A">
          <w:rPr>
            <w:b/>
          </w:rPr>
          <w:t>joomla</w:t>
        </w:r>
        <w:r>
          <w:t xml:space="preserve"> with password </w:t>
        </w:r>
      </w:ins>
      <w:ins w:id="119" w:author="Georgi Velinov" w:date="2015-04-02T14:25:00Z">
        <w:r w:rsidR="00FB66BE">
          <w:rPr>
            <w:b/>
          </w:rPr>
          <w:t>changeme</w:t>
        </w:r>
      </w:ins>
      <w:ins w:id="120" w:author="Georgi Velinov" w:date="2015-03-12T13:49:00Z">
        <w:r w:rsidR="00691AB3">
          <w:t xml:space="preserve">.  MySQL </w:t>
        </w:r>
        <w:r>
          <w:t>root password</w:t>
        </w:r>
      </w:ins>
      <w:ins w:id="121" w:author="Georgi Velinov" w:date="2015-03-12T16:14:00Z">
        <w:r w:rsidR="00691AB3">
          <w:t xml:space="preserve"> is </w:t>
        </w:r>
        <w:r w:rsidR="00FB66BE">
          <w:rPr>
            <w:b/>
          </w:rPr>
          <w:t>changeme</w:t>
        </w:r>
      </w:ins>
      <w:ins w:id="122" w:author="Georgi Velinov" w:date="2015-03-12T13:49:00Z">
        <w:r>
          <w:t>.</w:t>
        </w:r>
      </w:ins>
    </w:p>
    <w:p w14:paraId="5747CD40" w14:textId="77777777" w:rsidR="008402B2" w:rsidRDefault="008402B2" w:rsidP="00654CF6">
      <w:r>
        <w:t>Login in the administrator UI</w:t>
      </w:r>
      <w:r w:rsidR="00C91BFD">
        <w:t xml:space="preserve"> in Joomla!</w:t>
      </w:r>
      <w:r w:rsidR="00883B99">
        <w:t xml:space="preserve"> </w:t>
      </w:r>
      <w:r w:rsidR="00E964F0">
        <w:t>Backend</w:t>
      </w:r>
      <w:r w:rsidR="00883B99">
        <w:t xml:space="preserve">, usually </w:t>
      </w:r>
      <w:hyperlink w:history="1">
        <w:r w:rsidR="0095567D" w:rsidRPr="00463D76">
          <w:rPr>
            <w:rStyle w:val="Hyperlink"/>
          </w:rPr>
          <w:t>http://</w:t>
        </w:r>
        <w:r w:rsidR="0095567D" w:rsidRPr="00463D76">
          <w:rPr>
            <w:rStyle w:val="Hyperlink"/>
            <w:b/>
          </w:rPr>
          <w:t>&lt;HOSTNAME&gt;</w:t>
        </w:r>
        <w:r w:rsidR="0095567D" w:rsidRPr="00463D76">
          <w:rPr>
            <w:rStyle w:val="Hyperlink"/>
          </w:rPr>
          <w:t>/administrator</w:t>
        </w:r>
      </w:hyperlink>
    </w:p>
    <w:p w14:paraId="7899E6CA" w14:textId="77777777" w:rsidR="0095567D" w:rsidRDefault="0095567D" w:rsidP="00654CF6">
      <w:pPr>
        <w:rPr>
          <w:b/>
        </w:rPr>
      </w:pPr>
      <w:r>
        <w:t xml:space="preserve">Default username is </w:t>
      </w:r>
      <w:r w:rsidRPr="0095567D">
        <w:rPr>
          <w:b/>
        </w:rPr>
        <w:t>admin</w:t>
      </w:r>
      <w:del w:id="123" w:author="Georgi Velinov" w:date="2015-03-11T17:57:00Z">
        <w:r w:rsidRPr="0095567D" w:rsidDel="004D27DC">
          <w:rPr>
            <w:b/>
          </w:rPr>
          <w:delText>istrator</w:delText>
        </w:r>
      </w:del>
      <w:r>
        <w:rPr>
          <w:b/>
        </w:rPr>
        <w:t xml:space="preserve"> </w:t>
      </w:r>
      <w:r>
        <w:t xml:space="preserve">and default password </w:t>
      </w:r>
      <w:r w:rsidR="00E964F0">
        <w:t>–</w:t>
      </w:r>
      <w:r>
        <w:t xml:space="preserve"> </w:t>
      </w:r>
      <w:ins w:id="124" w:author="Georgi Velinov" w:date="2015-04-02T14:25:00Z">
        <w:r w:rsidR="00FB66BE">
          <w:rPr>
            <w:b/>
          </w:rPr>
          <w:t>changeme</w:t>
        </w:r>
      </w:ins>
      <w:del w:id="125" w:author="Georgi Velinov" w:date="2015-04-02T14:25:00Z">
        <w:r w:rsidDel="00FB66BE">
          <w:rPr>
            <w:b/>
          </w:rPr>
          <w:delText>axway</w:delText>
        </w:r>
      </w:del>
    </w:p>
    <w:p w14:paraId="4337CBB8" w14:textId="77777777" w:rsidR="00C525EF" w:rsidRDefault="001B5F23">
      <w:pPr>
        <w:keepNext/>
        <w:pPrChange w:id="126" w:author="Totyo Totev" w:date="2015-02-12T17:01:00Z">
          <w:pPr/>
        </w:pPrChange>
      </w:pPr>
      <w:r>
        <w:lastRenderedPageBreak/>
        <w:t>Go to section Components &gt;&gt; API portal:</w:t>
      </w:r>
    </w:p>
    <w:p w14:paraId="4E8F20E4" w14:textId="77777777" w:rsidR="001B5F23" w:rsidRPr="001B5F23" w:rsidRDefault="00804EB0">
      <w:pPr>
        <w:pStyle w:val="NoSpacing"/>
        <w:jc w:val="center"/>
        <w:pPrChange w:id="127" w:author="Georgi Velinov" w:date="2015-03-25T17:35:00Z">
          <w:pPr/>
        </w:pPrChange>
      </w:pPr>
      <w:ins w:id="128" w:author="Totyo Totev" w:date="2015-02-12T15:17:00Z">
        <w:del w:id="129" w:author="Georgi Velinov" w:date="2015-03-06T16:28:00Z">
          <w:r w:rsidDel="0029577F">
            <w:rPr>
              <w:noProof/>
              <w:lang w:eastAsia="en-US"/>
            </w:rPr>
            <w:drawing>
              <wp:inline distT="0" distB="0" distL="0" distR="0" wp14:anchorId="333CBE21" wp14:editId="3C56C743">
                <wp:extent cx="5365031" cy="5169877"/>
                <wp:effectExtent l="19050" t="0" r="7069"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5366159" cy="5170964"/>
                        </a:xfrm>
                        <a:prstGeom prst="rect">
                          <a:avLst/>
                        </a:prstGeom>
                        <a:noFill/>
                        <a:ln w="9525">
                          <a:noFill/>
                          <a:miter lim="800000"/>
                          <a:headEnd/>
                          <a:tailEnd/>
                        </a:ln>
                      </pic:spPr>
                    </pic:pic>
                  </a:graphicData>
                </a:graphic>
              </wp:inline>
            </w:drawing>
          </w:r>
        </w:del>
      </w:ins>
      <w:ins w:id="130" w:author="Georgi Velinov" w:date="2015-03-06T16:27:00Z">
        <w:r w:rsidR="0029577F">
          <w:rPr>
            <w:noProof/>
            <w:lang w:eastAsia="en-US"/>
          </w:rPr>
          <w:drawing>
            <wp:inline distT="0" distB="0" distL="0" distR="0" wp14:anchorId="682735EC" wp14:editId="434C7DBE">
              <wp:extent cx="5372100" cy="5682815"/>
              <wp:effectExtent l="0" t="0" r="0" b="0"/>
              <wp:docPr id="4" name="Picture 4" descr="C:\Users\gvelinov\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velinov\Desktop\setting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275" cy="5688289"/>
                      </a:xfrm>
                      <a:prstGeom prst="rect">
                        <a:avLst/>
                      </a:prstGeom>
                      <a:noFill/>
                      <a:ln>
                        <a:noFill/>
                      </a:ln>
                    </pic:spPr>
                  </pic:pic>
                </a:graphicData>
              </a:graphic>
            </wp:inline>
          </w:drawing>
        </w:r>
      </w:ins>
    </w:p>
    <w:p w14:paraId="63EDBCDE" w14:textId="77777777" w:rsidR="00306885" w:rsidRDefault="001B5F23" w:rsidP="00DA5D20">
      <w:r>
        <w:t>Fill-in your API Gateway host and API manager port (default is 8075)</w:t>
      </w:r>
      <w:ins w:id="131" w:author="pfenersky" w:date="2015-01-29T15:24:00Z">
        <w:r w:rsidR="00236668">
          <w:t>. For host use a real host name or an IP.</w:t>
        </w:r>
      </w:ins>
    </w:p>
    <w:p w14:paraId="32737C06" w14:textId="77777777" w:rsidR="00306885" w:rsidRDefault="001B5F23" w:rsidP="00DA5D20">
      <w:r>
        <w:t xml:space="preserve">The initial setup is complete, which means you should be </w:t>
      </w:r>
      <w:r w:rsidR="00804EB0">
        <w:t>able to</w:t>
      </w:r>
      <w:r>
        <w:t xml:space="preserve"> enroll new users and login to the portal frontend at  </w:t>
      </w:r>
      <w:hyperlink r:id="rId21" w:history="1">
        <w:r w:rsidRPr="001B5F23">
          <w:rPr>
            <w:rStyle w:val="Hyperlink"/>
          </w:rPr>
          <w:t>http://&lt;</w:t>
        </w:r>
        <w:r w:rsidRPr="001B5F23">
          <w:rPr>
            <w:rStyle w:val="Hyperlink"/>
            <w:b/>
          </w:rPr>
          <w:t>HOSTNAME</w:t>
        </w:r>
        <w:r w:rsidRPr="001B5F23">
          <w:rPr>
            <w:rStyle w:val="Hyperlink"/>
          </w:rPr>
          <w:t>&gt;/</w:t>
        </w:r>
      </w:hyperlink>
    </w:p>
    <w:p w14:paraId="1369B0D3" w14:textId="77777777" w:rsidR="00306885" w:rsidRPr="00605559" w:rsidRDefault="00804EB0" w:rsidP="00DA5D20">
      <w:pPr>
        <w:rPr>
          <w:ins w:id="132" w:author="Totyo Totev" w:date="2015-02-12T14:47:00Z"/>
          <w:b/>
          <w:rPrChange w:id="133" w:author="Totyo Totev" w:date="2015-02-12T16:59:00Z">
            <w:rPr>
              <w:ins w:id="134" w:author="Totyo Totev" w:date="2015-02-12T14:47:00Z"/>
            </w:rPr>
          </w:rPrChange>
        </w:rPr>
      </w:pPr>
      <w:ins w:id="135" w:author="Totyo Totev" w:date="2015-02-12T15:28:00Z">
        <w:r w:rsidRPr="00605559">
          <w:rPr>
            <w:b/>
            <w:rPrChange w:id="136" w:author="Totyo Totev" w:date="2015-02-12T16:59:00Z">
              <w:rPr/>
            </w:rPrChange>
          </w:rPr>
          <w:t>Parameters</w:t>
        </w:r>
      </w:ins>
      <w:ins w:id="137" w:author="Totyo Totev" w:date="2015-02-12T14:47:00Z">
        <w:r w:rsidRPr="00605559">
          <w:rPr>
            <w:b/>
            <w:rPrChange w:id="138" w:author="Totyo Totev" w:date="2015-02-12T16:59:00Z">
              <w:rPr/>
            </w:rPrChange>
          </w:rPr>
          <w:t>:</w:t>
        </w:r>
      </w:ins>
    </w:p>
    <w:p w14:paraId="58B13C6F" w14:textId="77777777" w:rsidR="00804EB0" w:rsidRPr="00605559" w:rsidRDefault="00804EB0">
      <w:pPr>
        <w:pStyle w:val="ListParagraph"/>
        <w:numPr>
          <w:ilvl w:val="0"/>
          <w:numId w:val="26"/>
        </w:numPr>
        <w:rPr>
          <w:ins w:id="139" w:author="Totyo Totev" w:date="2015-02-12T14:48:00Z"/>
        </w:rPr>
        <w:pPrChange w:id="140" w:author="Totyo Totev" w:date="2015-02-12T14:48:00Z">
          <w:pPr/>
        </w:pPrChange>
      </w:pPr>
      <w:ins w:id="141" w:author="Totyo Totev" w:date="2015-02-12T14:47:00Z">
        <w:r w:rsidRPr="00605559">
          <w:rPr>
            <w:b/>
            <w:rPrChange w:id="142" w:author="Totyo Totev" w:date="2015-02-12T16:59:00Z">
              <w:rPr/>
            </w:rPrChange>
          </w:rPr>
          <w:t>Host:</w:t>
        </w:r>
        <w:r w:rsidRPr="00605559">
          <w:t xml:space="preserve"> </w:t>
        </w:r>
      </w:ins>
      <w:ins w:id="143" w:author="Totyo Totev" w:date="2015-02-12T15:27:00Z">
        <w:r w:rsidRPr="00605559">
          <w:t>API Gateway host name</w:t>
        </w:r>
      </w:ins>
    </w:p>
    <w:p w14:paraId="2268477E" w14:textId="77777777" w:rsidR="00804EB0" w:rsidRPr="00605559" w:rsidRDefault="00804EB0">
      <w:pPr>
        <w:pStyle w:val="ListParagraph"/>
        <w:numPr>
          <w:ilvl w:val="0"/>
          <w:numId w:val="26"/>
        </w:numPr>
        <w:rPr>
          <w:ins w:id="144" w:author="Totyo Totev" w:date="2015-02-12T14:48:00Z"/>
        </w:rPr>
        <w:pPrChange w:id="145" w:author="Totyo Totev" w:date="2015-02-12T14:48:00Z">
          <w:pPr/>
        </w:pPrChange>
      </w:pPr>
      <w:ins w:id="146" w:author="Totyo Totev" w:date="2015-02-12T14:48:00Z">
        <w:r w:rsidRPr="00605559">
          <w:rPr>
            <w:b/>
            <w:rPrChange w:id="147" w:author="Totyo Totev" w:date="2015-02-12T16:59:00Z">
              <w:rPr/>
            </w:rPrChange>
          </w:rPr>
          <w:t>Port:</w:t>
        </w:r>
        <w:r w:rsidRPr="00605559">
          <w:t xml:space="preserve"> </w:t>
        </w:r>
      </w:ins>
      <w:ins w:id="148" w:author="Totyo Totev" w:date="2015-02-12T15:28:00Z">
        <w:r w:rsidRPr="00605559">
          <w:t>API Gateway Manager port</w:t>
        </w:r>
      </w:ins>
    </w:p>
    <w:p w14:paraId="158B6619" w14:textId="77777777" w:rsidR="00804EB0" w:rsidRPr="00605559" w:rsidRDefault="00804EB0">
      <w:pPr>
        <w:pStyle w:val="ListParagraph"/>
        <w:numPr>
          <w:ilvl w:val="0"/>
          <w:numId w:val="26"/>
        </w:numPr>
        <w:rPr>
          <w:ins w:id="149" w:author="Totyo Totev" w:date="2015-02-12T15:18:00Z"/>
          <w:b/>
        </w:rPr>
        <w:pPrChange w:id="150" w:author="Totyo Totev" w:date="2015-02-12T14:48:00Z">
          <w:pPr/>
        </w:pPrChange>
      </w:pPr>
      <w:ins w:id="151" w:author="Totyo Totev" w:date="2015-02-12T14:57:00Z">
        <w:r w:rsidRPr="00605559">
          <w:rPr>
            <w:b/>
            <w:rPrChange w:id="152" w:author="Totyo Totev" w:date="2015-02-12T16:59:00Z">
              <w:rPr/>
            </w:rPrChange>
          </w:rPr>
          <w:t>Verify SSL connection</w:t>
        </w:r>
      </w:ins>
      <w:ins w:id="153" w:author="Totyo Totev" w:date="2015-02-12T14:58:00Z">
        <w:r w:rsidRPr="00605559">
          <w:rPr>
            <w:b/>
            <w:rPrChange w:id="154" w:author="Totyo Totev" w:date="2015-02-12T16:59:00Z">
              <w:rPr/>
            </w:rPrChange>
          </w:rPr>
          <w:t>:</w:t>
        </w:r>
      </w:ins>
      <w:ins w:id="155" w:author="Totyo Totev" w:date="2015-02-12T15:28:00Z">
        <w:r w:rsidRPr="00605559">
          <w:rPr>
            <w:b/>
          </w:rPr>
          <w:t xml:space="preserve"> Verify </w:t>
        </w:r>
        <w:r w:rsidRPr="00605559">
          <w:rPr>
            <w:rPrChange w:id="156" w:author="Totyo Totev" w:date="2015-02-12T16:59:00Z">
              <w:rPr>
                <w:b/>
              </w:rPr>
            </w:rPrChange>
          </w:rPr>
          <w:t>SSL peer certificate for https connections</w:t>
        </w:r>
      </w:ins>
    </w:p>
    <w:p w14:paraId="1FD87ED6" w14:textId="77777777" w:rsidR="00804EB0" w:rsidRPr="00605559" w:rsidRDefault="00804EB0">
      <w:pPr>
        <w:pStyle w:val="ListParagraph"/>
        <w:numPr>
          <w:ilvl w:val="0"/>
          <w:numId w:val="26"/>
        </w:numPr>
        <w:rPr>
          <w:ins w:id="157" w:author="Totyo Totev" w:date="2015-02-12T15:27:00Z"/>
          <w:b/>
        </w:rPr>
        <w:pPrChange w:id="158" w:author="Totyo Totev" w:date="2015-02-12T14:48:00Z">
          <w:pPr/>
        </w:pPrChange>
      </w:pPr>
      <w:ins w:id="159" w:author="Totyo Totev" w:date="2015-02-12T15:18:00Z">
        <w:r w:rsidRPr="00605559">
          <w:rPr>
            <w:b/>
          </w:rPr>
          <w:lastRenderedPageBreak/>
          <w:t>Certificate</w:t>
        </w:r>
      </w:ins>
      <w:ins w:id="160" w:author="Totyo Totev" w:date="2015-02-12T15:27:00Z">
        <w:r w:rsidRPr="00605559">
          <w:rPr>
            <w:b/>
          </w:rPr>
          <w:t>:</w:t>
        </w:r>
      </w:ins>
      <w:ins w:id="161" w:author="Totyo Totev" w:date="2015-02-12T15:28:00Z">
        <w:r w:rsidRPr="00605559">
          <w:t xml:space="preserve"> API Gateway Manager certificate</w:t>
        </w:r>
      </w:ins>
    </w:p>
    <w:p w14:paraId="4F86A298" w14:textId="77777777" w:rsidR="00804EB0" w:rsidRPr="00605559" w:rsidRDefault="00804EB0">
      <w:pPr>
        <w:pStyle w:val="ListParagraph"/>
        <w:numPr>
          <w:ilvl w:val="0"/>
          <w:numId w:val="26"/>
        </w:numPr>
        <w:rPr>
          <w:ins w:id="162" w:author="Totyo Totev" w:date="2015-02-12T14:58:00Z"/>
          <w:b/>
          <w:rPrChange w:id="163" w:author="Totyo Totev" w:date="2015-02-12T16:59:00Z">
            <w:rPr>
              <w:ins w:id="164" w:author="Totyo Totev" w:date="2015-02-12T14:58:00Z"/>
            </w:rPr>
          </w:rPrChange>
        </w:rPr>
        <w:pPrChange w:id="165" w:author="Totyo Totev" w:date="2015-02-12T14:48:00Z">
          <w:pPr/>
        </w:pPrChange>
      </w:pPr>
      <w:ins w:id="166" w:author="Totyo Totev" w:date="2015-02-12T15:27:00Z">
        <w:r w:rsidRPr="00605559">
          <w:rPr>
            <w:b/>
          </w:rPr>
          <w:t>Current Certificate:</w:t>
        </w:r>
      </w:ins>
      <w:ins w:id="167" w:author="Totyo Totev" w:date="2015-02-12T14:58:00Z">
        <w:r w:rsidRPr="00605559">
          <w:rPr>
            <w:b/>
            <w:rPrChange w:id="168" w:author="Totyo Totev" w:date="2015-02-12T16:59:00Z">
              <w:rPr/>
            </w:rPrChange>
          </w:rPr>
          <w:t xml:space="preserve"> </w:t>
        </w:r>
      </w:ins>
      <w:ins w:id="169" w:author="Totyo Totev" w:date="2015-02-12T15:29:00Z">
        <w:r w:rsidRPr="00605559">
          <w:t>Currently used certificate</w:t>
        </w:r>
      </w:ins>
    </w:p>
    <w:p w14:paraId="7B188CAA" w14:textId="77777777" w:rsidR="00804EB0" w:rsidRPr="00605559" w:rsidRDefault="00804EB0">
      <w:pPr>
        <w:pStyle w:val="ListParagraph"/>
        <w:numPr>
          <w:ilvl w:val="0"/>
          <w:numId w:val="26"/>
        </w:numPr>
        <w:rPr>
          <w:ins w:id="170" w:author="Totyo Totev" w:date="2015-02-12T14:58:00Z"/>
          <w:b/>
          <w:rPrChange w:id="171" w:author="Totyo Totev" w:date="2015-02-12T16:59:00Z">
            <w:rPr>
              <w:ins w:id="172" w:author="Totyo Totev" w:date="2015-02-12T14:58:00Z"/>
            </w:rPr>
          </w:rPrChange>
        </w:rPr>
        <w:pPrChange w:id="173" w:author="Totyo Totev" w:date="2015-02-12T14:48:00Z">
          <w:pPr/>
        </w:pPrChange>
      </w:pPr>
      <w:ins w:id="174" w:author="Totyo Totev" w:date="2015-02-12T14:58:00Z">
        <w:r w:rsidRPr="00605559">
          <w:rPr>
            <w:b/>
            <w:rPrChange w:id="175" w:author="Totyo Totev" w:date="2015-02-12T16:59:00Z">
              <w:rPr/>
            </w:rPrChange>
          </w:rPr>
          <w:t xml:space="preserve">Verify SSL host name: </w:t>
        </w:r>
      </w:ins>
      <w:ins w:id="176" w:author="Totyo Totev" w:date="2015-02-12T15:29:00Z">
        <w:r w:rsidRPr="00605559">
          <w:rPr>
            <w:rPrChange w:id="177" w:author="Totyo Totev" w:date="2015-02-12T16:59:00Z">
              <w:rPr>
                <w:b/>
              </w:rPr>
            </w:rPrChange>
          </w:rPr>
          <w:t xml:space="preserve">Verify certificate </w:t>
        </w:r>
        <w:r w:rsidRPr="00605559">
          <w:t>host name for https connections</w:t>
        </w:r>
      </w:ins>
    </w:p>
    <w:p w14:paraId="77D941BA" w14:textId="77777777" w:rsidR="00804EB0" w:rsidRPr="00605559" w:rsidRDefault="00804EB0">
      <w:pPr>
        <w:pStyle w:val="ListParagraph"/>
        <w:numPr>
          <w:ilvl w:val="0"/>
          <w:numId w:val="26"/>
        </w:numPr>
        <w:rPr>
          <w:ins w:id="178" w:author="Totyo Totev" w:date="2015-02-12T14:59:00Z"/>
          <w:b/>
          <w:rPrChange w:id="179" w:author="Totyo Totev" w:date="2015-02-12T16:59:00Z">
            <w:rPr>
              <w:ins w:id="180" w:author="Totyo Totev" w:date="2015-02-12T14:59:00Z"/>
              <w:rFonts w:ascii="Helvetica" w:hAnsi="Helvetica"/>
              <w:color w:val="333333"/>
              <w:sz w:val="18"/>
              <w:szCs w:val="18"/>
              <w:shd w:val="clear" w:color="auto" w:fill="FFFFFF"/>
            </w:rPr>
          </w:rPrChange>
        </w:rPr>
        <w:pPrChange w:id="181" w:author="Totyo Totev" w:date="2015-02-12T14:48:00Z">
          <w:pPr/>
        </w:pPrChange>
      </w:pPr>
      <w:ins w:id="182" w:author="Totyo Totev" w:date="2015-02-12T14:58:00Z">
        <w:r w:rsidRPr="00605559">
          <w:rPr>
            <w:b/>
            <w:color w:val="333333"/>
            <w:shd w:val="clear" w:color="auto" w:fill="FFFFFF"/>
            <w:rPrChange w:id="183" w:author="Totyo Totev" w:date="2015-02-12T16:59:00Z">
              <w:rPr>
                <w:rFonts w:ascii="Helvetica" w:hAnsi="Helvetica"/>
                <w:color w:val="333333"/>
                <w:sz w:val="18"/>
                <w:szCs w:val="18"/>
                <w:shd w:val="clear" w:color="auto" w:fill="FFFFFF"/>
              </w:rPr>
            </w:rPrChange>
          </w:rPr>
          <w:t>Authorization endpoint path:</w:t>
        </w:r>
      </w:ins>
      <w:ins w:id="184" w:author="Totyo Totev" w:date="2015-02-12T15:29:00Z">
        <w:r w:rsidRPr="00605559">
          <w:t xml:space="preserve"> </w:t>
        </w:r>
        <w:r w:rsidRPr="00605559">
          <w:rPr>
            <w:color w:val="333333"/>
            <w:shd w:val="clear" w:color="auto" w:fill="FFFFFF"/>
            <w:rPrChange w:id="185" w:author="Totyo Totev" w:date="2015-02-12T16:59:00Z">
              <w:rPr>
                <w:rFonts w:ascii="Helvetica" w:hAnsi="Helvetica"/>
                <w:b/>
                <w:color w:val="333333"/>
                <w:sz w:val="18"/>
                <w:szCs w:val="18"/>
                <w:shd w:val="clear" w:color="auto" w:fill="FFFFFF"/>
              </w:rPr>
            </w:rPrChange>
          </w:rPr>
          <w:t>API Gateway Authorization endpoint path used to manage OAuth 2.0 client applications e.g. /api/oauth/</w:t>
        </w:r>
        <w:del w:id="186" w:author="Georgi Velinov" w:date="2015-03-06T16:29:00Z">
          <w:r w:rsidRPr="00605559" w:rsidDel="0029577F">
            <w:rPr>
              <w:color w:val="333333"/>
              <w:shd w:val="clear" w:color="auto" w:fill="FFFFFF"/>
              <w:rPrChange w:id="187" w:author="Totyo Totev" w:date="2015-02-12T16:59:00Z">
                <w:rPr>
                  <w:rFonts w:ascii="Helvetica" w:hAnsi="Helvetica"/>
                  <w:b/>
                  <w:color w:val="333333"/>
                  <w:sz w:val="18"/>
                  <w:szCs w:val="18"/>
                  <w:shd w:val="clear" w:color="auto" w:fill="FFFFFF"/>
                </w:rPr>
              </w:rPrChange>
            </w:rPr>
            <w:delText>authorize</w:delText>
          </w:r>
        </w:del>
      </w:ins>
      <w:ins w:id="188" w:author="Georgi Velinov" w:date="2015-03-06T16:29:00Z">
        <w:r w:rsidR="0029577F">
          <w:rPr>
            <w:color w:val="333333"/>
            <w:shd w:val="clear" w:color="auto" w:fill="FFFFFF"/>
          </w:rPr>
          <w:t>token</w:t>
        </w:r>
      </w:ins>
    </w:p>
    <w:p w14:paraId="64BB7308" w14:textId="77777777" w:rsidR="00804EB0" w:rsidRPr="00605559" w:rsidRDefault="00804EB0">
      <w:pPr>
        <w:pStyle w:val="ListParagraph"/>
        <w:numPr>
          <w:ilvl w:val="0"/>
          <w:numId w:val="26"/>
        </w:numPr>
        <w:rPr>
          <w:ins w:id="189" w:author="Totyo Totev" w:date="2015-02-12T14:58:00Z"/>
          <w:b/>
          <w:color w:val="333333"/>
          <w:shd w:val="clear" w:color="auto" w:fill="FFFFFF"/>
          <w:rPrChange w:id="190" w:author="Totyo Totev" w:date="2015-02-12T16:59:00Z">
            <w:rPr>
              <w:ins w:id="191" w:author="Totyo Totev" w:date="2015-02-12T14:58:00Z"/>
              <w:rFonts w:ascii="Helvetica" w:hAnsi="Helvetica"/>
              <w:color w:val="333333"/>
              <w:sz w:val="18"/>
              <w:szCs w:val="18"/>
              <w:shd w:val="clear" w:color="auto" w:fill="FFFFFF"/>
            </w:rPr>
          </w:rPrChange>
        </w:rPr>
        <w:pPrChange w:id="192" w:author="Totyo Totev" w:date="2015-02-12T14:48:00Z">
          <w:pPr/>
        </w:pPrChange>
      </w:pPr>
      <w:ins w:id="193" w:author="Totyo Totev" w:date="2015-02-12T14:59:00Z">
        <w:r w:rsidRPr="00605559">
          <w:rPr>
            <w:b/>
            <w:color w:val="333333"/>
            <w:shd w:val="clear" w:color="auto" w:fill="FFFFFF"/>
            <w:rPrChange w:id="194" w:author="Totyo Totev" w:date="2015-02-12T16:59:00Z">
              <w:rPr>
                <w:rFonts w:ascii="Helvetica" w:eastAsia="Times New Roman" w:hAnsi="Helvetica"/>
                <w:color w:val="333333"/>
                <w:sz w:val="18"/>
                <w:szCs w:val="18"/>
              </w:rPr>
            </w:rPrChange>
          </w:rPr>
          <w:t>Authorization port</w:t>
        </w:r>
        <w:r w:rsidRPr="00605559">
          <w:rPr>
            <w:b/>
            <w:color w:val="333333"/>
            <w:shd w:val="clear" w:color="auto" w:fill="FFFFFF"/>
            <w:rPrChange w:id="195" w:author="Totyo Totev" w:date="2015-02-12T16:59:00Z">
              <w:rPr>
                <w:rFonts w:ascii="Helvetica" w:hAnsi="Helvetica"/>
                <w:color w:val="333333"/>
                <w:sz w:val="18"/>
                <w:szCs w:val="18"/>
                <w:shd w:val="clear" w:color="auto" w:fill="FFFFFF"/>
              </w:rPr>
            </w:rPrChange>
          </w:rPr>
          <w:t>:</w:t>
        </w:r>
      </w:ins>
      <w:ins w:id="196" w:author="Totyo Totev" w:date="2015-02-12T15:30:00Z">
        <w:r w:rsidRPr="00605559">
          <w:rPr>
            <w:b/>
            <w:color w:val="333333"/>
            <w:shd w:val="clear" w:color="auto" w:fill="FFFFFF"/>
            <w:rPrChange w:id="197" w:author="Totyo Totev" w:date="2015-02-12T16:59:00Z">
              <w:rPr>
                <w:rFonts w:ascii="Helvetica" w:hAnsi="Helvetica"/>
                <w:b/>
                <w:color w:val="333333"/>
                <w:sz w:val="18"/>
                <w:szCs w:val="18"/>
                <w:shd w:val="clear" w:color="auto" w:fill="FFFFFF"/>
              </w:rPr>
            </w:rPrChange>
          </w:rPr>
          <w:t xml:space="preserve"> </w:t>
        </w:r>
        <w:r w:rsidRPr="00605559">
          <w:rPr>
            <w:color w:val="333333"/>
            <w:shd w:val="clear" w:color="auto" w:fill="FFFFFF"/>
            <w:rPrChange w:id="198" w:author="Totyo Totev" w:date="2015-02-12T16:59:00Z">
              <w:rPr>
                <w:rFonts w:ascii="Helvetica" w:hAnsi="Helvetica"/>
                <w:b/>
                <w:color w:val="333333"/>
                <w:sz w:val="18"/>
                <w:szCs w:val="18"/>
                <w:shd w:val="clear" w:color="auto" w:fill="FFFFFF"/>
              </w:rPr>
            </w:rPrChange>
          </w:rPr>
          <w:t>API Gateway Authorization endpoint port used to manage OAuth 2.0 client applications</w:t>
        </w:r>
      </w:ins>
    </w:p>
    <w:p w14:paraId="0638DA7E" w14:textId="77777777" w:rsidR="00804EB0" w:rsidRDefault="00804EB0" w:rsidP="00DA5D20"/>
    <w:p w14:paraId="4E22CC6B" w14:textId="77777777" w:rsidR="00D17D27" w:rsidRDefault="00654CF6">
      <w:pPr>
        <w:keepNext/>
        <w:rPr>
          <w:ins w:id="199" w:author="Totyo Totev" w:date="2015-02-12T17:03:00Z"/>
        </w:rPr>
        <w:pPrChange w:id="200" w:author="Totyo Totev" w:date="2015-02-12T17:03:00Z">
          <w:pPr/>
        </w:pPrChange>
      </w:pPr>
      <w:r>
        <w:lastRenderedPageBreak/>
        <w:t xml:space="preserve">Custom </w:t>
      </w:r>
      <w:r w:rsidR="00C91BFD">
        <w:t xml:space="preserve">menu items for the API Portal and will create the appropriate </w:t>
      </w:r>
      <w:r w:rsidR="007C6897">
        <w:t xml:space="preserve">admin page menu items </w:t>
      </w:r>
      <w:r w:rsidR="006758D4">
        <w:t>for</w:t>
      </w:r>
      <w:r w:rsidR="007C6897">
        <w:t xml:space="preserve"> end-user </w:t>
      </w:r>
      <w:r w:rsidR="00C91BFD">
        <w:t>page views and sub-page views in the API Catalog site:</w:t>
      </w:r>
      <w:ins w:id="201" w:author="Totyo Totev" w:date="2015-02-12T15:34:00Z">
        <w:r w:rsidR="00082CD5" w:rsidRPr="00082CD5">
          <w:t xml:space="preserve"> </w:t>
        </w:r>
      </w:ins>
    </w:p>
    <w:p w14:paraId="28090B00" w14:textId="77777777" w:rsidR="00BA2639" w:rsidRDefault="00082CD5">
      <w:pPr>
        <w:jc w:val="center"/>
        <w:rPr>
          <w:ins w:id="202" w:author="Georgi Velinov" w:date="2015-03-25T17:16:00Z"/>
        </w:rPr>
        <w:pPrChange w:id="203" w:author="Georgi Velinov" w:date="2015-03-25T17:35:00Z">
          <w:pPr/>
        </w:pPrChange>
      </w:pPr>
      <w:ins w:id="204" w:author="Totyo Totev" w:date="2015-02-12T15:34:00Z">
        <w:r>
          <w:rPr>
            <w:noProof/>
          </w:rPr>
          <w:drawing>
            <wp:inline distT="0" distB="0" distL="0" distR="0" wp14:anchorId="6880C826" wp14:editId="2F8B49C0">
              <wp:extent cx="5792665" cy="62249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5793370" cy="6225755"/>
                      </a:xfrm>
                      <a:prstGeom prst="rect">
                        <a:avLst/>
                      </a:prstGeom>
                      <a:noFill/>
                      <a:ln w="9525">
                        <a:noFill/>
                        <a:miter lim="800000"/>
                        <a:headEnd/>
                        <a:tailEnd/>
                      </a:ln>
                    </pic:spPr>
                  </pic:pic>
                </a:graphicData>
              </a:graphic>
            </wp:inline>
          </w:drawing>
        </w:r>
      </w:ins>
    </w:p>
    <w:p w14:paraId="7DF7C893" w14:textId="77777777" w:rsidR="007C6897" w:rsidDel="00BA2639" w:rsidRDefault="004E6B68" w:rsidP="00306885">
      <w:pPr>
        <w:rPr>
          <w:del w:id="205" w:author="Georgi Velinov" w:date="2015-03-25T17:23:00Z"/>
        </w:rPr>
      </w:pPr>
      <w:del w:id="206" w:author="Georgi Velinov" w:date="2015-03-25T17:23:00Z">
        <w:r w:rsidDel="00BA2639">
          <w:rPr>
            <w:color w:val="FF0000"/>
          </w:rPr>
          <w:lastRenderedPageBreak/>
          <w:br/>
        </w:r>
      </w:del>
    </w:p>
    <w:p w14:paraId="25D6BDD8" w14:textId="77777777" w:rsidR="002D4D6E" w:rsidRPr="00783FA5" w:rsidRDefault="007C06DC" w:rsidP="00D17D27">
      <w:pPr>
        <w:pStyle w:val="Heading3"/>
      </w:pPr>
      <w:bookmarkStart w:id="207" w:name="_Toc411522682"/>
      <w:r>
        <w:t>C</w:t>
      </w:r>
      <w:r w:rsidR="002D4D6E">
        <w:t>ustom property file update on the API Gateway server</w:t>
      </w:r>
      <w:bookmarkEnd w:id="207"/>
    </w:p>
    <w:p w14:paraId="3A3DC67C" w14:textId="77777777" w:rsidR="00CE3388" w:rsidRDefault="00CE3388">
      <w:pPr>
        <w:pStyle w:val="ListParagraph"/>
        <w:keepNext/>
        <w:pPrChange w:id="208" w:author="Totyo Totev" w:date="2015-02-12T17:03:00Z">
          <w:pPr>
            <w:pStyle w:val="ListParagraph"/>
          </w:pPr>
        </w:pPrChange>
      </w:pPr>
      <w:r>
        <w:t xml:space="preserve">The delivery archive </w:t>
      </w:r>
      <w:r w:rsidR="00550D3A" w:rsidRPr="00550D3A">
        <w:rPr>
          <w:b/>
          <w:i/>
        </w:rPr>
        <w:t>Axway-APIManager7.</w:t>
      </w:r>
      <w:r w:rsidR="009A7E3F">
        <w:rPr>
          <w:b/>
          <w:i/>
        </w:rPr>
        <w:t>4</w:t>
      </w:r>
      <w:r w:rsidR="00550D3A" w:rsidRPr="00550D3A">
        <w:rPr>
          <w:b/>
          <w:i/>
        </w:rPr>
        <w:t>-Manager-</w:t>
      </w:r>
      <w:r w:rsidR="00550D3A">
        <w:rPr>
          <w:b/>
          <w:i/>
        </w:rPr>
        <w:t>&lt;version&gt;</w:t>
      </w:r>
      <w:r w:rsidR="00550D3A" w:rsidRPr="00550D3A">
        <w:rPr>
          <w:b/>
          <w:i/>
        </w:rPr>
        <w:t>.zip</w:t>
      </w:r>
      <w:r>
        <w:t xml:space="preserve"> applies to the API Server. Unzip it </w:t>
      </w:r>
      <w:r w:rsidR="00DD24FA">
        <w:t>as</w:t>
      </w:r>
      <w:r>
        <w:t xml:space="preserve"> </w:t>
      </w:r>
      <w:r w:rsidRPr="00CE3388">
        <w:rPr>
          <w:i/>
        </w:rPr>
        <w:t>api_</w:t>
      </w:r>
      <w:r w:rsidR="000E7621">
        <w:rPr>
          <w:i/>
        </w:rPr>
        <w:t>manager</w:t>
      </w:r>
      <w:r w:rsidR="00DD24FA">
        <w:t xml:space="preserve"> </w:t>
      </w:r>
      <w:r>
        <w:t xml:space="preserve">folder in a temp location. </w:t>
      </w:r>
    </w:p>
    <w:p w14:paraId="6EF453AB" w14:textId="77777777" w:rsidR="00CE3388" w:rsidRPr="008D37D3" w:rsidRDefault="002D4D6E" w:rsidP="00777C0D">
      <w:pPr>
        <w:pStyle w:val="ListParagraph"/>
        <w:numPr>
          <w:ilvl w:val="0"/>
          <w:numId w:val="16"/>
        </w:numPr>
        <w:rPr>
          <w:b/>
          <w:rPrChange w:id="209" w:author="Totyo Totev" w:date="2015-02-12T15:35:00Z">
            <w:rPr/>
          </w:rPrChange>
        </w:rPr>
      </w:pPr>
      <w:r w:rsidRPr="008D37D3">
        <w:rPr>
          <w:b/>
          <w:rPrChange w:id="210" w:author="Totyo Totev" w:date="2015-02-12T15:35:00Z">
            <w:rPr/>
          </w:rPrChange>
        </w:rPr>
        <w:t xml:space="preserve">At this step we configure on the API Gateway server an additional custom user attribute for the user self-registration process in the portal.  </w:t>
      </w:r>
      <w:r w:rsidR="00CE3388" w:rsidRPr="008D37D3">
        <w:rPr>
          <w:b/>
          <w:rPrChange w:id="211" w:author="Totyo Totev" w:date="2015-02-12T15:35:00Z">
            <w:rPr/>
          </w:rPrChange>
        </w:rPr>
        <w:t xml:space="preserve">The code segment to use can be copied from  </w:t>
      </w:r>
      <w:r w:rsidR="00CE3388" w:rsidRPr="008D37D3">
        <w:rPr>
          <w:b/>
          <w:i/>
          <w:rPrChange w:id="212" w:author="Totyo Totev" w:date="2015-02-12T15:35:00Z">
            <w:rPr>
              <w:i/>
            </w:rPr>
          </w:rPrChange>
        </w:rPr>
        <w:t>api_</w:t>
      </w:r>
      <w:r w:rsidR="000E7621" w:rsidRPr="008D37D3">
        <w:rPr>
          <w:b/>
          <w:i/>
          <w:rPrChange w:id="213" w:author="Totyo Totev" w:date="2015-02-12T15:35:00Z">
            <w:rPr>
              <w:i/>
            </w:rPr>
          </w:rPrChange>
        </w:rPr>
        <w:t>manager</w:t>
      </w:r>
      <w:r w:rsidR="004D50AC" w:rsidRPr="008D37D3">
        <w:rPr>
          <w:b/>
          <w:i/>
          <w:rPrChange w:id="214" w:author="Totyo Totev" w:date="2015-02-12T15:35:00Z">
            <w:rPr>
              <w:i/>
            </w:rPr>
          </w:rPrChange>
        </w:rPr>
        <w:t>/</w:t>
      </w:r>
      <w:r w:rsidR="00CE3388" w:rsidRPr="008D37D3">
        <w:rPr>
          <w:b/>
          <w:i/>
          <w:rPrChange w:id="215" w:author="Totyo Totev" w:date="2015-02-12T15:35:00Z">
            <w:rPr>
              <w:i/>
            </w:rPr>
          </w:rPrChange>
        </w:rPr>
        <w:t>custom.properties</w:t>
      </w:r>
      <w:r w:rsidR="00CE3388" w:rsidRPr="008D37D3">
        <w:rPr>
          <w:b/>
          <w:rPrChange w:id="216" w:author="Totyo Totev" w:date="2015-02-12T15:35:00Z">
            <w:rPr/>
          </w:rPrChange>
        </w:rPr>
        <w:t xml:space="preserve"> file.</w:t>
      </w:r>
    </w:p>
    <w:p w14:paraId="2E3AB20C" w14:textId="77777777" w:rsidR="002D4D6E" w:rsidRDefault="002D4D6E" w:rsidP="00CE3388">
      <w:pPr>
        <w:pStyle w:val="ListParagraph"/>
      </w:pPr>
      <w:r>
        <w:t xml:space="preserve">Login to the machine hosting the API Gateway server.  Find in the API Gateway server root the file  </w:t>
      </w:r>
      <w:r w:rsidRPr="007C06DC">
        <w:rPr>
          <w:b/>
          <w:i/>
        </w:rPr>
        <w:t>app.conf</w:t>
      </w:r>
      <w:r>
        <w:t xml:space="preserve">  located at  </w:t>
      </w:r>
      <w:r w:rsidR="007C06DC">
        <w:t>.</w:t>
      </w:r>
      <w:r>
        <w:t xml:space="preserve"> </w:t>
      </w:r>
      <w:r w:rsidRPr="002D4D6E">
        <w:rPr>
          <w:i/>
        </w:rPr>
        <w:t>..</w:t>
      </w:r>
      <w:r w:rsidR="004D50AC">
        <w:rPr>
          <w:i/>
        </w:rPr>
        <w:t>/</w:t>
      </w:r>
      <w:r w:rsidRPr="002D4D6E">
        <w:rPr>
          <w:i/>
        </w:rPr>
        <w:t>Axway-7.</w:t>
      </w:r>
      <w:r w:rsidR="009A7E3F">
        <w:rPr>
          <w:i/>
        </w:rPr>
        <w:t>4</w:t>
      </w:r>
      <w:r w:rsidR="004D50AC">
        <w:rPr>
          <w:i/>
        </w:rPr>
        <w:t>/</w:t>
      </w:r>
      <w:r w:rsidRPr="002D4D6E">
        <w:rPr>
          <w:i/>
        </w:rPr>
        <w:t>apigateway</w:t>
      </w:r>
      <w:r w:rsidR="004D50AC">
        <w:rPr>
          <w:i/>
        </w:rPr>
        <w:t>/</w:t>
      </w:r>
      <w:r w:rsidRPr="002D4D6E">
        <w:rPr>
          <w:i/>
        </w:rPr>
        <w:t>webapps</w:t>
      </w:r>
      <w:r w:rsidR="004D50AC">
        <w:rPr>
          <w:i/>
        </w:rPr>
        <w:t>/</w:t>
      </w:r>
      <w:r w:rsidRPr="002D4D6E">
        <w:rPr>
          <w:i/>
        </w:rPr>
        <w:t>apiportal</w:t>
      </w:r>
      <w:r w:rsidR="004D50AC">
        <w:rPr>
          <w:i/>
        </w:rPr>
        <w:t>/</w:t>
      </w:r>
      <w:r w:rsidRPr="002D4D6E">
        <w:rPr>
          <w:i/>
        </w:rPr>
        <w:t>vordel</w:t>
      </w:r>
      <w:r w:rsidR="004D50AC">
        <w:rPr>
          <w:i/>
        </w:rPr>
        <w:t>/</w:t>
      </w:r>
      <w:r w:rsidRPr="002D4D6E">
        <w:rPr>
          <w:i/>
        </w:rPr>
        <w:t>apiportal</w:t>
      </w:r>
      <w:r w:rsidR="004D50AC">
        <w:rPr>
          <w:i/>
        </w:rPr>
        <w:t>/</w:t>
      </w:r>
      <w:r w:rsidRPr="002D4D6E">
        <w:rPr>
          <w:i/>
        </w:rPr>
        <w:t>app</w:t>
      </w:r>
      <w:r>
        <w:t xml:space="preserve">  </w:t>
      </w:r>
    </w:p>
    <w:p w14:paraId="1CCD31A1" w14:textId="77777777" w:rsidR="002D4D6E" w:rsidRDefault="00CE3388" w:rsidP="002D4D6E">
      <w:pPr>
        <w:pStyle w:val="ListParagraph"/>
      </w:pPr>
      <w:r>
        <w:t>Backup the file first, then o</w:t>
      </w:r>
      <w:r w:rsidR="002D4D6E">
        <w:t xml:space="preserve">pen it and find the </w:t>
      </w:r>
      <w:r w:rsidR="007C06DC">
        <w:t xml:space="preserve">fragment named </w:t>
      </w:r>
      <w:r w:rsidR="007C06DC" w:rsidRPr="007C06DC">
        <w:rPr>
          <w:i/>
        </w:rPr>
        <w:t>customPropertiesConfig</w:t>
      </w:r>
      <w:r w:rsidR="007C06DC">
        <w:t xml:space="preserve"> </w:t>
      </w:r>
      <w:r w:rsidR="002D4D6E">
        <w:t>:</w:t>
      </w:r>
    </w:p>
    <w:p w14:paraId="06F5BAF8" w14:textId="77777777" w:rsidR="002D4D6E" w:rsidRPr="007C06DC" w:rsidRDefault="002D4D6E" w:rsidP="002D4D6E">
      <w:pPr>
        <w:pStyle w:val="ListParagraph"/>
        <w:rPr>
          <w:i/>
        </w:rPr>
      </w:pPr>
      <w:r w:rsidRPr="007C06DC">
        <w:rPr>
          <w:i/>
        </w:rPr>
        <w:t xml:space="preserve">    customPropertiesConfig: {</w:t>
      </w:r>
    </w:p>
    <w:p w14:paraId="1C126887" w14:textId="77777777" w:rsidR="002D4D6E" w:rsidRPr="007C06DC" w:rsidRDefault="002D4D6E" w:rsidP="002D4D6E">
      <w:pPr>
        <w:pStyle w:val="ListParagraph"/>
        <w:rPr>
          <w:i/>
        </w:rPr>
      </w:pPr>
      <w:r w:rsidRPr="007C06DC">
        <w:rPr>
          <w:i/>
        </w:rPr>
        <w:t xml:space="preserve">        user: {</w:t>
      </w:r>
    </w:p>
    <w:p w14:paraId="0940D1DF" w14:textId="77777777" w:rsidR="002D4D6E" w:rsidRPr="007C06DC" w:rsidRDefault="002D4D6E" w:rsidP="002D4D6E">
      <w:pPr>
        <w:pStyle w:val="ListParagraph"/>
        <w:rPr>
          <w:i/>
        </w:rPr>
      </w:pPr>
      <w:r w:rsidRPr="007C06DC">
        <w:rPr>
          <w:i/>
        </w:rPr>
        <w:t xml:space="preserve">            // custom properties...</w:t>
      </w:r>
    </w:p>
    <w:p w14:paraId="16C00ECA" w14:textId="77777777" w:rsidR="002D4D6E" w:rsidRPr="007C06DC" w:rsidRDefault="002D4D6E" w:rsidP="002D4D6E">
      <w:pPr>
        <w:pStyle w:val="ListParagraph"/>
        <w:rPr>
          <w:i/>
          <w:color w:val="00B050"/>
        </w:rPr>
      </w:pPr>
      <w:r w:rsidRPr="007C06DC">
        <w:rPr>
          <w:i/>
          <w:color w:val="00B050"/>
        </w:rPr>
        <w:t xml:space="preserve">             // </w:t>
      </w:r>
      <w:r w:rsidR="007C06DC">
        <w:rPr>
          <w:i/>
          <w:color w:val="00B050"/>
        </w:rPr>
        <w:t xml:space="preserve">placeholder for </w:t>
      </w:r>
      <w:r w:rsidRPr="007C06DC">
        <w:rPr>
          <w:i/>
          <w:color w:val="00B050"/>
        </w:rPr>
        <w:t>code</w:t>
      </w:r>
      <w:r w:rsidR="007C06DC">
        <w:rPr>
          <w:i/>
          <w:color w:val="00B050"/>
        </w:rPr>
        <w:t xml:space="preserve"> to add</w:t>
      </w:r>
      <w:r w:rsidRPr="007C06DC">
        <w:rPr>
          <w:i/>
          <w:color w:val="00B050"/>
        </w:rPr>
        <w:t xml:space="preserve"> here</w:t>
      </w:r>
    </w:p>
    <w:p w14:paraId="61040664" w14:textId="77777777" w:rsidR="002D4D6E" w:rsidRPr="007C06DC" w:rsidRDefault="002D4D6E" w:rsidP="002D4D6E">
      <w:pPr>
        <w:pStyle w:val="ListParagraph"/>
        <w:rPr>
          <w:i/>
        </w:rPr>
      </w:pPr>
      <w:r w:rsidRPr="007C06DC">
        <w:rPr>
          <w:i/>
        </w:rPr>
        <w:t xml:space="preserve">        }</w:t>
      </w:r>
    </w:p>
    <w:p w14:paraId="72760E34" w14:textId="77777777" w:rsidR="002D4D6E" w:rsidRDefault="007C06DC" w:rsidP="002D4D6E">
      <w:pPr>
        <w:pStyle w:val="ListParagraph"/>
      </w:pPr>
      <w:r>
        <w:t xml:space="preserve">Add in the user sub-fragment (at </w:t>
      </w:r>
      <w:r w:rsidR="002D4D6E">
        <w:t xml:space="preserve"> </w:t>
      </w:r>
      <w:r w:rsidR="002D4D6E" w:rsidRPr="002D4D6E">
        <w:rPr>
          <w:color w:val="00B050"/>
        </w:rPr>
        <w:t xml:space="preserve">// </w:t>
      </w:r>
      <w:r>
        <w:rPr>
          <w:i/>
          <w:color w:val="00B050"/>
        </w:rPr>
        <w:t xml:space="preserve">placeholder for </w:t>
      </w:r>
      <w:r w:rsidRPr="007C06DC">
        <w:rPr>
          <w:i/>
          <w:color w:val="00B050"/>
        </w:rPr>
        <w:t>code</w:t>
      </w:r>
      <w:r>
        <w:rPr>
          <w:i/>
          <w:color w:val="00B050"/>
        </w:rPr>
        <w:t xml:space="preserve"> to add</w:t>
      </w:r>
      <w:r w:rsidRPr="007C06DC">
        <w:rPr>
          <w:i/>
          <w:color w:val="00B050"/>
        </w:rPr>
        <w:t xml:space="preserve"> here</w:t>
      </w:r>
      <w:r>
        <w:t xml:space="preserve"> ) </w:t>
      </w:r>
      <w:r w:rsidR="002D4D6E">
        <w:t>the following:</w:t>
      </w:r>
    </w:p>
    <w:p w14:paraId="360BE5F7" w14:textId="77777777" w:rsidR="002D4D6E" w:rsidRPr="007C06DC" w:rsidRDefault="002D4D6E" w:rsidP="002D4D6E">
      <w:pPr>
        <w:pStyle w:val="ListParagraph"/>
        <w:spacing w:after="0"/>
        <w:jc w:val="both"/>
        <w:rPr>
          <w:i/>
        </w:rPr>
      </w:pPr>
      <w:r w:rsidRPr="007C06DC">
        <w:rPr>
          <w:i/>
        </w:rPr>
        <w:t>TermsAndConditionsAccepted: {</w:t>
      </w:r>
    </w:p>
    <w:p w14:paraId="0181FEFD" w14:textId="77777777" w:rsidR="002D4D6E" w:rsidRPr="007C06DC" w:rsidRDefault="002D4D6E" w:rsidP="002D4D6E">
      <w:pPr>
        <w:pStyle w:val="ListParagraph"/>
        <w:spacing w:after="0"/>
        <w:jc w:val="both"/>
        <w:rPr>
          <w:i/>
        </w:rPr>
      </w:pPr>
      <w:r w:rsidRPr="007C06DC">
        <w:rPr>
          <w:i/>
        </w:rPr>
        <w:t xml:space="preserve">        label: 'Accepted Terms and Conditions',</w:t>
      </w:r>
    </w:p>
    <w:p w14:paraId="731FE39C" w14:textId="77777777" w:rsidR="002D4D6E" w:rsidRPr="007C06DC" w:rsidRDefault="002D4D6E" w:rsidP="002D4D6E">
      <w:pPr>
        <w:pStyle w:val="ListParagraph"/>
        <w:spacing w:after="0"/>
        <w:jc w:val="both"/>
        <w:rPr>
          <w:i/>
        </w:rPr>
      </w:pPr>
      <w:r w:rsidRPr="007C06DC">
        <w:rPr>
          <w:i/>
        </w:rPr>
        <w:t xml:space="preserve">        type: 'switch',</w:t>
      </w:r>
    </w:p>
    <w:p w14:paraId="296BBE40" w14:textId="77777777" w:rsidR="002D4D6E" w:rsidRPr="007C06DC" w:rsidRDefault="002D4D6E" w:rsidP="002D4D6E">
      <w:pPr>
        <w:pStyle w:val="ListParagraph"/>
        <w:spacing w:after="0"/>
        <w:jc w:val="both"/>
        <w:rPr>
          <w:i/>
        </w:rPr>
      </w:pPr>
      <w:r w:rsidRPr="007C06DC">
        <w:rPr>
          <w:i/>
        </w:rPr>
        <w:t xml:space="preserve">       disabled: true,</w:t>
      </w:r>
    </w:p>
    <w:p w14:paraId="256E75E4" w14:textId="77777777" w:rsidR="002D4D6E" w:rsidRPr="007C06DC" w:rsidRDefault="002D4D6E" w:rsidP="002D4D6E">
      <w:pPr>
        <w:pStyle w:val="ListParagraph"/>
        <w:spacing w:after="0"/>
        <w:jc w:val="both"/>
        <w:rPr>
          <w:i/>
        </w:rPr>
      </w:pPr>
      <w:r w:rsidRPr="007C06DC">
        <w:rPr>
          <w:i/>
        </w:rPr>
        <w:t xml:space="preserve">       permissions: {</w:t>
      </w:r>
    </w:p>
    <w:p w14:paraId="19AD8119" w14:textId="77777777" w:rsidR="002D4D6E" w:rsidRPr="007C06DC" w:rsidRDefault="002D4D6E" w:rsidP="002D4D6E">
      <w:pPr>
        <w:pStyle w:val="ListParagraph"/>
        <w:spacing w:after="0"/>
        <w:jc w:val="both"/>
        <w:rPr>
          <w:i/>
        </w:rPr>
      </w:pPr>
      <w:r w:rsidRPr="007C06DC">
        <w:rPr>
          <w:i/>
        </w:rPr>
        <w:t xml:space="preserve">             admin: { read: true, write: false },</w:t>
      </w:r>
    </w:p>
    <w:p w14:paraId="303E6AAF" w14:textId="77777777" w:rsidR="002D4D6E" w:rsidRPr="007C06DC" w:rsidRDefault="002D4D6E" w:rsidP="002D4D6E">
      <w:pPr>
        <w:pStyle w:val="ListParagraph"/>
        <w:spacing w:after="0"/>
        <w:jc w:val="both"/>
        <w:rPr>
          <w:i/>
        </w:rPr>
      </w:pPr>
      <w:r w:rsidRPr="007C06DC">
        <w:rPr>
          <w:i/>
        </w:rPr>
        <w:t xml:space="preserve">            oadmin: { read: true, write: false },</w:t>
      </w:r>
    </w:p>
    <w:p w14:paraId="658F83CE" w14:textId="77777777" w:rsidR="002D4D6E" w:rsidRPr="007C06DC" w:rsidRDefault="002D4D6E" w:rsidP="002D4D6E">
      <w:pPr>
        <w:pStyle w:val="ListParagraph"/>
        <w:spacing w:after="0"/>
        <w:jc w:val="both"/>
        <w:rPr>
          <w:i/>
        </w:rPr>
      </w:pPr>
      <w:r w:rsidRPr="007C06DC">
        <w:rPr>
          <w:i/>
        </w:rPr>
        <w:t xml:space="preserve">            user: { read: true, write: false }</w:t>
      </w:r>
    </w:p>
    <w:p w14:paraId="4DC05392" w14:textId="77777777" w:rsidR="002D4D6E" w:rsidRPr="007C06DC" w:rsidRDefault="002D4D6E" w:rsidP="002D4D6E">
      <w:pPr>
        <w:pStyle w:val="ListParagraph"/>
        <w:spacing w:after="0"/>
        <w:jc w:val="both"/>
        <w:rPr>
          <w:i/>
        </w:rPr>
      </w:pPr>
      <w:r w:rsidRPr="007C06DC">
        <w:rPr>
          <w:i/>
        </w:rPr>
        <w:t xml:space="preserve">      },</w:t>
      </w:r>
    </w:p>
    <w:p w14:paraId="6652EACB" w14:textId="77777777" w:rsidR="002D4D6E" w:rsidRPr="007C06DC" w:rsidRDefault="002D4D6E" w:rsidP="002D4D6E">
      <w:pPr>
        <w:pStyle w:val="ListParagraph"/>
        <w:spacing w:after="0"/>
        <w:jc w:val="both"/>
        <w:rPr>
          <w:i/>
        </w:rPr>
      </w:pPr>
      <w:r w:rsidRPr="007C06DC">
        <w:rPr>
          <w:i/>
        </w:rPr>
        <w:t xml:space="preserve">      options:[</w:t>
      </w:r>
    </w:p>
    <w:p w14:paraId="16065706" w14:textId="77777777" w:rsidR="002D4D6E" w:rsidRPr="007C06DC" w:rsidRDefault="002D4D6E" w:rsidP="002D4D6E">
      <w:pPr>
        <w:pStyle w:val="ListParagraph"/>
        <w:spacing w:after="0"/>
        <w:jc w:val="both"/>
        <w:rPr>
          <w:i/>
        </w:rPr>
      </w:pPr>
      <w:r w:rsidRPr="007C06DC">
        <w:rPr>
          <w:i/>
        </w:rPr>
        <w:t xml:space="preserve">               { value: false, label: 'NO' },</w:t>
      </w:r>
    </w:p>
    <w:p w14:paraId="0C453C87" w14:textId="77777777" w:rsidR="002D4D6E" w:rsidRPr="007C06DC" w:rsidRDefault="002D4D6E" w:rsidP="002D4D6E">
      <w:pPr>
        <w:pStyle w:val="ListParagraph"/>
        <w:spacing w:after="0"/>
        <w:jc w:val="both"/>
        <w:rPr>
          <w:i/>
        </w:rPr>
      </w:pPr>
      <w:r w:rsidRPr="007C06DC">
        <w:rPr>
          <w:i/>
        </w:rPr>
        <w:t xml:space="preserve">               { value: true, label: 'YES' }</w:t>
      </w:r>
    </w:p>
    <w:p w14:paraId="572FB51F" w14:textId="77777777" w:rsidR="002D4D6E" w:rsidRPr="007C06DC" w:rsidRDefault="002D4D6E" w:rsidP="002D4D6E">
      <w:pPr>
        <w:pStyle w:val="ListParagraph"/>
        <w:spacing w:after="0"/>
        <w:jc w:val="both"/>
        <w:rPr>
          <w:i/>
        </w:rPr>
      </w:pPr>
      <w:r w:rsidRPr="007C06DC">
        <w:rPr>
          <w:i/>
        </w:rPr>
        <w:t xml:space="preserve">             ]</w:t>
      </w:r>
    </w:p>
    <w:p w14:paraId="5C445B4C" w14:textId="77777777" w:rsidR="002D4D6E" w:rsidRPr="007C06DC" w:rsidRDefault="002D4D6E" w:rsidP="002D4D6E">
      <w:pPr>
        <w:pStyle w:val="ListParagraph"/>
        <w:spacing w:after="0"/>
        <w:jc w:val="both"/>
        <w:rPr>
          <w:i/>
        </w:rPr>
      </w:pPr>
      <w:r w:rsidRPr="007C06DC">
        <w:rPr>
          <w:i/>
        </w:rPr>
        <w:t>}</w:t>
      </w:r>
    </w:p>
    <w:p w14:paraId="456F682C" w14:textId="77777777" w:rsidR="007C06DC" w:rsidRDefault="007C06DC" w:rsidP="002D4D6E">
      <w:pPr>
        <w:ind w:left="360"/>
      </w:pPr>
      <w:r>
        <w:t xml:space="preserve">Save the file.  </w:t>
      </w:r>
    </w:p>
    <w:p w14:paraId="5DFC3999" w14:textId="77777777" w:rsidR="002D4D6E" w:rsidRDefault="002D4D6E">
      <w:pPr>
        <w:keepNext/>
        <w:ind w:left="357"/>
        <w:pPrChange w:id="217" w:author="Totyo Totev" w:date="2015-02-12T17:05:00Z">
          <w:pPr>
            <w:ind w:left="360"/>
          </w:pPr>
        </w:pPrChange>
      </w:pPr>
      <w:r>
        <w:lastRenderedPageBreak/>
        <w:t xml:space="preserve">The property appears </w:t>
      </w:r>
      <w:r w:rsidR="007C06DC">
        <w:t>in</w:t>
      </w:r>
      <w:r>
        <w:t xml:space="preserve"> </w:t>
      </w:r>
      <w:r w:rsidR="007C06DC">
        <w:t xml:space="preserve">admin UI ‘Editing user’ </w:t>
      </w:r>
      <w:r>
        <w:t>page</w:t>
      </w:r>
      <w:r w:rsidR="007C06DC">
        <w:t xml:space="preserve"> after browser </w:t>
      </w:r>
      <w:r>
        <w:t xml:space="preserve">refresh: </w:t>
      </w:r>
    </w:p>
    <w:p w14:paraId="303A85B7" w14:textId="77777777" w:rsidR="002D4D6E" w:rsidRDefault="002D4D6E">
      <w:pPr>
        <w:ind w:left="360"/>
        <w:jc w:val="center"/>
      </w:pPr>
      <w:r>
        <w:rPr>
          <w:noProof/>
        </w:rPr>
        <w:drawing>
          <wp:inline distT="0" distB="0" distL="0" distR="0" wp14:anchorId="63D54A5D" wp14:editId="0892CE18">
            <wp:extent cx="4463563" cy="15102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474277" cy="1513893"/>
                    </a:xfrm>
                    <a:prstGeom prst="rect">
                      <a:avLst/>
                    </a:prstGeom>
                  </pic:spPr>
                </pic:pic>
              </a:graphicData>
            </a:graphic>
          </wp:inline>
        </w:drawing>
      </w:r>
    </w:p>
    <w:p w14:paraId="50287CDF" w14:textId="77777777" w:rsidR="00CE3388" w:rsidRPr="008D37D3" w:rsidRDefault="00CE3388" w:rsidP="00777C0D">
      <w:pPr>
        <w:pStyle w:val="ListParagraph"/>
        <w:numPr>
          <w:ilvl w:val="0"/>
          <w:numId w:val="16"/>
        </w:numPr>
        <w:spacing w:after="120"/>
        <w:rPr>
          <w:b/>
          <w:rPrChange w:id="218" w:author="Totyo Totev" w:date="2015-02-12T15:35:00Z">
            <w:rPr/>
          </w:rPrChange>
        </w:rPr>
      </w:pPr>
      <w:r w:rsidRPr="008D37D3">
        <w:rPr>
          <w:b/>
          <w:rPrChange w:id="219" w:author="Totyo Totev" w:date="2015-02-12T15:35:00Z">
            <w:rPr/>
          </w:rPrChange>
        </w:rPr>
        <w:t>Upload API Portal custom notification templates to the API Server.</w:t>
      </w:r>
      <w:r w:rsidR="008E0497" w:rsidRPr="008D37D3">
        <w:rPr>
          <w:b/>
          <w:rPrChange w:id="220" w:author="Totyo Totev" w:date="2015-02-12T15:35:00Z">
            <w:rPr/>
          </w:rPrChange>
        </w:rPr>
        <w:t xml:space="preserve"> </w:t>
      </w:r>
    </w:p>
    <w:p w14:paraId="3C4B441D" w14:textId="77777777" w:rsidR="00665CE3" w:rsidRDefault="00665CE3" w:rsidP="00CE3388">
      <w:pPr>
        <w:pStyle w:val="ListParagraph"/>
        <w:spacing w:after="120"/>
      </w:pPr>
      <w:r>
        <w:t xml:space="preserve">There is a README.txt in </w:t>
      </w:r>
      <w:r w:rsidRPr="004D50AC">
        <w:rPr>
          <w:i/>
        </w:rPr>
        <w:t>api_manager</w:t>
      </w:r>
      <w:r w:rsidR="004D50AC">
        <w:rPr>
          <w:i/>
        </w:rPr>
        <w:t>/</w:t>
      </w:r>
      <w:r w:rsidRPr="004D50AC">
        <w:rPr>
          <w:i/>
        </w:rPr>
        <w:t>conf</w:t>
      </w:r>
      <w:r w:rsidR="004D50AC">
        <w:rPr>
          <w:i/>
        </w:rPr>
        <w:t>/</w:t>
      </w:r>
      <w:r w:rsidRPr="004D50AC">
        <w:rPr>
          <w:i/>
        </w:rPr>
        <w:t>email</w:t>
      </w:r>
      <w:r>
        <w:t xml:space="preserve"> with information with user or admin email template usage details. </w:t>
      </w:r>
    </w:p>
    <w:p w14:paraId="2E80E2DB" w14:textId="77777777" w:rsidR="00CE3388" w:rsidRDefault="00CE3388" w:rsidP="00CE3388">
      <w:pPr>
        <w:pStyle w:val="ListParagraph"/>
        <w:spacing w:after="120"/>
      </w:pPr>
      <w:r w:rsidRPr="00CE3388">
        <w:t xml:space="preserve">Backup  </w:t>
      </w:r>
      <w:r>
        <w:t xml:space="preserve">the folder </w:t>
      </w:r>
      <w:r w:rsidRPr="00CE3388">
        <w:rPr>
          <w:i/>
        </w:rPr>
        <w:t>…</w:t>
      </w:r>
      <w:r w:rsidR="004D50AC">
        <w:rPr>
          <w:i/>
        </w:rPr>
        <w:t>/</w:t>
      </w:r>
      <w:r w:rsidRPr="00CE3388">
        <w:rPr>
          <w:i/>
        </w:rPr>
        <w:t>Axway-7.</w:t>
      </w:r>
      <w:r w:rsidR="009A7E3F">
        <w:rPr>
          <w:i/>
        </w:rPr>
        <w:t>4</w:t>
      </w:r>
      <w:r w:rsidR="004D50AC">
        <w:rPr>
          <w:i/>
        </w:rPr>
        <w:t>/</w:t>
      </w:r>
      <w:r w:rsidRPr="00CE3388">
        <w:rPr>
          <w:i/>
        </w:rPr>
        <w:t>apigateway</w:t>
      </w:r>
      <w:r w:rsidR="004D50AC">
        <w:rPr>
          <w:i/>
        </w:rPr>
        <w:t>/</w:t>
      </w:r>
      <w:r w:rsidRPr="00CE3388">
        <w:rPr>
          <w:i/>
        </w:rPr>
        <w:t>webapps</w:t>
      </w:r>
      <w:r w:rsidR="004D50AC">
        <w:rPr>
          <w:i/>
        </w:rPr>
        <w:t>/</w:t>
      </w:r>
      <w:r w:rsidRPr="00CE3388">
        <w:rPr>
          <w:i/>
        </w:rPr>
        <w:t>apiportal</w:t>
      </w:r>
      <w:r w:rsidR="004D50AC">
        <w:rPr>
          <w:i/>
        </w:rPr>
        <w:t>/</w:t>
      </w:r>
      <w:r w:rsidRPr="00CE3388">
        <w:rPr>
          <w:i/>
        </w:rPr>
        <w:t>conf</w:t>
      </w:r>
      <w:r w:rsidR="004D50AC">
        <w:rPr>
          <w:i/>
        </w:rPr>
        <w:t>/</w:t>
      </w:r>
      <w:r w:rsidRPr="00CE3388">
        <w:rPr>
          <w:i/>
        </w:rPr>
        <w:t>email</w:t>
      </w:r>
      <w:r w:rsidRPr="00CE3388">
        <w:t xml:space="preserve"> </w:t>
      </w:r>
      <w:r>
        <w:t xml:space="preserve"> </w:t>
      </w:r>
      <w:r w:rsidRPr="00CE3388">
        <w:t xml:space="preserve">before proceeding. </w:t>
      </w:r>
    </w:p>
    <w:p w14:paraId="218BA8A1" w14:textId="77777777" w:rsidR="00CE3388" w:rsidRPr="00CE3388" w:rsidRDefault="00CE3388" w:rsidP="00CE3388">
      <w:pPr>
        <w:pStyle w:val="ListParagraph"/>
        <w:spacing w:after="120"/>
      </w:pPr>
      <w:r>
        <w:t xml:space="preserve">Copy from the unzipped delivery folder </w:t>
      </w:r>
      <w:r w:rsidRPr="00CE3388">
        <w:rPr>
          <w:i/>
        </w:rPr>
        <w:t>api_</w:t>
      </w:r>
      <w:r w:rsidR="000E7621">
        <w:rPr>
          <w:i/>
        </w:rPr>
        <w:t>manager</w:t>
      </w:r>
      <w:r w:rsidR="004D50AC">
        <w:rPr>
          <w:i/>
        </w:rPr>
        <w:t>/</w:t>
      </w:r>
      <w:r w:rsidRPr="00CE3388">
        <w:rPr>
          <w:i/>
        </w:rPr>
        <w:t>conf</w:t>
      </w:r>
      <w:r w:rsidR="004D50AC">
        <w:rPr>
          <w:i/>
        </w:rPr>
        <w:t>/</w:t>
      </w:r>
      <w:r w:rsidRPr="00CE3388">
        <w:rPr>
          <w:i/>
        </w:rPr>
        <w:t>email</w:t>
      </w:r>
      <w:r>
        <w:t xml:space="preserve"> over the </w:t>
      </w:r>
      <w:r w:rsidRPr="00CE3388">
        <w:rPr>
          <w:i/>
        </w:rPr>
        <w:t>…</w:t>
      </w:r>
      <w:r w:rsidR="004D50AC">
        <w:rPr>
          <w:i/>
        </w:rPr>
        <w:t>/</w:t>
      </w:r>
      <w:r w:rsidRPr="00CE3388">
        <w:rPr>
          <w:i/>
        </w:rPr>
        <w:t>Axway-7.</w:t>
      </w:r>
      <w:r w:rsidR="009A7E3F">
        <w:rPr>
          <w:i/>
        </w:rPr>
        <w:t>4</w:t>
      </w:r>
      <w:r w:rsidR="004D50AC">
        <w:rPr>
          <w:i/>
        </w:rPr>
        <w:t>/</w:t>
      </w:r>
      <w:r w:rsidRPr="00CE3388">
        <w:rPr>
          <w:i/>
        </w:rPr>
        <w:t>apigateway</w:t>
      </w:r>
      <w:r w:rsidR="004D50AC">
        <w:rPr>
          <w:i/>
        </w:rPr>
        <w:t>/</w:t>
      </w:r>
      <w:r w:rsidRPr="00CE3388">
        <w:rPr>
          <w:i/>
        </w:rPr>
        <w:t>webapps</w:t>
      </w:r>
      <w:r w:rsidR="004D50AC">
        <w:rPr>
          <w:i/>
        </w:rPr>
        <w:t>/</w:t>
      </w:r>
      <w:r w:rsidRPr="00CE3388">
        <w:rPr>
          <w:i/>
        </w:rPr>
        <w:t>apiportal</w:t>
      </w:r>
      <w:r w:rsidR="004D50AC">
        <w:rPr>
          <w:i/>
        </w:rPr>
        <w:t>/</w:t>
      </w:r>
      <w:r w:rsidRPr="00CE3388">
        <w:rPr>
          <w:i/>
        </w:rPr>
        <w:t>conf</w:t>
      </w:r>
      <w:r w:rsidR="004D50AC">
        <w:rPr>
          <w:i/>
        </w:rPr>
        <w:t>/</w:t>
      </w:r>
      <w:r w:rsidRPr="00CE3388">
        <w:rPr>
          <w:i/>
        </w:rPr>
        <w:t>email</w:t>
      </w:r>
      <w:r w:rsidRPr="00CE3388">
        <w:t xml:space="preserve"> </w:t>
      </w:r>
      <w:r>
        <w:t xml:space="preserve"> </w:t>
      </w:r>
    </w:p>
    <w:p w14:paraId="05D0DD64" w14:textId="77777777" w:rsidR="00665CE3" w:rsidRDefault="00665CE3" w:rsidP="00665CE3">
      <w:pPr>
        <w:pStyle w:val="ListParagraph"/>
        <w:spacing w:after="120"/>
      </w:pPr>
      <w:r>
        <w:t>User templates use the configured ${portal.hostname} (API Portal host) in the URL. It should be configured in API Manager Settings -&gt; External host: on the API Manager of the API Server.</w:t>
      </w:r>
    </w:p>
    <w:p w14:paraId="38CA01F2" w14:textId="77777777" w:rsidR="00665CE3" w:rsidRDefault="00665CE3" w:rsidP="00665CE3">
      <w:pPr>
        <w:pStyle w:val="ListParagraph"/>
        <w:spacing w:after="120"/>
      </w:pPr>
      <w:r>
        <w:t>Edit in the admin templates URL's manually to the host name of the API Manager.</w:t>
      </w:r>
    </w:p>
    <w:p w14:paraId="38B978BB" w14:textId="77777777" w:rsidR="00ED1F32" w:rsidRDefault="00665CE3" w:rsidP="00665CE3">
      <w:pPr>
        <w:pStyle w:val="ListParagraph"/>
        <w:spacing w:after="120"/>
      </w:pPr>
      <w:r>
        <w:t>The API Manager SMTP server needs to have been configured. There is no need to configure an SMTP server on the API Portal.  'Send mail' configuration in the Joomla 'Mail Settings' should be switched to 'Off'.</w:t>
      </w:r>
    </w:p>
    <w:p w14:paraId="3E597347" w14:textId="77777777" w:rsidR="00C82E00" w:rsidRPr="00783FA5" w:rsidRDefault="00C82E00" w:rsidP="00C82E00">
      <w:pPr>
        <w:pStyle w:val="Heading3"/>
      </w:pPr>
      <w:bookmarkStart w:id="221" w:name="_Toc411522683"/>
      <w:r w:rsidRPr="004D50AC">
        <w:t>Terms &amp; Conditions text configuration</w:t>
      </w:r>
      <w:bookmarkEnd w:id="221"/>
    </w:p>
    <w:p w14:paraId="08A8405D" w14:textId="77777777" w:rsidR="00C82E00" w:rsidRDefault="00C82E00" w:rsidP="00C82E00">
      <w:pPr>
        <w:pStyle w:val="ListParagraph"/>
        <w:numPr>
          <w:ilvl w:val="0"/>
          <w:numId w:val="16"/>
        </w:numPr>
      </w:pPr>
      <w:r>
        <w:t xml:space="preserve">In order to specify the API Portal Terms &amp; Conditions text, modify or replace the content of </w:t>
      </w:r>
      <w:r w:rsidRPr="004D50AC">
        <w:rPr>
          <w:i/>
        </w:rPr>
        <w:t>components/com_apiportal/views/terms/tmpl/default.php.</w:t>
      </w:r>
      <w:r>
        <w:t xml:space="preserve"> </w:t>
      </w:r>
    </w:p>
    <w:p w14:paraId="39B9F3E5" w14:textId="77777777" w:rsidR="005254EB" w:rsidRDefault="002D4D6E">
      <w:pPr>
        <w:pStyle w:val="ListParagraph"/>
        <w:keepNext/>
        <w:numPr>
          <w:ilvl w:val="0"/>
          <w:numId w:val="16"/>
        </w:numPr>
        <w:ind w:left="714" w:hanging="357"/>
        <w:pPrChange w:id="222" w:author="Totyo Totev" w:date="2015-02-12T17:05:00Z">
          <w:pPr>
            <w:pStyle w:val="ListParagraph"/>
            <w:numPr>
              <w:numId w:val="16"/>
            </w:numPr>
            <w:ind w:hanging="360"/>
          </w:pPr>
        </w:pPrChange>
      </w:pPr>
      <w:r>
        <w:lastRenderedPageBreak/>
        <w:t>The API Portal is ready.</w:t>
      </w:r>
      <w:r w:rsidR="007C06DC">
        <w:t xml:space="preserve">  </w:t>
      </w:r>
      <w:r w:rsidR="005254EB">
        <w:t xml:space="preserve">Go to the end-user </w:t>
      </w:r>
      <w:r w:rsidR="00322681">
        <w:t>UI</w:t>
      </w:r>
      <w:r w:rsidR="009B526C">
        <w:t>:</w:t>
      </w:r>
    </w:p>
    <w:p w14:paraId="2DCE764E" w14:textId="77777777" w:rsidR="00322681" w:rsidRDefault="00661E31">
      <w:pPr>
        <w:jc w:val="center"/>
      </w:pPr>
      <w:r>
        <w:rPr>
          <w:noProof/>
        </w:rPr>
        <w:drawing>
          <wp:inline distT="0" distB="0" distL="0" distR="0" wp14:anchorId="02F92F50" wp14:editId="2C98B335">
            <wp:extent cx="4678326" cy="35087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678326" cy="3508745"/>
                    </a:xfrm>
                    <a:prstGeom prst="rect">
                      <a:avLst/>
                    </a:prstGeom>
                  </pic:spPr>
                </pic:pic>
              </a:graphicData>
            </a:graphic>
          </wp:inline>
        </w:drawing>
      </w:r>
    </w:p>
    <w:p w14:paraId="649D4734" w14:textId="77777777" w:rsidR="009B526C" w:rsidRPr="00192913" w:rsidRDefault="009B526C" w:rsidP="002F65BA">
      <w:pPr>
        <w:jc w:val="center"/>
        <w:rPr>
          <w:i/>
          <w:sz w:val="20"/>
          <w:szCs w:val="20"/>
        </w:rPr>
      </w:pPr>
      <w:r w:rsidRPr="00192913">
        <w:rPr>
          <w:i/>
          <w:sz w:val="20"/>
          <w:szCs w:val="20"/>
        </w:rPr>
        <w:t xml:space="preserve">API Portal </w:t>
      </w:r>
      <w:r w:rsidR="00192913" w:rsidRPr="00192913">
        <w:rPr>
          <w:i/>
          <w:sz w:val="20"/>
          <w:szCs w:val="20"/>
        </w:rPr>
        <w:t>welcome</w:t>
      </w:r>
      <w:r w:rsidRPr="00192913">
        <w:rPr>
          <w:i/>
          <w:sz w:val="20"/>
          <w:szCs w:val="20"/>
        </w:rPr>
        <w:t xml:space="preserve"> page</w:t>
      </w:r>
    </w:p>
    <w:p w14:paraId="00C190ED" w14:textId="77777777" w:rsidR="002B0255" w:rsidRPr="00783FA5" w:rsidRDefault="001253B8" w:rsidP="007C11DF">
      <w:pPr>
        <w:pStyle w:val="Heading3"/>
      </w:pPr>
      <w:bookmarkStart w:id="223" w:name="_Toc226813871"/>
      <w:bookmarkStart w:id="224" w:name="_Toc411522684"/>
      <w:r w:rsidRPr="00783FA5">
        <w:t>Roll</w:t>
      </w:r>
      <w:r w:rsidR="00D33EBE" w:rsidRPr="00783FA5">
        <w:t>back I</w:t>
      </w:r>
      <w:r w:rsidR="002B0255" w:rsidRPr="00783FA5">
        <w:t>nstructions</w:t>
      </w:r>
      <w:bookmarkEnd w:id="223"/>
      <w:bookmarkEnd w:id="224"/>
    </w:p>
    <w:p w14:paraId="1CE19151" w14:textId="77777777" w:rsidR="007C6897" w:rsidRDefault="00661E31" w:rsidP="00DA5D20">
      <w:r w:rsidRPr="00661E31">
        <w:t xml:space="preserve">Login as administrator, open package list and use </w:t>
      </w:r>
      <w:r w:rsidRPr="00661E31">
        <w:rPr>
          <w:i/>
        </w:rPr>
        <w:t>Uninstall</w:t>
      </w:r>
      <w:r>
        <w:t xml:space="preserve"> </w:t>
      </w:r>
      <w:ins w:id="225" w:author="Totyo Totev" w:date="2015-02-12T15:41:00Z">
        <w:r w:rsidR="008D37D3" w:rsidRPr="008D37D3">
          <w:rPr>
            <w:i/>
            <w:rPrChange w:id="226" w:author="Totyo Totev" w:date="2015-02-12T15:42:00Z">
              <w:rPr/>
            </w:rPrChange>
          </w:rPr>
          <w:t>“API Portal Package”</w:t>
        </w:r>
        <w:r w:rsidR="008D37D3" w:rsidRPr="008D37D3">
          <w:rPr>
            <w:rFonts w:ascii="Helvetica" w:hAnsi="Helvetica"/>
            <w:i/>
            <w:color w:val="333333"/>
            <w:sz w:val="18"/>
            <w:szCs w:val="18"/>
            <w:shd w:val="clear" w:color="auto" w:fill="FFFFFF"/>
            <w:rPrChange w:id="227" w:author="Totyo Totev" w:date="2015-02-12T15:42:00Z">
              <w:rPr>
                <w:rFonts w:ascii="Helvetica" w:hAnsi="Helvetica"/>
                <w:color w:val="333333"/>
                <w:sz w:val="18"/>
                <w:szCs w:val="18"/>
                <w:shd w:val="clear" w:color="auto" w:fill="FFFFFF"/>
              </w:rPr>
            </w:rPrChange>
          </w:rPr>
          <w:t xml:space="preserve"> </w:t>
        </w:r>
      </w:ins>
      <w:r>
        <w:t xml:space="preserve">option to remove </w:t>
      </w:r>
      <w:r w:rsidR="004709D8">
        <w:rPr>
          <w:b/>
          <w:i/>
        </w:rPr>
        <w:t>Axway-APIManager7.</w:t>
      </w:r>
      <w:r w:rsidR="009A7E3F">
        <w:rPr>
          <w:b/>
          <w:i/>
        </w:rPr>
        <w:t>4</w:t>
      </w:r>
      <w:r w:rsidR="004709D8">
        <w:rPr>
          <w:b/>
          <w:i/>
        </w:rPr>
        <w:t>-APIPortal-JoomlaExtension-&lt;version&gt;.zip</w:t>
      </w:r>
      <w:r w:rsidRPr="00661E31">
        <w:t xml:space="preserve"> </w:t>
      </w:r>
      <w:r w:rsidR="008E2CEA">
        <w:t>and related elements.</w:t>
      </w:r>
    </w:p>
    <w:p w14:paraId="14909344" w14:textId="77777777" w:rsidR="00665B77" w:rsidRPr="00783FA5" w:rsidRDefault="00B8013D" w:rsidP="00325398">
      <w:pPr>
        <w:pStyle w:val="Heading1"/>
      </w:pPr>
      <w:bookmarkStart w:id="228" w:name="_Toc411522685"/>
      <w:bookmarkEnd w:id="93"/>
      <w:bookmarkEnd w:id="94"/>
      <w:bookmarkEnd w:id="95"/>
      <w:bookmarkEnd w:id="96"/>
      <w:bookmarkEnd w:id="97"/>
      <w:bookmarkEnd w:id="98"/>
      <w:bookmarkEnd w:id="99"/>
      <w:bookmarkEnd w:id="100"/>
      <w:bookmarkEnd w:id="101"/>
      <w:bookmarkEnd w:id="102"/>
      <w:r w:rsidRPr="00783FA5">
        <w:lastRenderedPageBreak/>
        <w:t>Operation</w:t>
      </w:r>
      <w:bookmarkEnd w:id="228"/>
    </w:p>
    <w:p w14:paraId="096E5795" w14:textId="77777777" w:rsidR="00665B77" w:rsidRPr="00783FA5" w:rsidRDefault="00665B77" w:rsidP="00325398">
      <w:pPr>
        <w:pStyle w:val="introChapter"/>
        <w:spacing w:before="120"/>
        <w:ind w:hanging="288"/>
        <w:rPr>
          <w:rFonts w:ascii="Cambria" w:hAnsi="Cambria"/>
        </w:rPr>
      </w:pPr>
      <w:r w:rsidRPr="00783FA5">
        <w:rPr>
          <w:rFonts w:ascii="Cambria" w:hAnsi="Cambria"/>
        </w:rPr>
        <w:t>in this chapter</w:t>
      </w:r>
    </w:p>
    <w:p w14:paraId="6922AFFA" w14:textId="77777777" w:rsidR="00CD60C1" w:rsidRPr="00192913" w:rsidRDefault="00665B77" w:rsidP="00CD60C1">
      <w:pPr>
        <w:pStyle w:val="spchapter"/>
        <w:spacing w:after="0"/>
        <w:ind w:left="-288"/>
        <w:rPr>
          <w:rFonts w:ascii="Cambria" w:hAnsi="Cambria"/>
          <w:sz w:val="22"/>
          <w:szCs w:val="22"/>
        </w:rPr>
      </w:pPr>
      <w:r w:rsidRPr="00192913">
        <w:rPr>
          <w:rFonts w:ascii="Cambria" w:hAnsi="Cambria"/>
          <w:sz w:val="22"/>
          <w:szCs w:val="22"/>
        </w:rPr>
        <w:t xml:space="preserve">This chapter </w:t>
      </w:r>
      <w:r w:rsidR="00E77D52" w:rsidRPr="00192913">
        <w:rPr>
          <w:rFonts w:ascii="Cambria" w:hAnsi="Cambria"/>
          <w:sz w:val="22"/>
          <w:szCs w:val="22"/>
        </w:rPr>
        <w:t>outlines</w:t>
      </w:r>
      <w:r w:rsidR="00B84FAE" w:rsidRPr="00192913">
        <w:rPr>
          <w:rFonts w:ascii="Cambria" w:hAnsi="Cambria"/>
          <w:sz w:val="22"/>
          <w:szCs w:val="22"/>
        </w:rPr>
        <w:t xml:space="preserve"> </w:t>
      </w:r>
      <w:r w:rsidR="00AA6600" w:rsidRPr="00192913">
        <w:rPr>
          <w:rFonts w:ascii="Cambria" w:hAnsi="Cambria"/>
          <w:sz w:val="22"/>
          <w:szCs w:val="22"/>
        </w:rPr>
        <w:t xml:space="preserve">the operation details </w:t>
      </w:r>
      <w:r w:rsidR="00FD4250" w:rsidRPr="00192913">
        <w:rPr>
          <w:rFonts w:ascii="Cambria" w:hAnsi="Cambria"/>
          <w:sz w:val="22"/>
          <w:szCs w:val="22"/>
        </w:rPr>
        <w:t>as well as the process flow of the most common</w:t>
      </w:r>
      <w:r w:rsidR="00AA6600" w:rsidRPr="00192913">
        <w:rPr>
          <w:rFonts w:ascii="Cambria" w:hAnsi="Cambria"/>
          <w:sz w:val="22"/>
          <w:szCs w:val="22"/>
        </w:rPr>
        <w:t xml:space="preserve"> use</w:t>
      </w:r>
      <w:r w:rsidR="00FD4250" w:rsidRPr="00192913">
        <w:rPr>
          <w:rFonts w:ascii="Cambria" w:hAnsi="Cambria"/>
          <w:sz w:val="22"/>
          <w:szCs w:val="22"/>
        </w:rPr>
        <w:t>-cases of</w:t>
      </w:r>
      <w:r w:rsidR="00BD3CFD" w:rsidRPr="00192913">
        <w:rPr>
          <w:rFonts w:ascii="Cambria" w:hAnsi="Cambria"/>
          <w:sz w:val="22"/>
          <w:szCs w:val="22"/>
        </w:rPr>
        <w:t xml:space="preserve"> the</w:t>
      </w:r>
      <w:r w:rsidR="00FD4250" w:rsidRPr="00192913">
        <w:rPr>
          <w:rFonts w:ascii="Cambria" w:hAnsi="Cambria"/>
          <w:sz w:val="22"/>
          <w:szCs w:val="22"/>
        </w:rPr>
        <w:t xml:space="preserve"> solution.</w:t>
      </w:r>
      <w:bookmarkStart w:id="229" w:name="_Toc220751515"/>
    </w:p>
    <w:p w14:paraId="72C5FEE5" w14:textId="77777777" w:rsidR="00BA19F8" w:rsidRPr="00783FA5" w:rsidRDefault="00956C14" w:rsidP="00BA19F8">
      <w:pPr>
        <w:pStyle w:val="Heading2"/>
        <w:spacing w:before="480" w:after="240"/>
      </w:pPr>
      <w:bookmarkStart w:id="230" w:name="_Toc411522686"/>
      <w:r>
        <w:t xml:space="preserve">Sign In and Sign Up </w:t>
      </w:r>
      <w:r w:rsidR="00966311">
        <w:tab/>
      </w:r>
      <w:r>
        <w:t>(</w:t>
      </w:r>
      <w:r w:rsidR="00BA19F8">
        <w:t>User Self-Registration</w:t>
      </w:r>
      <w:r>
        <w:t>)</w:t>
      </w:r>
      <w:r w:rsidR="00BA19F8">
        <w:t>.</w:t>
      </w:r>
      <w:bookmarkEnd w:id="230"/>
      <w:r w:rsidR="00BA19F8">
        <w:t xml:space="preserve"> </w:t>
      </w:r>
    </w:p>
    <w:p w14:paraId="30D07D18" w14:textId="77777777" w:rsidR="00956C14" w:rsidRDefault="00956C14" w:rsidP="00BA19F8">
      <w:r>
        <w:t xml:space="preserve">To login click Sign In and enter your portal </w:t>
      </w:r>
      <w:r w:rsidR="008D37D3">
        <w:t xml:space="preserve">User ID </w:t>
      </w:r>
      <w:r>
        <w:t>and password.</w:t>
      </w:r>
    </w:p>
    <w:p w14:paraId="495BDCC2" w14:textId="77777777" w:rsidR="00956C14" w:rsidRDefault="008D37D3" w:rsidP="00956C14">
      <w:pPr>
        <w:jc w:val="center"/>
      </w:pPr>
      <w:ins w:id="231" w:author="Totyo Totev" w:date="2015-02-12T15:48:00Z">
        <w:r>
          <w:rPr>
            <w:noProof/>
          </w:rPr>
          <w:drawing>
            <wp:inline distT="0" distB="0" distL="0" distR="0" wp14:anchorId="791FB2FF" wp14:editId="5022E110">
              <wp:extent cx="3849566" cy="2413968"/>
              <wp:effectExtent l="19050" t="0" r="0" b="0"/>
              <wp:docPr id="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3847338" cy="2412571"/>
                      </a:xfrm>
                      <a:prstGeom prst="rect">
                        <a:avLst/>
                      </a:prstGeom>
                      <a:noFill/>
                      <a:ln w="9525">
                        <a:noFill/>
                        <a:miter lim="800000"/>
                        <a:headEnd/>
                        <a:tailEnd/>
                      </a:ln>
                    </pic:spPr>
                  </pic:pic>
                </a:graphicData>
              </a:graphic>
            </wp:inline>
          </w:drawing>
        </w:r>
      </w:ins>
    </w:p>
    <w:p w14:paraId="6430CC8D" w14:textId="77777777" w:rsidR="003F0AB2" w:rsidRDefault="003F0AB2" w:rsidP="00BA19F8">
      <w:r>
        <w:t xml:space="preserve">Use </w:t>
      </w:r>
      <w:r w:rsidRPr="003F0AB2">
        <w:rPr>
          <w:i/>
        </w:rPr>
        <w:t>Forgot password</w:t>
      </w:r>
      <w:r>
        <w:t xml:space="preserve"> link to changing your password in case you have forgotten it.  You will receive a temporary one by an email.</w:t>
      </w:r>
    </w:p>
    <w:p w14:paraId="3F242167" w14:textId="77777777" w:rsidR="00D17D27" w:rsidRDefault="00D17D27" w:rsidP="00D17D27">
      <w:pPr>
        <w:keepNext/>
      </w:pPr>
      <w:r>
        <w:lastRenderedPageBreak/>
        <w:t xml:space="preserve">If you do not have credentials, use </w:t>
      </w:r>
      <w:r w:rsidRPr="009B526C">
        <w:rPr>
          <w:i/>
        </w:rPr>
        <w:t>Sign Up</w:t>
      </w:r>
      <w:r>
        <w:t xml:space="preserve"> to self-register with the portal. See the following screen.</w:t>
      </w:r>
    </w:p>
    <w:p w14:paraId="682240A3" w14:textId="77777777" w:rsidR="00956C14" w:rsidRDefault="00956C14" w:rsidP="00956C14">
      <w:pPr>
        <w:jc w:val="center"/>
      </w:pPr>
      <w:r>
        <w:rPr>
          <w:noProof/>
        </w:rPr>
        <w:drawing>
          <wp:inline distT="0" distB="0" distL="0" distR="0" wp14:anchorId="6521098A" wp14:editId="3F77CE19">
            <wp:extent cx="4676775" cy="463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676775" cy="4638675"/>
                    </a:xfrm>
                    <a:prstGeom prst="rect">
                      <a:avLst/>
                    </a:prstGeom>
                  </pic:spPr>
                </pic:pic>
              </a:graphicData>
            </a:graphic>
          </wp:inline>
        </w:drawing>
      </w:r>
    </w:p>
    <w:p w14:paraId="05168D5A" w14:textId="77777777" w:rsidR="00BA2639" w:rsidRDefault="00BA19F8" w:rsidP="00BA19F8">
      <w:pPr>
        <w:rPr>
          <w:ins w:id="232" w:author="Georgi Velinov" w:date="2015-03-25T17:24:00Z"/>
        </w:rPr>
      </w:pPr>
      <w:r w:rsidRPr="007C6897">
        <w:rPr>
          <w:b/>
        </w:rPr>
        <w:t>Note:</w:t>
      </w:r>
      <w:r>
        <w:t xml:space="preserve"> There is no need to create Joomla! user. End-users will not be able to login with a Joomla! user if not registered with the API Server as </w:t>
      </w:r>
      <w:r w:rsidR="00956C14">
        <w:t>shown above</w:t>
      </w:r>
      <w:r>
        <w:t>.</w:t>
      </w:r>
      <w:r w:rsidR="008F47A4">
        <w:t xml:space="preserve"> When a user registers in API Server, a corresponding Joomla! user is created automatically.</w:t>
      </w:r>
    </w:p>
    <w:p w14:paraId="4D396AE5" w14:textId="77777777" w:rsidR="00BA2639" w:rsidRPr="0081099A" w:rsidRDefault="00BA2639" w:rsidP="00BA19F8">
      <w:ins w:id="233" w:author="Georgi Velinov" w:date="2015-03-25T17:24:00Z">
        <w:r w:rsidRPr="00BA2639">
          <w:rPr>
            <w:b/>
            <w:rPrChange w:id="234" w:author="Georgi Velinov" w:date="2015-03-25T17:24:00Z">
              <w:rPr/>
            </w:rPrChange>
          </w:rPr>
          <w:t>Note:</w:t>
        </w:r>
        <w:r>
          <w:t xml:space="preserve"> To enable captcha for sign up page go to </w:t>
        </w:r>
        <w:r w:rsidRPr="00D211A7">
          <w:rPr>
            <w:i/>
          </w:rPr>
          <w:t>Extensions</w:t>
        </w:r>
        <w:r>
          <w:t xml:space="preserve"> select </w:t>
        </w:r>
        <w:r w:rsidRPr="00D211A7">
          <w:rPr>
            <w:i/>
          </w:rPr>
          <w:t>Plugin Manager</w:t>
        </w:r>
        <w:r>
          <w:t xml:space="preserve"> and find </w:t>
        </w:r>
        <w:r w:rsidRPr="00D211A7">
          <w:rPr>
            <w:rFonts w:ascii="Helvetica" w:hAnsi="Helvetica"/>
            <w:i/>
            <w:color w:val="333333"/>
            <w:sz w:val="20"/>
            <w:szCs w:val="20"/>
            <w:shd w:val="clear" w:color="auto" w:fill="FFFFFF"/>
          </w:rPr>
          <w:t>Captcha – ReCaptcha</w:t>
        </w:r>
        <w:r>
          <w:rPr>
            <w:rFonts w:ascii="Helvetica" w:hAnsi="Helvetica"/>
            <w:color w:val="333333"/>
            <w:sz w:val="20"/>
            <w:szCs w:val="20"/>
            <w:shd w:val="clear" w:color="auto" w:fill="FFFFFF"/>
          </w:rPr>
          <w:t xml:space="preserve"> plugin.</w:t>
        </w:r>
        <w:r w:rsidRPr="00BA2639">
          <w:t xml:space="preserve"> </w:t>
        </w:r>
        <w:r>
          <w:t xml:space="preserve">If you are going to use this plugin, you have to set public and private keys.  You will need a </w:t>
        </w:r>
        <w:r>
          <w:rPr>
            <w:i/>
          </w:rPr>
          <w:t>Google</w:t>
        </w:r>
        <w:r>
          <w:t xml:space="preserve"> account</w:t>
        </w:r>
      </w:ins>
      <w:ins w:id="235" w:author="Georgi Velinov" w:date="2015-03-25T17:25:00Z">
        <w:r>
          <w:t xml:space="preserve"> to get these keys</w:t>
        </w:r>
      </w:ins>
      <w:ins w:id="236" w:author="Georgi Velinov" w:date="2015-03-25T17:24:00Z">
        <w:r>
          <w:t>.</w:t>
        </w:r>
      </w:ins>
      <w:ins w:id="237" w:author="Georgi Velinov" w:date="2015-03-25T18:48:00Z">
        <w:r w:rsidR="0081099A">
          <w:t xml:space="preserve"> After that </w:t>
        </w:r>
      </w:ins>
      <w:ins w:id="238" w:author="Georgi Velinov" w:date="2015-03-25T18:49:00Z">
        <w:r w:rsidR="0081099A" w:rsidRPr="0081099A">
          <w:rPr>
            <w:i/>
            <w:rPrChange w:id="239" w:author="Georgi Velinov" w:date="2015-03-25T18:49:00Z">
              <w:rPr/>
            </w:rPrChange>
          </w:rPr>
          <w:t>System</w:t>
        </w:r>
        <w:r w:rsidR="0081099A">
          <w:t xml:space="preserve"> from main menu select </w:t>
        </w:r>
        <w:r w:rsidR="0081099A" w:rsidRPr="0081099A">
          <w:rPr>
            <w:i/>
            <w:rPrChange w:id="240" w:author="Georgi Velinov" w:date="2015-03-25T18:49:00Z">
              <w:rPr/>
            </w:rPrChange>
          </w:rPr>
          <w:t>Global Configuration</w:t>
        </w:r>
        <w:r w:rsidR="0081099A">
          <w:rPr>
            <w:i/>
          </w:rPr>
          <w:t xml:space="preserve"> </w:t>
        </w:r>
      </w:ins>
      <w:ins w:id="241" w:author="Georgi Velinov" w:date="2015-03-25T18:50:00Z">
        <w:r w:rsidR="0081099A">
          <w:t xml:space="preserve">and for </w:t>
        </w:r>
        <w:r w:rsidR="0081099A" w:rsidRPr="0081099A">
          <w:rPr>
            <w:i/>
            <w:rPrChange w:id="242" w:author="Georgi Velinov" w:date="2015-03-25T18:51:00Z">
              <w:rPr/>
            </w:rPrChange>
          </w:rPr>
          <w:t>Default Captcha</w:t>
        </w:r>
        <w:r w:rsidR="0081099A">
          <w:t xml:space="preserve"> select </w:t>
        </w:r>
        <w:r w:rsidR="0081099A" w:rsidRPr="00D211A7">
          <w:rPr>
            <w:rFonts w:ascii="Helvetica" w:hAnsi="Helvetica"/>
            <w:i/>
            <w:color w:val="333333"/>
            <w:sz w:val="20"/>
            <w:szCs w:val="20"/>
            <w:shd w:val="clear" w:color="auto" w:fill="FFFFFF"/>
          </w:rPr>
          <w:t>Captcha – ReCaptcha</w:t>
        </w:r>
      </w:ins>
      <w:ins w:id="243" w:author="Georgi Velinov" w:date="2015-03-25T18:51:00Z">
        <w:r w:rsidR="0081099A">
          <w:rPr>
            <w:rFonts w:ascii="Helvetica" w:hAnsi="Helvetica"/>
            <w:color w:val="333333"/>
            <w:sz w:val="20"/>
            <w:szCs w:val="20"/>
            <w:shd w:val="clear" w:color="auto" w:fill="FFFFFF"/>
          </w:rPr>
          <w:t>.</w:t>
        </w:r>
      </w:ins>
    </w:p>
    <w:p w14:paraId="2EC6ABAF" w14:textId="77777777" w:rsidR="003F0AB2" w:rsidRDefault="003F0AB2">
      <w:pPr>
        <w:keepNext/>
        <w:pPrChange w:id="244" w:author="Totyo Totev" w:date="2015-02-12T17:07:00Z">
          <w:pPr/>
        </w:pPrChange>
      </w:pPr>
      <w:r>
        <w:lastRenderedPageBreak/>
        <w:t>If registration is successful, a message will be shown on the page, and the user will receive an activation email. The user will be able to login after the account is activated.</w:t>
      </w:r>
    </w:p>
    <w:p w14:paraId="16B51FE9" w14:textId="77777777" w:rsidR="00903F37" w:rsidRDefault="008D37D3" w:rsidP="00903F37">
      <w:pPr>
        <w:jc w:val="center"/>
      </w:pPr>
      <w:ins w:id="245" w:author="Totyo Totev" w:date="2015-02-12T15:52:00Z">
        <w:r>
          <w:rPr>
            <w:noProof/>
          </w:rPr>
          <w:drawing>
            <wp:inline distT="0" distB="0" distL="0" distR="0" wp14:anchorId="0D990C77" wp14:editId="437FF02C">
              <wp:extent cx="6400800" cy="3113903"/>
              <wp:effectExtent l="19050" t="0" r="0" b="0"/>
              <wp:docPr id="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6400800" cy="3113903"/>
                      </a:xfrm>
                      <a:prstGeom prst="rect">
                        <a:avLst/>
                      </a:prstGeom>
                      <a:noFill/>
                      <a:ln w="9525">
                        <a:noFill/>
                        <a:miter lim="800000"/>
                        <a:headEnd/>
                        <a:tailEnd/>
                      </a:ln>
                    </pic:spPr>
                  </pic:pic>
                </a:graphicData>
              </a:graphic>
            </wp:inline>
          </w:drawing>
        </w:r>
      </w:ins>
    </w:p>
    <w:p w14:paraId="3D95DE20" w14:textId="77777777" w:rsidR="00903F37" w:rsidRPr="00192913" w:rsidRDefault="00192913" w:rsidP="00903F37">
      <w:pPr>
        <w:jc w:val="center"/>
        <w:rPr>
          <w:i/>
          <w:sz w:val="20"/>
          <w:szCs w:val="20"/>
        </w:rPr>
      </w:pPr>
      <w:r>
        <w:rPr>
          <w:i/>
          <w:sz w:val="20"/>
          <w:szCs w:val="20"/>
        </w:rPr>
        <w:t>A s</w:t>
      </w:r>
      <w:r w:rsidRPr="00192913">
        <w:rPr>
          <w:i/>
          <w:sz w:val="20"/>
          <w:szCs w:val="20"/>
        </w:rPr>
        <w:t>uccessfu</w:t>
      </w:r>
      <w:r>
        <w:rPr>
          <w:i/>
          <w:sz w:val="20"/>
          <w:szCs w:val="20"/>
        </w:rPr>
        <w:t>l</w:t>
      </w:r>
      <w:r w:rsidR="00903F37" w:rsidRPr="00192913">
        <w:rPr>
          <w:i/>
          <w:sz w:val="20"/>
          <w:szCs w:val="20"/>
        </w:rPr>
        <w:t xml:space="preserve"> registration. Activation needed.</w:t>
      </w:r>
    </w:p>
    <w:p w14:paraId="3977391B" w14:textId="77777777" w:rsidR="00A36B6A" w:rsidRDefault="00A36B6A" w:rsidP="00A36B6A">
      <w:r w:rsidRPr="003F0AB2">
        <w:rPr>
          <w:b/>
        </w:rPr>
        <w:t>Note:</w:t>
      </w:r>
      <w:r>
        <w:t xml:space="preserve"> In case of not correct input data the page will show appropriate error message. </w:t>
      </w:r>
    </w:p>
    <w:p w14:paraId="2DD6A597" w14:textId="77777777" w:rsidR="003F0AB2" w:rsidRDefault="003F0AB2" w:rsidP="003F0AB2">
      <w:pPr>
        <w:jc w:val="center"/>
      </w:pPr>
      <w:r>
        <w:rPr>
          <w:noProof/>
        </w:rPr>
        <w:drawing>
          <wp:inline distT="0" distB="0" distL="0" distR="0" wp14:anchorId="7A5A7780" wp14:editId="7BA77384">
            <wp:extent cx="5040508" cy="2133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043055" cy="2134678"/>
                    </a:xfrm>
                    <a:prstGeom prst="rect">
                      <a:avLst/>
                    </a:prstGeom>
                  </pic:spPr>
                </pic:pic>
              </a:graphicData>
            </a:graphic>
          </wp:inline>
        </w:drawing>
      </w:r>
    </w:p>
    <w:p w14:paraId="1E9B5119" w14:textId="77777777" w:rsidR="00903F37" w:rsidRPr="00192913" w:rsidRDefault="00903F37" w:rsidP="003F0AB2">
      <w:pPr>
        <w:jc w:val="center"/>
        <w:rPr>
          <w:i/>
          <w:sz w:val="20"/>
          <w:szCs w:val="20"/>
        </w:rPr>
      </w:pPr>
      <w:r w:rsidRPr="00192913">
        <w:rPr>
          <w:i/>
          <w:sz w:val="20"/>
          <w:szCs w:val="20"/>
        </w:rPr>
        <w:t>Activation email</w:t>
      </w:r>
    </w:p>
    <w:p w14:paraId="4782EB3F" w14:textId="77777777" w:rsidR="003F0AB2" w:rsidRPr="00783FA5" w:rsidRDefault="003F0AB2" w:rsidP="003F0AB2">
      <w:pPr>
        <w:pStyle w:val="Heading2"/>
        <w:spacing w:before="480" w:after="240"/>
      </w:pPr>
      <w:bookmarkStart w:id="246" w:name="_Toc411522687"/>
      <w:r>
        <w:t>User Profile and Change Password</w:t>
      </w:r>
      <w:bookmarkEnd w:id="246"/>
    </w:p>
    <w:p w14:paraId="0487AE73" w14:textId="77777777" w:rsidR="003F0AB2" w:rsidRDefault="003F0AB2" w:rsidP="003F0AB2">
      <w:r>
        <w:t>To login click Sign In and enter your portal email and password.</w:t>
      </w:r>
    </w:p>
    <w:p w14:paraId="643C2E18" w14:textId="77777777" w:rsidR="009B526C" w:rsidRDefault="008232CA" w:rsidP="00BA19F8">
      <w:r>
        <w:t>When logged in the user sees in the top horizontal me</w:t>
      </w:r>
      <w:r w:rsidR="009B526C">
        <w:t>nu he full portal menu item list</w:t>
      </w:r>
      <w:r>
        <w:t>.</w:t>
      </w:r>
      <w:r w:rsidR="009B526C">
        <w:t xml:space="preserve"> </w:t>
      </w:r>
    </w:p>
    <w:p w14:paraId="73C13106" w14:textId="77777777" w:rsidR="008232CA" w:rsidDel="004A691A" w:rsidRDefault="009B526C">
      <w:pPr>
        <w:keepNext/>
        <w:rPr>
          <w:del w:id="247" w:author="Georgi Velinov" w:date="2015-03-06T16:59:00Z"/>
        </w:rPr>
        <w:pPrChange w:id="248" w:author="Georgi Velinov" w:date="2015-03-06T16:59:00Z">
          <w:pPr/>
        </w:pPrChange>
      </w:pPr>
      <w:r>
        <w:lastRenderedPageBreak/>
        <w:t>The user can view and edit its API Gateway Server profile information and change its password.</w:t>
      </w:r>
      <w:ins w:id="249" w:author="Georgi Velinov" w:date="2015-03-06T16:59:00Z">
        <w:r w:rsidR="004A691A" w:rsidDel="004A691A">
          <w:t xml:space="preserve"> </w:t>
        </w:r>
      </w:ins>
    </w:p>
    <w:p w14:paraId="55829902" w14:textId="77777777" w:rsidR="008232CA" w:rsidRDefault="008D37D3">
      <w:pPr>
        <w:keepNext/>
        <w:pPrChange w:id="250" w:author="Georgi Velinov" w:date="2015-03-06T16:59:00Z">
          <w:pPr>
            <w:jc w:val="center"/>
          </w:pPr>
        </w:pPrChange>
      </w:pPr>
      <w:ins w:id="251" w:author="Totyo Totev" w:date="2015-02-12T16:01:00Z">
        <w:del w:id="252" w:author="Georgi Velinov" w:date="2015-03-06T16:59:00Z">
          <w:r w:rsidDel="004A691A">
            <w:rPr>
              <w:noProof/>
            </w:rPr>
            <w:drawing>
              <wp:inline distT="0" distB="0" distL="0" distR="0" wp14:anchorId="62077F45" wp14:editId="54AA5EB2">
                <wp:extent cx="6400800" cy="5622594"/>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srcRect/>
                        <a:stretch>
                          <a:fillRect/>
                        </a:stretch>
                      </pic:blipFill>
                      <pic:spPr bwMode="auto">
                        <a:xfrm>
                          <a:off x="0" y="0"/>
                          <a:ext cx="6400800" cy="5622594"/>
                        </a:xfrm>
                        <a:prstGeom prst="rect">
                          <a:avLst/>
                        </a:prstGeom>
                        <a:noFill/>
                        <a:ln w="9525">
                          <a:noFill/>
                          <a:miter lim="800000"/>
                          <a:headEnd/>
                          <a:tailEnd/>
                        </a:ln>
                      </pic:spPr>
                    </pic:pic>
                  </a:graphicData>
                </a:graphic>
              </wp:inline>
            </w:drawing>
          </w:r>
        </w:del>
      </w:ins>
    </w:p>
    <w:p w14:paraId="0E34B5E0" w14:textId="77777777" w:rsidR="004A691A" w:rsidRDefault="004A691A">
      <w:pPr>
        <w:jc w:val="center"/>
        <w:rPr>
          <w:ins w:id="253" w:author="Georgi Velinov" w:date="2015-03-06T17:00:00Z"/>
        </w:rPr>
        <w:pPrChange w:id="254" w:author="Georgi Velinov" w:date="2015-03-25T17:36:00Z">
          <w:pPr/>
        </w:pPrChange>
      </w:pPr>
      <w:ins w:id="255" w:author="Georgi Velinov" w:date="2015-03-06T16:59:00Z">
        <w:r>
          <w:rPr>
            <w:noProof/>
          </w:rPr>
          <w:drawing>
            <wp:inline distT="0" distB="0" distL="0" distR="0" wp14:anchorId="1E2D91A4" wp14:editId="55390942">
              <wp:extent cx="6400800" cy="5114925"/>
              <wp:effectExtent l="0" t="0" r="0" b="0"/>
              <wp:docPr id="11" name="Picture 11" descr="C:\Users\gvelinov\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velinov\Desktop\pro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5114925"/>
                      </a:xfrm>
                      <a:prstGeom prst="rect">
                        <a:avLst/>
                      </a:prstGeom>
                      <a:noFill/>
                      <a:ln>
                        <a:noFill/>
                      </a:ln>
                    </pic:spPr>
                  </pic:pic>
                </a:graphicData>
              </a:graphic>
            </wp:inline>
          </w:drawing>
        </w:r>
      </w:ins>
    </w:p>
    <w:p w14:paraId="1732052E" w14:textId="77777777" w:rsidR="008232CA" w:rsidRDefault="008232CA" w:rsidP="008232CA">
      <w:r>
        <w:t xml:space="preserve">To proceed with editing profile info </w:t>
      </w:r>
      <w:r w:rsidR="009B526C">
        <w:t xml:space="preserve">the </w:t>
      </w:r>
      <w:r>
        <w:t>user should click Edit profile.</w:t>
      </w:r>
    </w:p>
    <w:p w14:paraId="74FD6F07" w14:textId="77777777" w:rsidR="008232CA" w:rsidRDefault="00F01BC5" w:rsidP="008232CA">
      <w:pPr>
        <w:jc w:val="center"/>
      </w:pPr>
      <w:ins w:id="256" w:author="Totyo Totev" w:date="2015-02-12T16:12:00Z">
        <w:r>
          <w:rPr>
            <w:noProof/>
          </w:rPr>
          <w:lastRenderedPageBreak/>
          <w:drawing>
            <wp:inline distT="0" distB="0" distL="0" distR="0" wp14:anchorId="08250A2A" wp14:editId="100390ED">
              <wp:extent cx="6400800" cy="568539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srcRect/>
                      <a:stretch>
                        <a:fillRect/>
                      </a:stretch>
                    </pic:blipFill>
                    <pic:spPr bwMode="auto">
                      <a:xfrm>
                        <a:off x="0" y="0"/>
                        <a:ext cx="6400800" cy="5685395"/>
                      </a:xfrm>
                      <a:prstGeom prst="rect">
                        <a:avLst/>
                      </a:prstGeom>
                      <a:noFill/>
                      <a:ln w="9525">
                        <a:noFill/>
                        <a:miter lim="800000"/>
                        <a:headEnd/>
                        <a:tailEnd/>
                      </a:ln>
                    </pic:spPr>
                  </pic:pic>
                </a:graphicData>
              </a:graphic>
            </wp:inline>
          </w:drawing>
        </w:r>
      </w:ins>
    </w:p>
    <w:p w14:paraId="39995E06" w14:textId="77777777" w:rsidR="008232CA" w:rsidRDefault="008232CA" w:rsidP="008232CA">
      <w:r>
        <w:t xml:space="preserve">To change password user should use the </w:t>
      </w:r>
      <w:r w:rsidRPr="008232CA">
        <w:rPr>
          <w:i/>
        </w:rPr>
        <w:t>Change password</w:t>
      </w:r>
      <w:r w:rsidRPr="008232CA">
        <w:t xml:space="preserve"> </w:t>
      </w:r>
      <w:del w:id="257" w:author="Totyo Totev" w:date="2015-02-12T16:02:00Z">
        <w:r w:rsidDel="008D37D3">
          <w:delText>link</w:delText>
        </w:r>
      </w:del>
      <w:ins w:id="258" w:author="Totyo Totev" w:date="2015-02-12T16:02:00Z">
        <w:r w:rsidR="008D37D3">
          <w:t>button</w:t>
        </w:r>
      </w:ins>
      <w:r>
        <w:t>.</w:t>
      </w:r>
    </w:p>
    <w:p w14:paraId="4BB8D708" w14:textId="77777777" w:rsidR="008232CA" w:rsidRDefault="008D37D3" w:rsidP="008232CA">
      <w:pPr>
        <w:jc w:val="center"/>
      </w:pPr>
      <w:ins w:id="259" w:author="Totyo Totev" w:date="2015-02-12T16:05:00Z">
        <w:r>
          <w:rPr>
            <w:noProof/>
          </w:rPr>
          <w:lastRenderedPageBreak/>
          <w:drawing>
            <wp:inline distT="0" distB="0" distL="0" distR="0" wp14:anchorId="73DB9941" wp14:editId="4A93458E">
              <wp:extent cx="6400800" cy="3567957"/>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srcRect/>
                      <a:stretch>
                        <a:fillRect/>
                      </a:stretch>
                    </pic:blipFill>
                    <pic:spPr bwMode="auto">
                      <a:xfrm>
                        <a:off x="0" y="0"/>
                        <a:ext cx="6400800" cy="3567957"/>
                      </a:xfrm>
                      <a:prstGeom prst="rect">
                        <a:avLst/>
                      </a:prstGeom>
                      <a:noFill/>
                      <a:ln w="9525">
                        <a:noFill/>
                        <a:miter lim="800000"/>
                        <a:headEnd/>
                        <a:tailEnd/>
                      </a:ln>
                    </pic:spPr>
                  </pic:pic>
                </a:graphicData>
              </a:graphic>
            </wp:inline>
          </w:drawing>
        </w:r>
      </w:ins>
    </w:p>
    <w:p w14:paraId="0D1E395B" w14:textId="77777777" w:rsidR="008232CA" w:rsidRDefault="00192913" w:rsidP="008232CA">
      <w:pPr>
        <w:jc w:val="center"/>
        <w:rPr>
          <w:i/>
          <w:sz w:val="20"/>
          <w:szCs w:val="20"/>
        </w:rPr>
      </w:pPr>
      <w:r w:rsidRPr="00192913">
        <w:rPr>
          <w:i/>
          <w:sz w:val="20"/>
          <w:szCs w:val="20"/>
        </w:rPr>
        <w:t>Change Password</w:t>
      </w:r>
    </w:p>
    <w:p w14:paraId="5B8B1DAA" w14:textId="77777777" w:rsidR="00F27EDD" w:rsidRPr="00783FA5" w:rsidRDefault="00F27EDD" w:rsidP="00F27EDD">
      <w:pPr>
        <w:pStyle w:val="Heading2"/>
        <w:spacing w:before="480" w:after="240"/>
      </w:pPr>
      <w:bookmarkStart w:id="260" w:name="_Toc411522688"/>
      <w:r>
        <w:t>User updates from API Portal admin UI.</w:t>
      </w:r>
      <w:bookmarkEnd w:id="260"/>
    </w:p>
    <w:p w14:paraId="02FDF926" w14:textId="77777777" w:rsidR="00F27EDD" w:rsidRDefault="00F27EDD" w:rsidP="00F27EDD">
      <w:r>
        <w:t>Deleting users, changing their passwords, user name and email address from the Joomla! Admin UI is supported with the following restriction: The logged in administrator must have credentials on the API Manager or the user will only get deleted locally.</w:t>
      </w:r>
    </w:p>
    <w:p w14:paraId="644BD9FB" w14:textId="77777777" w:rsidR="00F27EDD" w:rsidRDefault="00F27EDD" w:rsidP="00F27EDD">
      <w:r>
        <w:t>An easy way to set this up is as follows:</w:t>
      </w:r>
    </w:p>
    <w:p w14:paraId="4CF64E59" w14:textId="77777777" w:rsidR="00F27EDD" w:rsidRDefault="00F27EDD" w:rsidP="00F27EDD">
      <w:pPr>
        <w:pStyle w:val="ListParagraph"/>
        <w:numPr>
          <w:ilvl w:val="0"/>
          <w:numId w:val="21"/>
        </w:numPr>
      </w:pPr>
      <w:r>
        <w:t xml:space="preserve">Have the 'apiadmin' user </w:t>
      </w:r>
      <w:ins w:id="261" w:author="Totyo Totev" w:date="2015-02-12T16:19:00Z">
        <w:r w:rsidR="00F01BC5">
          <w:t>(</w:t>
        </w:r>
      </w:ins>
      <w:ins w:id="262" w:author="Totyo Totev" w:date="2015-02-12T16:18:00Z">
        <w:r w:rsidR="00F01BC5">
          <w:t>or other API Manager user</w:t>
        </w:r>
      </w:ins>
      <w:ins w:id="263" w:author="Totyo Totev" w:date="2015-02-12T16:19:00Z">
        <w:r w:rsidR="00F01BC5">
          <w:t>)</w:t>
        </w:r>
      </w:ins>
      <w:ins w:id="264" w:author="Totyo Totev" w:date="2015-02-12T16:18:00Z">
        <w:r w:rsidR="00F01BC5">
          <w:t xml:space="preserve"> </w:t>
        </w:r>
      </w:ins>
      <w:r>
        <w:t xml:space="preserve">log in to the </w:t>
      </w:r>
      <w:del w:id="265" w:author="Totyo Totev" w:date="2015-02-12T16:16:00Z">
        <w:r w:rsidDel="00F01BC5">
          <w:delText>frontend</w:delText>
        </w:r>
      </w:del>
      <w:ins w:id="266" w:author="Totyo Totev" w:date="2015-02-12T16:16:00Z">
        <w:r w:rsidR="00F01BC5">
          <w:t>API Portal Admin UI.</w:t>
        </w:r>
      </w:ins>
      <w:del w:id="267" w:author="Totyo Totev" w:date="2015-02-12T16:16:00Z">
        <w:r w:rsidDel="00F01BC5">
          <w:delText>,</w:delText>
        </w:r>
      </w:del>
      <w:r>
        <w:t xml:space="preserve"> </w:t>
      </w:r>
      <w:del w:id="268" w:author="Totyo Totev" w:date="2015-02-12T16:16:00Z">
        <w:r w:rsidDel="00F01BC5">
          <w:delText xml:space="preserve">this </w:delText>
        </w:r>
      </w:del>
      <w:ins w:id="269" w:author="Totyo Totev" w:date="2015-02-12T16:16:00Z">
        <w:r w:rsidR="00F01BC5">
          <w:t xml:space="preserve">This </w:t>
        </w:r>
      </w:ins>
      <w:r>
        <w:t>will create the Joomla user account</w:t>
      </w:r>
      <w:ins w:id="270" w:author="Totyo Totev" w:date="2015-02-12T16:16:00Z">
        <w:r w:rsidR="00F01BC5">
          <w:t xml:space="preserve"> apiadmin </w:t>
        </w:r>
      </w:ins>
      <w:ins w:id="271" w:author="Totyo Totev" w:date="2015-02-12T16:18:00Z">
        <w:r w:rsidR="00F01BC5">
          <w:t xml:space="preserve">(or used API Manager </w:t>
        </w:r>
        <w:del w:id="272" w:author="Georgi Velinov" w:date="2015-04-03T11:28:00Z">
          <w:r w:rsidR="00F01BC5" w:rsidDel="003B0441">
            <w:delText>use</w:delText>
          </w:r>
        </w:del>
      </w:ins>
      <w:ins w:id="273" w:author="Georgi Velinov" w:date="2015-04-03T11:28:00Z">
        <w:r w:rsidR="003B0441">
          <w:t>User</w:t>
        </w:r>
      </w:ins>
      <w:ins w:id="274" w:author="Totyo Totev" w:date="2015-02-12T16:18:00Z">
        <w:del w:id="275" w:author="Georgi Velinov" w:date="2015-04-03T11:28:00Z">
          <w:r w:rsidR="00F01BC5" w:rsidDel="003B0441">
            <w:delText>r</w:delText>
          </w:r>
        </w:del>
        <w:r w:rsidR="00F01BC5">
          <w:t xml:space="preserve">) </w:t>
        </w:r>
      </w:ins>
      <w:ins w:id="276" w:author="Totyo Totev" w:date="2015-02-12T16:17:00Z">
        <w:r w:rsidR="00F01BC5">
          <w:t xml:space="preserve">as </w:t>
        </w:r>
      </w:ins>
      <w:ins w:id="277" w:author="Totyo Totev" w:date="2015-02-12T16:18:00Z">
        <w:r w:rsidR="00F01BC5">
          <w:t xml:space="preserve">API Portal/Joomla </w:t>
        </w:r>
      </w:ins>
      <w:ins w:id="278" w:author="Totyo Totev" w:date="2015-02-12T16:17:00Z">
        <w:r w:rsidR="00F01BC5" w:rsidRPr="00582E9F">
          <w:rPr>
            <w:rPrChange w:id="279" w:author="Totyo Totev" w:date="2015-02-12T16:55:00Z">
              <w:rPr>
                <w:rFonts w:ascii="Helvetica" w:hAnsi="Helvetica"/>
                <w:color w:val="333333"/>
                <w:sz w:val="18"/>
                <w:szCs w:val="18"/>
                <w:shd w:val="clear" w:color="auto" w:fill="F9F9F9"/>
              </w:rPr>
            </w:rPrChange>
          </w:rPr>
          <w:t>Administrator</w:t>
        </w:r>
      </w:ins>
      <w:r>
        <w:t>.</w:t>
      </w:r>
    </w:p>
    <w:p w14:paraId="202886D9" w14:textId="77777777" w:rsidR="00F27EDD" w:rsidRPr="008A3649" w:rsidDel="008854A6" w:rsidRDefault="00F27EDD" w:rsidP="00F27EDD">
      <w:pPr>
        <w:pStyle w:val="ListParagraph"/>
        <w:numPr>
          <w:ilvl w:val="0"/>
          <w:numId w:val="21"/>
        </w:numPr>
        <w:rPr>
          <w:del w:id="280" w:author="Totyo Totev" w:date="2015-02-12T16:53:00Z"/>
          <w:i/>
          <w:sz w:val="20"/>
          <w:szCs w:val="20"/>
        </w:rPr>
      </w:pPr>
      <w:del w:id="281" w:author="Totyo Totev" w:date="2015-02-12T16:53:00Z">
        <w:r w:rsidDel="008854A6">
          <w:delText>Have the Joomla 'Super Admin' log in to the backend and add  'Administrator' to the 'Assigned User Groups' of the 'apiadmin' user.</w:delText>
        </w:r>
      </w:del>
    </w:p>
    <w:p w14:paraId="4DC9F67E" w14:textId="77777777" w:rsidR="00F27EDD" w:rsidRPr="00783FA5" w:rsidRDefault="00F27EDD" w:rsidP="00F27EDD">
      <w:pPr>
        <w:pStyle w:val="Heading2"/>
        <w:spacing w:before="480" w:after="240"/>
        <w:rPr>
          <w:ins w:id="282" w:author="pfenersky" w:date="2015-01-27T11:55:00Z"/>
        </w:rPr>
      </w:pPr>
      <w:bookmarkStart w:id="283" w:name="_Toc411522689"/>
      <w:ins w:id="284" w:author="pfenersky" w:date="2015-01-27T11:55:00Z">
        <w:r>
          <w:t>Organization Administrators</w:t>
        </w:r>
        <w:bookmarkEnd w:id="283"/>
      </w:ins>
    </w:p>
    <w:p w14:paraId="58021A6F" w14:textId="77777777" w:rsidR="00F27EDD" w:rsidRDefault="002562EF" w:rsidP="00F27EDD">
      <w:pPr>
        <w:rPr>
          <w:ins w:id="285" w:author="pfenersky" w:date="2015-01-27T11:55:00Z"/>
        </w:rPr>
      </w:pPr>
      <w:ins w:id="286" w:author="pfenersky" w:date="2015-01-30T10:30:00Z">
        <w:r>
          <w:t xml:space="preserve">A user </w:t>
        </w:r>
      </w:ins>
      <w:ins w:id="287" w:author="pfenersky" w:date="2015-01-30T10:31:00Z">
        <w:r>
          <w:t>can be</w:t>
        </w:r>
      </w:ins>
      <w:ins w:id="288" w:author="pfenersky" w:date="2015-01-30T10:30:00Z">
        <w:r>
          <w:t xml:space="preserve"> assigned i</w:t>
        </w:r>
      </w:ins>
      <w:ins w:id="289" w:author="pfenersky" w:date="2015-01-29T17:08:00Z">
        <w:r w:rsidR="00781344">
          <w:t xml:space="preserve">n the API Manager </w:t>
        </w:r>
      </w:ins>
      <w:ins w:id="290" w:author="pfenersky" w:date="2015-01-30T10:30:00Z">
        <w:r>
          <w:t xml:space="preserve">to </w:t>
        </w:r>
      </w:ins>
      <w:ins w:id="291" w:author="pfenersky" w:date="2015-01-27T11:55:00Z">
        <w:r w:rsidR="00F27EDD">
          <w:t>a role ‘Organization Administrators’. When logged to the API Portal End-user UI the</w:t>
        </w:r>
      </w:ins>
      <w:ins w:id="292" w:author="pfenersky" w:date="2015-01-29T17:09:00Z">
        <w:r w:rsidR="00781344">
          <w:t xml:space="preserve">se users </w:t>
        </w:r>
      </w:ins>
      <w:ins w:id="293" w:author="pfenersky" w:date="2015-01-27T11:55:00Z">
        <w:r w:rsidR="00F27EDD">
          <w:t xml:space="preserve">see </w:t>
        </w:r>
      </w:ins>
      <w:ins w:id="294" w:author="pfenersky" w:date="2015-01-30T10:31:00Z">
        <w:r>
          <w:t>an</w:t>
        </w:r>
      </w:ins>
      <w:ins w:id="295" w:author="pfenersky" w:date="2015-01-29T17:09:00Z">
        <w:r w:rsidR="00781344">
          <w:t xml:space="preserve"> </w:t>
        </w:r>
      </w:ins>
      <w:ins w:id="296" w:author="pfenersky" w:date="2015-01-27T11:55:00Z">
        <w:r w:rsidR="00F27EDD">
          <w:t xml:space="preserve">additional menu </w:t>
        </w:r>
        <w:r w:rsidR="00F27EDD" w:rsidRPr="008A3649">
          <w:rPr>
            <w:i/>
          </w:rPr>
          <w:t>Users</w:t>
        </w:r>
        <w:r w:rsidR="00F27EDD">
          <w:t>. An organization administrator can manage API Portal users</w:t>
        </w:r>
      </w:ins>
      <w:ins w:id="297" w:author="pfenersky" w:date="2015-01-30T10:28:00Z">
        <w:r>
          <w:t xml:space="preserve"> in its organization</w:t>
        </w:r>
      </w:ins>
      <w:ins w:id="298" w:author="pfenersky" w:date="2015-01-27T11:55:00Z">
        <w:r w:rsidR="00F27EDD">
          <w:t xml:space="preserve"> (create, enable/disable, delete, edit details) including setting user role (API Manager Administrator</w:t>
        </w:r>
        <w:del w:id="299" w:author="Georgi Velinov" w:date="2015-04-03T11:28:00Z">
          <w:r w:rsidR="00F27EDD" w:rsidDel="003B0441">
            <w:delText xml:space="preserve"> </w:delText>
          </w:r>
        </w:del>
        <w:r w:rsidR="00F27EDD">
          <w:t xml:space="preserve">, Organization Administrator, </w:t>
        </w:r>
      </w:ins>
      <w:ins w:id="300" w:author="pfenersky" w:date="2015-01-27T11:58:00Z">
        <w:r w:rsidR="00DC6CA8">
          <w:t>Application Developer</w:t>
        </w:r>
      </w:ins>
      <w:ins w:id="301" w:author="pfenersky" w:date="2015-01-27T11:55:00Z">
        <w:r w:rsidR="00F27EDD">
          <w:t xml:space="preserve">) . </w:t>
        </w:r>
      </w:ins>
    </w:p>
    <w:p w14:paraId="63BD0C48" w14:textId="77777777" w:rsidR="00DC6CA8" w:rsidDel="0030057E" w:rsidRDefault="00F27EDD">
      <w:pPr>
        <w:keepNext/>
        <w:rPr>
          <w:ins w:id="302" w:author="pfenersky" w:date="2015-01-27T11:58:00Z"/>
          <w:del w:id="303" w:author="Georgi Velinov" w:date="2015-03-06T17:18:00Z"/>
        </w:rPr>
        <w:pPrChange w:id="304" w:author="Totyo Totev" w:date="2015-02-12T17:09:00Z">
          <w:pPr/>
        </w:pPrChange>
      </w:pPr>
      <w:ins w:id="305" w:author="pfenersky" w:date="2015-01-27T11:55:00Z">
        <w:del w:id="306" w:author="Georgi Velinov" w:date="2015-03-06T17:18:00Z">
          <w:r w:rsidDel="0030057E">
            <w:lastRenderedPageBreak/>
            <w:delText xml:space="preserve">The Organization administrator can view and manage (edit, delete) applications created by or assigned to the other users of the API Portal. </w:delText>
          </w:r>
        </w:del>
      </w:ins>
    </w:p>
    <w:p w14:paraId="668D1EF0" w14:textId="77777777" w:rsidR="00DD39A0" w:rsidRDefault="00F27EDD">
      <w:pPr>
        <w:jc w:val="center"/>
        <w:rPr>
          <w:ins w:id="307" w:author="Georgi Velinov" w:date="2015-03-06T17:18:00Z"/>
        </w:rPr>
        <w:pPrChange w:id="308" w:author="Georgi Velinov" w:date="2015-03-25T17:36:00Z">
          <w:pPr/>
        </w:pPrChange>
      </w:pPr>
      <w:ins w:id="309" w:author="pfenersky" w:date="2015-01-27T11:55:00Z">
        <w:r>
          <w:br/>
        </w:r>
      </w:ins>
      <w:ins w:id="310" w:author="Totyo Totev" w:date="2015-02-12T16:37:00Z">
        <w:r w:rsidR="00F01BC5">
          <w:rPr>
            <w:noProof/>
          </w:rPr>
          <w:drawing>
            <wp:inline distT="0" distB="0" distL="0" distR="0" wp14:anchorId="0EE024A4" wp14:editId="47EA6911">
              <wp:extent cx="6400800" cy="2223236"/>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srcRect/>
                      <a:stretch>
                        <a:fillRect/>
                      </a:stretch>
                    </pic:blipFill>
                    <pic:spPr bwMode="auto">
                      <a:xfrm>
                        <a:off x="0" y="0"/>
                        <a:ext cx="6400800" cy="2223236"/>
                      </a:xfrm>
                      <a:prstGeom prst="rect">
                        <a:avLst/>
                      </a:prstGeom>
                      <a:noFill/>
                      <a:ln w="9525">
                        <a:noFill/>
                        <a:miter lim="800000"/>
                        <a:headEnd/>
                        <a:tailEnd/>
                      </a:ln>
                    </pic:spPr>
                  </pic:pic>
                </a:graphicData>
              </a:graphic>
            </wp:inline>
          </w:drawing>
        </w:r>
      </w:ins>
    </w:p>
    <w:p w14:paraId="4EE8D5E5" w14:textId="77777777" w:rsidR="00191A2F" w:rsidRDefault="00191A2F" w:rsidP="0030057E">
      <w:pPr>
        <w:keepNext/>
        <w:rPr>
          <w:ins w:id="311" w:author="Georgi Velinov" w:date="2015-03-06T18:19:00Z"/>
        </w:rPr>
      </w:pPr>
    </w:p>
    <w:p w14:paraId="5562A3EE" w14:textId="77777777" w:rsidR="0030057E" w:rsidRDefault="0030057E" w:rsidP="0030057E">
      <w:pPr>
        <w:keepNext/>
        <w:rPr>
          <w:ins w:id="312" w:author="Georgi Velinov" w:date="2015-03-06T18:19:00Z"/>
        </w:rPr>
      </w:pPr>
      <w:ins w:id="313" w:author="Georgi Velinov" w:date="2015-03-06T17:18:00Z">
        <w:r>
          <w:t xml:space="preserve">The Organization administrator can view and manage (edit, delete) applications created by or assigned to the other users of the API Portal. </w:t>
        </w:r>
      </w:ins>
    </w:p>
    <w:p w14:paraId="4437D753" w14:textId="77777777" w:rsidR="00BD09E8" w:rsidRDefault="00BD09E8">
      <w:pPr>
        <w:keepNext/>
        <w:jc w:val="center"/>
        <w:rPr>
          <w:ins w:id="314" w:author="Georgi Velinov" w:date="2015-03-06T17:18:00Z"/>
        </w:rPr>
        <w:pPrChange w:id="315" w:author="Georgi Velinov" w:date="2015-03-25T17:36:00Z">
          <w:pPr>
            <w:keepNext/>
          </w:pPr>
        </w:pPrChange>
      </w:pPr>
      <w:ins w:id="316" w:author="Georgi Velinov" w:date="2015-03-06T18:19:00Z">
        <w:r>
          <w:rPr>
            <w:noProof/>
          </w:rPr>
          <w:drawing>
            <wp:inline distT="0" distB="0" distL="0" distR="0" wp14:anchorId="06CD8194" wp14:editId="14F0BA6C">
              <wp:extent cx="6400800" cy="2638425"/>
              <wp:effectExtent l="0" t="0" r="0" b="0"/>
              <wp:docPr id="19" name="Picture 19" descr="C:\Users\gvelinov\Desktop\app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velinov\Desktop\apps-tab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1081" cy="2638541"/>
                      </a:xfrm>
                      <a:prstGeom prst="rect">
                        <a:avLst/>
                      </a:prstGeom>
                      <a:noFill/>
                      <a:ln>
                        <a:noFill/>
                      </a:ln>
                    </pic:spPr>
                  </pic:pic>
                </a:graphicData>
              </a:graphic>
            </wp:inline>
          </w:drawing>
        </w:r>
      </w:ins>
    </w:p>
    <w:p w14:paraId="2D4C5A47" w14:textId="77777777" w:rsidR="0030057E" w:rsidRDefault="0030057E" w:rsidP="00846DCA">
      <w:pPr>
        <w:rPr>
          <w:ins w:id="317" w:author="Georgi Velinov" w:date="2015-03-06T18:19:00Z"/>
        </w:rPr>
      </w:pPr>
    </w:p>
    <w:p w14:paraId="65302870" w14:textId="77777777" w:rsidR="00191A2F" w:rsidRDefault="00191A2F" w:rsidP="00846DCA">
      <w:pPr>
        <w:rPr>
          <w:ins w:id="318" w:author="Georgi Velinov" w:date="2015-03-06T18:19:00Z"/>
        </w:rPr>
      </w:pPr>
    </w:p>
    <w:p w14:paraId="038C37F1" w14:textId="77777777" w:rsidR="00191A2F" w:rsidRDefault="00191A2F" w:rsidP="00846DCA">
      <w:pPr>
        <w:rPr>
          <w:ins w:id="319" w:author="Georgi Velinov" w:date="2015-03-06T18:19:00Z"/>
        </w:rPr>
      </w:pPr>
    </w:p>
    <w:p w14:paraId="354AD791" w14:textId="77777777" w:rsidR="00191A2F" w:rsidRDefault="00191A2F" w:rsidP="00846DCA">
      <w:pPr>
        <w:rPr>
          <w:ins w:id="320" w:author="Georgi Velinov" w:date="2015-03-06T18:19:00Z"/>
        </w:rPr>
      </w:pPr>
    </w:p>
    <w:p w14:paraId="133CA64D" w14:textId="77777777" w:rsidR="00191A2F" w:rsidRDefault="00191A2F" w:rsidP="00846DCA">
      <w:pPr>
        <w:rPr>
          <w:ins w:id="321" w:author="Georgi Velinov" w:date="2015-03-06T18:19:00Z"/>
        </w:rPr>
      </w:pPr>
    </w:p>
    <w:p w14:paraId="18C49C89" w14:textId="77777777" w:rsidR="00191A2F" w:rsidRDefault="00191A2F" w:rsidP="00846DCA">
      <w:pPr>
        <w:rPr>
          <w:ins w:id="322" w:author="pfenersky" w:date="2015-01-27T11:55:00Z"/>
        </w:rPr>
      </w:pPr>
    </w:p>
    <w:p w14:paraId="49B5EEF6" w14:textId="77777777" w:rsidR="00A71204" w:rsidRPr="00783FA5" w:rsidRDefault="002A5159" w:rsidP="00CD60C1">
      <w:pPr>
        <w:pStyle w:val="Heading2"/>
        <w:spacing w:before="480" w:after="240"/>
      </w:pPr>
      <w:bookmarkStart w:id="323" w:name="_Toc411522690"/>
      <w:r>
        <w:lastRenderedPageBreak/>
        <w:t>Manage API Server Applications</w:t>
      </w:r>
      <w:bookmarkEnd w:id="323"/>
    </w:p>
    <w:p w14:paraId="639D403C" w14:textId="77777777" w:rsidR="00AC4B40" w:rsidRDefault="008232CA" w:rsidP="00DF51D2">
      <w:pPr>
        <w:rPr>
          <w:ins w:id="324" w:author="pfenersky" w:date="2015-01-27T12:00:00Z"/>
        </w:rPr>
      </w:pPr>
      <w:bookmarkStart w:id="325" w:name="_Toc226813883"/>
      <w:r>
        <w:t xml:space="preserve">The API Portal </w:t>
      </w:r>
      <w:r w:rsidR="009802B9">
        <w:t xml:space="preserve">allows management of </w:t>
      </w:r>
      <w:r w:rsidR="009B526C">
        <w:t>the user a</w:t>
      </w:r>
      <w:r w:rsidR="009802B9">
        <w:t xml:space="preserve">pplications on the API </w:t>
      </w:r>
      <w:r w:rsidR="009B526C">
        <w:t xml:space="preserve">Gateway </w:t>
      </w:r>
      <w:r w:rsidR="009802B9">
        <w:t>server.</w:t>
      </w:r>
      <w:r w:rsidR="009B526C">
        <w:t xml:space="preserve"> </w:t>
      </w:r>
    </w:p>
    <w:p w14:paraId="22B63B14" w14:textId="77777777" w:rsidR="008826E4" w:rsidRDefault="008826E4" w:rsidP="00DF51D2">
      <w:pPr>
        <w:rPr>
          <w:ins w:id="326" w:author="pfenersky" w:date="2015-01-27T12:01:00Z"/>
        </w:rPr>
      </w:pPr>
      <w:ins w:id="327" w:author="pfenersky" w:date="2015-01-27T12:00:00Z">
        <w:r>
          <w:t xml:space="preserve">A user of role ‘Application Developer’ can view and manage (create, </w:t>
        </w:r>
      </w:ins>
      <w:ins w:id="328" w:author="pfenersky" w:date="2015-01-27T12:04:00Z">
        <w:r w:rsidR="006D3049">
          <w:t xml:space="preserve">enable/disable, </w:t>
        </w:r>
      </w:ins>
      <w:ins w:id="329" w:author="pfenersky" w:date="2015-01-27T12:01:00Z">
        <w:r>
          <w:t>edit</w:t>
        </w:r>
      </w:ins>
      <w:ins w:id="330" w:author="pfenersky" w:date="2015-01-27T12:00:00Z">
        <w:r>
          <w:t xml:space="preserve">, delete) applications </w:t>
        </w:r>
      </w:ins>
      <w:ins w:id="331" w:author="pfenersky" w:date="2015-01-27T12:01:00Z">
        <w:r>
          <w:t>created</w:t>
        </w:r>
      </w:ins>
      <w:ins w:id="332" w:author="pfenersky" w:date="2015-01-27T12:00:00Z">
        <w:r>
          <w:t xml:space="preserve"> </w:t>
        </w:r>
      </w:ins>
      <w:ins w:id="333" w:author="pfenersky" w:date="2015-01-27T12:01:00Z">
        <w:r>
          <w:t xml:space="preserve">by himself. </w:t>
        </w:r>
      </w:ins>
      <w:ins w:id="334" w:author="pfenersky" w:date="2015-01-29T17:15:00Z">
        <w:r w:rsidR="008318A7">
          <w:t xml:space="preserve">A user can </w:t>
        </w:r>
      </w:ins>
      <w:ins w:id="335" w:author="pfenersky" w:date="2015-01-29T17:16:00Z">
        <w:r w:rsidR="008318A7">
          <w:t xml:space="preserve">select </w:t>
        </w:r>
      </w:ins>
      <w:ins w:id="336" w:author="pfenersky" w:date="2015-01-29T17:15:00Z">
        <w:r w:rsidR="008318A7">
          <w:t>share application</w:t>
        </w:r>
      </w:ins>
      <w:ins w:id="337" w:author="pfenersky" w:date="2015-01-29T17:16:00Z">
        <w:r w:rsidR="008318A7">
          <w:t xml:space="preserve"> option an</w:t>
        </w:r>
      </w:ins>
      <w:ins w:id="338" w:author="Georgi Velinov" w:date="2015-04-15T12:14:00Z">
        <w:r w:rsidR="00AF1534">
          <w:t>d</w:t>
        </w:r>
      </w:ins>
      <w:ins w:id="339" w:author="pfenersky" w:date="2015-01-29T17:16:00Z">
        <w:del w:id="340" w:author="Georgi Velinov" w:date="2015-04-15T12:14:00Z">
          <w:r w:rsidR="008318A7" w:rsidDel="00AF1534">
            <w:delText>s</w:delText>
          </w:r>
        </w:del>
        <w:r w:rsidR="008318A7">
          <w:t xml:space="preserve"> select other users to share with an application.</w:t>
        </w:r>
      </w:ins>
    </w:p>
    <w:p w14:paraId="44053CB7" w14:textId="77777777" w:rsidR="008826E4" w:rsidRDefault="008826E4" w:rsidP="00DF51D2">
      <w:pPr>
        <w:rPr>
          <w:ins w:id="341" w:author="pfenersky" w:date="2015-01-29T17:19:00Z"/>
        </w:rPr>
      </w:pPr>
      <w:ins w:id="342" w:author="pfenersky" w:date="2015-01-27T12:01:00Z">
        <w:r>
          <w:t xml:space="preserve">A user </w:t>
        </w:r>
      </w:ins>
      <w:ins w:id="343" w:author="pfenersky" w:date="2015-01-27T12:02:00Z">
        <w:r>
          <w:t xml:space="preserve">can view applications of </w:t>
        </w:r>
      </w:ins>
      <w:ins w:id="344" w:author="pfenersky" w:date="2015-01-29T18:14:00Z">
        <w:r w:rsidR="008318A7">
          <w:t>other</w:t>
        </w:r>
      </w:ins>
      <w:ins w:id="345" w:author="pfenersky" w:date="2015-01-27T12:02:00Z">
        <w:r>
          <w:t xml:space="preserve"> users</w:t>
        </w:r>
      </w:ins>
      <w:ins w:id="346" w:author="pfenersky" w:date="2015-01-29T17:16:00Z">
        <w:r w:rsidR="008318A7">
          <w:t xml:space="preserve"> and manage them if </w:t>
        </w:r>
      </w:ins>
      <w:ins w:id="347" w:author="pfenersky" w:date="2015-01-29T17:17:00Z">
        <w:del w:id="348" w:author="Georgi Velinov" w:date="2015-04-15T12:13:00Z">
          <w:r w:rsidR="008318A7" w:rsidDel="00AF1534">
            <w:delText xml:space="preserve"> </w:delText>
          </w:r>
        </w:del>
        <w:r w:rsidR="008318A7">
          <w:t xml:space="preserve">they are </w:t>
        </w:r>
      </w:ins>
      <w:ins w:id="349" w:author="pfenersky" w:date="2015-01-29T17:16:00Z">
        <w:r w:rsidR="008318A7">
          <w:t>shared with him</w:t>
        </w:r>
      </w:ins>
      <w:ins w:id="350" w:author="pfenersky" w:date="2015-01-27T12:02:00Z">
        <w:r>
          <w:t xml:space="preserve">. </w:t>
        </w:r>
      </w:ins>
    </w:p>
    <w:p w14:paraId="17F71924" w14:textId="77777777" w:rsidR="00DD39A0" w:rsidRDefault="00CA248B">
      <w:pPr>
        <w:jc w:val="center"/>
        <w:pPrChange w:id="351" w:author="pfenersky" w:date="2015-01-29T17:19:00Z">
          <w:pPr/>
        </w:pPrChange>
      </w:pPr>
      <w:ins w:id="352" w:author="pfenersky" w:date="2015-01-29T17:19:00Z">
        <w:r>
          <w:rPr>
            <w:noProof/>
          </w:rPr>
          <w:drawing>
            <wp:inline distT="0" distB="0" distL="0" distR="0" wp14:anchorId="722C88CA" wp14:editId="31889922">
              <wp:extent cx="5627077" cy="1408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7903" cy="1408934"/>
                      </a:xfrm>
                      <a:prstGeom prst="rect">
                        <a:avLst/>
                      </a:prstGeom>
                      <a:noFill/>
                      <a:ln>
                        <a:noFill/>
                      </a:ln>
                    </pic:spPr>
                  </pic:pic>
                </a:graphicData>
              </a:graphic>
            </wp:inline>
          </w:drawing>
        </w:r>
      </w:ins>
    </w:p>
    <w:p w14:paraId="7D8C39B0" w14:textId="77777777" w:rsidR="00AC4B40" w:rsidRPr="00783FA5" w:rsidRDefault="00AC4B40" w:rsidP="00AC4B40">
      <w:pPr>
        <w:pStyle w:val="Heading3"/>
      </w:pPr>
      <w:bookmarkStart w:id="353" w:name="_Toc411522691"/>
      <w:r>
        <w:t>Application List, Create Application</w:t>
      </w:r>
      <w:bookmarkEnd w:id="353"/>
    </w:p>
    <w:p w14:paraId="078E1D50" w14:textId="77777777" w:rsidR="00AC4B40" w:rsidRDefault="00AC4B40">
      <w:pPr>
        <w:keepNext/>
        <w:pPrChange w:id="354" w:author="Totyo Totev" w:date="2015-02-12T17:10:00Z">
          <w:pPr/>
        </w:pPrChange>
      </w:pPr>
      <w:r>
        <w:t xml:space="preserve">The </w:t>
      </w:r>
      <w:r w:rsidRPr="00AC4B40">
        <w:rPr>
          <w:i/>
        </w:rPr>
        <w:t>Applications</w:t>
      </w:r>
      <w:r>
        <w:t xml:space="preserve"> menu loads the Applications list for the current user.</w:t>
      </w:r>
    </w:p>
    <w:p w14:paraId="720729A7" w14:textId="77777777" w:rsidR="00AC4B40" w:rsidRDefault="00AC4B40" w:rsidP="00AC4B40">
      <w:pPr>
        <w:jc w:val="center"/>
      </w:pPr>
      <w:r>
        <w:rPr>
          <w:noProof/>
        </w:rPr>
        <w:drawing>
          <wp:inline distT="0" distB="0" distL="0" distR="0" wp14:anchorId="38EC9001" wp14:editId="665D48C8">
            <wp:extent cx="5257800" cy="369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58811" cy="3697461"/>
                    </a:xfrm>
                    <a:prstGeom prst="rect">
                      <a:avLst/>
                    </a:prstGeom>
                  </pic:spPr>
                </pic:pic>
              </a:graphicData>
            </a:graphic>
          </wp:inline>
        </w:drawing>
      </w:r>
    </w:p>
    <w:p w14:paraId="17D5D039" w14:textId="77777777" w:rsidR="00AC4B40" w:rsidRDefault="00AC4B40" w:rsidP="00AC4B40">
      <w:r>
        <w:t>The list contains application details name, description, status (if not approved or not enabled).</w:t>
      </w:r>
    </w:p>
    <w:p w14:paraId="00A1EB8F" w14:textId="77777777" w:rsidR="00AC4B40" w:rsidRDefault="00AC4B40">
      <w:pPr>
        <w:keepNext/>
        <w:pPrChange w:id="355" w:author="Totyo Totev" w:date="2015-02-12T17:11:00Z">
          <w:pPr/>
        </w:pPrChange>
      </w:pPr>
      <w:r>
        <w:lastRenderedPageBreak/>
        <w:t xml:space="preserve">Clicking </w:t>
      </w:r>
      <w:r w:rsidRPr="00AC4B40">
        <w:rPr>
          <w:i/>
        </w:rPr>
        <w:t>Create Application</w:t>
      </w:r>
      <w:r>
        <w:t xml:space="preserve"> opens a form to create a new application.</w:t>
      </w:r>
    </w:p>
    <w:p w14:paraId="5ED6800C" w14:textId="77777777" w:rsidR="00AC4B40" w:rsidRDefault="00AC4B40" w:rsidP="00AC4B40">
      <w:pPr>
        <w:jc w:val="center"/>
      </w:pPr>
      <w:r>
        <w:rPr>
          <w:noProof/>
        </w:rPr>
        <w:drawing>
          <wp:inline distT="0" distB="0" distL="0" distR="0" wp14:anchorId="23BE195E" wp14:editId="4EDFF687">
            <wp:extent cx="4962525" cy="3721894"/>
            <wp:effectExtent l="0" t="0" r="0" b="0"/>
            <wp:docPr id="40" name="Picture 40" descr="https://s3.amazonaws.com/upload.mural.ly/cjordan/14005309338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upload.mural.ly/cjordan/1400530933806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2525" cy="3721894"/>
                    </a:xfrm>
                    <a:prstGeom prst="rect">
                      <a:avLst/>
                    </a:prstGeom>
                    <a:noFill/>
                    <a:ln>
                      <a:noFill/>
                    </a:ln>
                  </pic:spPr>
                </pic:pic>
              </a:graphicData>
            </a:graphic>
          </wp:inline>
        </w:drawing>
      </w:r>
    </w:p>
    <w:p w14:paraId="65FB47EA" w14:textId="77777777" w:rsidR="00AC4B40" w:rsidRPr="00AC4B40" w:rsidRDefault="00AC4B40" w:rsidP="00AC4B40">
      <w:pPr>
        <w:jc w:val="center"/>
        <w:rPr>
          <w:i/>
          <w:sz w:val="20"/>
          <w:szCs w:val="20"/>
        </w:rPr>
      </w:pPr>
      <w:r w:rsidRPr="00AC4B40">
        <w:rPr>
          <w:i/>
          <w:sz w:val="20"/>
          <w:szCs w:val="20"/>
        </w:rPr>
        <w:t>Create Application page</w:t>
      </w:r>
    </w:p>
    <w:p w14:paraId="7402D577" w14:textId="77777777" w:rsidR="00E25188" w:rsidRDefault="00E25188" w:rsidP="00AC4B40">
      <w:r>
        <w:t>To assign any API to an application, select it in the ‘SELECT APIS’ table before saving the application.</w:t>
      </w:r>
    </w:p>
    <w:p w14:paraId="2BC420EE" w14:textId="77777777" w:rsidR="00AC4B40" w:rsidRDefault="00E25188" w:rsidP="00AC4B40">
      <w:r>
        <w:t xml:space="preserve">Click </w:t>
      </w:r>
      <w:r w:rsidRPr="00E25188">
        <w:rPr>
          <w:i/>
        </w:rPr>
        <w:t>Save application</w:t>
      </w:r>
      <w:r>
        <w:t>.</w:t>
      </w:r>
    </w:p>
    <w:p w14:paraId="1E30171D" w14:textId="77777777" w:rsidR="00AC4B40" w:rsidRPr="00783FA5" w:rsidRDefault="00AC4B40" w:rsidP="00AC4B40">
      <w:pPr>
        <w:pStyle w:val="Heading3"/>
      </w:pPr>
      <w:bookmarkStart w:id="356" w:name="_Toc411522692"/>
      <w:r>
        <w:lastRenderedPageBreak/>
        <w:t>View</w:t>
      </w:r>
      <w:r w:rsidR="007153B3">
        <w:t>, Edit</w:t>
      </w:r>
      <w:r w:rsidR="00E25188">
        <w:t xml:space="preserve"> and</w:t>
      </w:r>
      <w:r w:rsidR="007153B3">
        <w:t xml:space="preserve"> Delete an </w:t>
      </w:r>
      <w:r>
        <w:t>Application</w:t>
      </w:r>
      <w:bookmarkEnd w:id="356"/>
    </w:p>
    <w:p w14:paraId="35F38668" w14:textId="77777777" w:rsidR="00AC4B40" w:rsidRDefault="00AC4B40">
      <w:pPr>
        <w:keepNext/>
        <w:pPrChange w:id="357" w:author="Totyo Totev" w:date="2015-02-12T17:11:00Z">
          <w:pPr/>
        </w:pPrChange>
      </w:pPr>
      <w:r>
        <w:t xml:space="preserve">Clicking the application name on the application list page opens the application details page. The </w:t>
      </w:r>
      <w:r w:rsidRPr="00AC4B40">
        <w:rPr>
          <w:i/>
        </w:rPr>
        <w:t>Edit application</w:t>
      </w:r>
      <w:r>
        <w:t xml:space="preserve"> button opens this application for edition.</w:t>
      </w:r>
    </w:p>
    <w:p w14:paraId="5A781993" w14:textId="77777777" w:rsidR="00AC4B40" w:rsidRDefault="00AC4B40" w:rsidP="00AC4B40">
      <w:pPr>
        <w:jc w:val="center"/>
      </w:pPr>
      <w:r>
        <w:rPr>
          <w:noProof/>
        </w:rPr>
        <w:drawing>
          <wp:inline distT="0" distB="0" distL="0" distR="0" wp14:anchorId="0101688C" wp14:editId="2E146B9F">
            <wp:extent cx="5334375" cy="41700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334375" cy="4170045"/>
                    </a:xfrm>
                    <a:prstGeom prst="rect">
                      <a:avLst/>
                    </a:prstGeom>
                  </pic:spPr>
                </pic:pic>
              </a:graphicData>
            </a:graphic>
          </wp:inline>
        </w:drawing>
      </w:r>
    </w:p>
    <w:p w14:paraId="4C79F56B" w14:textId="77777777" w:rsidR="00AC4B40" w:rsidRPr="00AC4B40" w:rsidRDefault="00AC4B40" w:rsidP="00AC4B40">
      <w:pPr>
        <w:jc w:val="center"/>
        <w:rPr>
          <w:i/>
          <w:sz w:val="20"/>
          <w:szCs w:val="20"/>
        </w:rPr>
      </w:pPr>
      <w:r w:rsidRPr="00AC4B40">
        <w:rPr>
          <w:i/>
          <w:sz w:val="20"/>
          <w:szCs w:val="20"/>
        </w:rPr>
        <w:t>View Application</w:t>
      </w:r>
    </w:p>
    <w:p w14:paraId="7DC8DB9D" w14:textId="77777777" w:rsidR="00AC4B40" w:rsidRDefault="00AC4B40" w:rsidP="00AC4B40">
      <w:r>
        <w:t xml:space="preserve">The </w:t>
      </w:r>
      <w:r w:rsidRPr="00AC4B40">
        <w:rPr>
          <w:i/>
        </w:rPr>
        <w:t>Metri</w:t>
      </w:r>
      <w:r w:rsidR="00222364">
        <w:rPr>
          <w:i/>
        </w:rPr>
        <w:t>cs</w:t>
      </w:r>
      <w:r>
        <w:t xml:space="preserve"> link as well as the </w:t>
      </w:r>
      <w:r w:rsidRPr="00AC4B40">
        <w:rPr>
          <w:i/>
        </w:rPr>
        <w:t>View metri</w:t>
      </w:r>
      <w:r w:rsidR="00222364">
        <w:rPr>
          <w:i/>
        </w:rPr>
        <w:t>cs</w:t>
      </w:r>
      <w:r>
        <w:t xml:space="preserve"> link in the previous screen open</w:t>
      </w:r>
      <w:r w:rsidR="00940E80">
        <w:t>s</w:t>
      </w:r>
      <w:r>
        <w:t xml:space="preserve"> t</w:t>
      </w:r>
      <w:r w:rsidR="00222364">
        <w:t>he application usage metrics</w:t>
      </w:r>
      <w:r>
        <w:t xml:space="preserve"> data for the selected application.</w:t>
      </w:r>
    </w:p>
    <w:p w14:paraId="1D9E1CC2" w14:textId="77777777" w:rsidR="00AC4B40" w:rsidRDefault="00AC4B40">
      <w:pPr>
        <w:keepNext/>
        <w:pPrChange w:id="358" w:author="Totyo Totev" w:date="2015-02-12T17:11:00Z">
          <w:pPr/>
        </w:pPrChange>
      </w:pPr>
      <w:r>
        <w:lastRenderedPageBreak/>
        <w:t xml:space="preserve">The </w:t>
      </w:r>
      <w:r w:rsidRPr="00AC4B40">
        <w:rPr>
          <w:i/>
        </w:rPr>
        <w:t>Edit Application</w:t>
      </w:r>
      <w:r>
        <w:t xml:space="preserve"> link opens </w:t>
      </w:r>
      <w:r w:rsidRPr="00AC4B40">
        <w:rPr>
          <w:i/>
        </w:rPr>
        <w:t>Edit Application:</w:t>
      </w:r>
      <w:r>
        <w:t xml:space="preserve"> </w:t>
      </w:r>
      <w:r w:rsidRPr="00AC4B40">
        <w:rPr>
          <w:i/>
        </w:rPr>
        <w:t xml:space="preserve">Details </w:t>
      </w:r>
      <w:r w:rsidRPr="00AC4B40">
        <w:t>tab</w:t>
      </w:r>
      <w:r>
        <w:t xml:space="preserve"> and allows editing common details and also contains </w:t>
      </w:r>
      <w:r w:rsidRPr="00AC4B40">
        <w:rPr>
          <w:i/>
        </w:rPr>
        <w:t>Delete application</w:t>
      </w:r>
      <w:r>
        <w:t xml:space="preserve"> button to delete the application.</w:t>
      </w:r>
    </w:p>
    <w:p w14:paraId="55C208BB" w14:textId="77777777" w:rsidR="00AC4B40" w:rsidRDefault="00AC4B40" w:rsidP="00AC4B40">
      <w:pPr>
        <w:jc w:val="center"/>
      </w:pPr>
      <w:r>
        <w:rPr>
          <w:noProof/>
        </w:rPr>
        <w:drawing>
          <wp:inline distT="0" distB="0" distL="0" distR="0" wp14:anchorId="60718568" wp14:editId="7E17D988">
            <wp:extent cx="5201040" cy="4238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07056" cy="4243528"/>
                    </a:xfrm>
                    <a:prstGeom prst="rect">
                      <a:avLst/>
                    </a:prstGeom>
                  </pic:spPr>
                </pic:pic>
              </a:graphicData>
            </a:graphic>
          </wp:inline>
        </w:drawing>
      </w:r>
    </w:p>
    <w:p w14:paraId="0FD5C800" w14:textId="77777777" w:rsidR="00AC4B40" w:rsidRDefault="00AC4B40" w:rsidP="00AC4B40">
      <w:pPr>
        <w:jc w:val="center"/>
        <w:rPr>
          <w:i/>
          <w:sz w:val="20"/>
          <w:szCs w:val="20"/>
        </w:rPr>
      </w:pPr>
      <w:r w:rsidRPr="00AC4B40">
        <w:rPr>
          <w:i/>
          <w:sz w:val="20"/>
          <w:szCs w:val="20"/>
        </w:rPr>
        <w:t>Edit application: Details tab</w:t>
      </w:r>
    </w:p>
    <w:p w14:paraId="17666837" w14:textId="77777777" w:rsidR="007153B3" w:rsidRDefault="007153B3" w:rsidP="007153B3">
      <w:r>
        <w:t xml:space="preserve">The </w:t>
      </w:r>
      <w:r w:rsidRPr="007153B3">
        <w:rPr>
          <w:i/>
        </w:rPr>
        <w:t>Delete Application</w:t>
      </w:r>
      <w:r>
        <w:t xml:space="preserve"> button is used to delete the current application.</w:t>
      </w:r>
    </w:p>
    <w:p w14:paraId="4EB8D302" w14:textId="77777777" w:rsidR="007153B3" w:rsidRDefault="007153B3" w:rsidP="007153B3"/>
    <w:p w14:paraId="2383C314" w14:textId="77777777" w:rsidR="007153B3" w:rsidRPr="00AC4B40" w:rsidRDefault="007153B3" w:rsidP="00AC4B40">
      <w:pPr>
        <w:jc w:val="center"/>
        <w:rPr>
          <w:i/>
          <w:sz w:val="20"/>
          <w:szCs w:val="20"/>
        </w:rPr>
      </w:pPr>
    </w:p>
    <w:p w14:paraId="10DF9775" w14:textId="77777777" w:rsidR="00AC4B40" w:rsidRDefault="00AC4B40" w:rsidP="00AC4B40">
      <w:pPr>
        <w:jc w:val="center"/>
      </w:pPr>
      <w:r>
        <w:rPr>
          <w:noProof/>
        </w:rPr>
        <w:lastRenderedPageBreak/>
        <w:drawing>
          <wp:inline distT="0" distB="0" distL="0" distR="0" wp14:anchorId="6067689E" wp14:editId="7A25693C">
            <wp:extent cx="5245100" cy="398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48133" cy="3983752"/>
                    </a:xfrm>
                    <a:prstGeom prst="rect">
                      <a:avLst/>
                    </a:prstGeom>
                  </pic:spPr>
                </pic:pic>
              </a:graphicData>
            </a:graphic>
          </wp:inline>
        </w:drawing>
      </w:r>
    </w:p>
    <w:p w14:paraId="6CC21807" w14:textId="77777777" w:rsidR="00AC4B40" w:rsidRPr="00AC4B40" w:rsidRDefault="00AC4B40" w:rsidP="00AC4B40">
      <w:pPr>
        <w:jc w:val="center"/>
        <w:rPr>
          <w:i/>
          <w:sz w:val="20"/>
          <w:szCs w:val="20"/>
        </w:rPr>
      </w:pPr>
      <w:r w:rsidRPr="00AC4B40">
        <w:rPr>
          <w:i/>
          <w:sz w:val="20"/>
          <w:szCs w:val="20"/>
        </w:rPr>
        <w:t>Edit Application: Authentication tab</w:t>
      </w:r>
    </w:p>
    <w:p w14:paraId="6D20AB0B" w14:textId="77777777" w:rsidR="006D3049" w:rsidDel="00191A2F" w:rsidRDefault="007153B3" w:rsidP="006D3049">
      <w:pPr>
        <w:rPr>
          <w:ins w:id="359" w:author="pfenersky" w:date="2015-01-27T12:27:00Z"/>
          <w:del w:id="360" w:author="Georgi Velinov" w:date="2015-03-06T18:20:00Z"/>
        </w:rPr>
      </w:pPr>
      <w:r>
        <w:t xml:space="preserve">A </w:t>
      </w:r>
      <w:r w:rsidRPr="007153B3">
        <w:rPr>
          <w:i/>
        </w:rPr>
        <w:t>Generate</w:t>
      </w:r>
      <w:r>
        <w:t xml:space="preserve"> link and </w:t>
      </w:r>
      <w:r w:rsidRPr="007153B3">
        <w:rPr>
          <w:i/>
        </w:rPr>
        <w:t>Actions</w:t>
      </w:r>
      <w:r>
        <w:t xml:space="preserve"> drop down boxes are operational links to operate information necessary to manage and test APIs: API Keys, client credentials.</w:t>
      </w:r>
      <w:r w:rsidR="009A7E3F">
        <w:t xml:space="preserve"> </w:t>
      </w:r>
      <w:ins w:id="361" w:author="pfenersky" w:date="2015-01-27T12:27:00Z">
        <w:r w:rsidR="006D3049">
          <w:t>API keys and client IDs are generated with default Java</w:t>
        </w:r>
      </w:ins>
      <w:ins w:id="362" w:author="Georgi Velinov" w:date="2015-03-06T18:21:00Z">
        <w:r w:rsidR="00191A2F">
          <w:t>S</w:t>
        </w:r>
      </w:ins>
      <w:ins w:id="363" w:author="pfenersky" w:date="2015-01-27T12:27:00Z">
        <w:del w:id="364" w:author="Georgi Velinov" w:date="2015-03-06T18:21:00Z">
          <w:r w:rsidR="006D3049" w:rsidDel="00191A2F">
            <w:delText>s</w:delText>
          </w:r>
        </w:del>
        <w:r w:rsidR="006D3049">
          <w:t>cript Origins value set to * (any).</w:t>
        </w:r>
      </w:ins>
    </w:p>
    <w:p w14:paraId="194EB16C" w14:textId="77777777" w:rsidR="00191A2F" w:rsidRDefault="00191A2F" w:rsidP="00DF51D2"/>
    <w:p w14:paraId="7AF9296A" w14:textId="77777777" w:rsidR="007153B3" w:rsidRDefault="007153B3" w:rsidP="007153B3">
      <w:pPr>
        <w:jc w:val="center"/>
      </w:pPr>
      <w:r>
        <w:rPr>
          <w:noProof/>
        </w:rPr>
        <w:drawing>
          <wp:inline distT="0" distB="0" distL="0" distR="0" wp14:anchorId="63A82D41" wp14:editId="45DCFB8B">
            <wp:extent cx="4752975" cy="26918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763418" cy="2697743"/>
                    </a:xfrm>
                    <a:prstGeom prst="rect">
                      <a:avLst/>
                    </a:prstGeom>
                  </pic:spPr>
                </pic:pic>
              </a:graphicData>
            </a:graphic>
          </wp:inline>
        </w:drawing>
      </w:r>
    </w:p>
    <w:p w14:paraId="43B6B5A7" w14:textId="77777777" w:rsidR="009802B9" w:rsidRPr="007153B3" w:rsidDel="00191A2F" w:rsidRDefault="007153B3" w:rsidP="007153B3">
      <w:pPr>
        <w:jc w:val="center"/>
        <w:rPr>
          <w:del w:id="365" w:author="Georgi Velinov" w:date="2015-03-06T18:20:00Z"/>
          <w:i/>
          <w:sz w:val="20"/>
          <w:szCs w:val="20"/>
        </w:rPr>
      </w:pPr>
      <w:r w:rsidRPr="007153B3">
        <w:rPr>
          <w:i/>
          <w:sz w:val="20"/>
          <w:szCs w:val="20"/>
        </w:rPr>
        <w:t>Example action</w:t>
      </w:r>
    </w:p>
    <w:p w14:paraId="5363A21B" w14:textId="77777777" w:rsidR="00AC4B40" w:rsidDel="00191A2F" w:rsidRDefault="00AC4B40" w:rsidP="00DF51D2">
      <w:pPr>
        <w:rPr>
          <w:del w:id="366" w:author="Georgi Velinov" w:date="2015-03-06T18:20:00Z"/>
        </w:rPr>
      </w:pPr>
    </w:p>
    <w:p w14:paraId="304EC8DD" w14:textId="77777777" w:rsidR="00AC4B40" w:rsidDel="00191A2F" w:rsidRDefault="00AC4B40" w:rsidP="00DF51D2">
      <w:pPr>
        <w:rPr>
          <w:del w:id="367" w:author="Georgi Velinov" w:date="2015-03-06T18:20:00Z"/>
        </w:rPr>
      </w:pPr>
    </w:p>
    <w:p w14:paraId="597CA511" w14:textId="77777777" w:rsidR="009802B9" w:rsidRDefault="009802B9">
      <w:pPr>
        <w:jc w:val="center"/>
        <w:pPrChange w:id="368" w:author="Georgi Velinov" w:date="2015-03-06T18:20:00Z">
          <w:pPr/>
        </w:pPrChange>
      </w:pPr>
    </w:p>
    <w:p w14:paraId="1DD574C4" w14:textId="77777777" w:rsidR="00AD3CCB" w:rsidRPr="00783FA5" w:rsidRDefault="00AD3CCB" w:rsidP="00AD3CCB">
      <w:pPr>
        <w:pStyle w:val="Heading2"/>
        <w:spacing w:before="480" w:after="240"/>
      </w:pPr>
      <w:bookmarkStart w:id="369" w:name="_Toc411522693"/>
      <w:bookmarkEnd w:id="325"/>
      <w:r>
        <w:lastRenderedPageBreak/>
        <w:t>API Catalog</w:t>
      </w:r>
      <w:bookmarkEnd w:id="369"/>
    </w:p>
    <w:p w14:paraId="20ED32C9" w14:textId="77777777" w:rsidR="00A51A26" w:rsidRDefault="00263F50">
      <w:pPr>
        <w:keepNext/>
        <w:spacing w:before="120" w:after="120"/>
        <w:pPrChange w:id="370" w:author="Totyo Totev" w:date="2015-02-12T17:13:00Z">
          <w:pPr>
            <w:spacing w:before="120" w:after="120"/>
          </w:pPr>
        </w:pPrChange>
      </w:pPr>
      <w:r>
        <w:t xml:space="preserve">The </w:t>
      </w:r>
      <w:r w:rsidR="000667F4">
        <w:t xml:space="preserve">APIs </w:t>
      </w:r>
      <w:r>
        <w:t xml:space="preserve">page allows </w:t>
      </w:r>
      <w:r w:rsidR="000667F4">
        <w:t xml:space="preserve">viewing API catalog </w:t>
      </w:r>
      <w:r w:rsidR="00A51A26">
        <w:t xml:space="preserve">list </w:t>
      </w:r>
      <w:r w:rsidR="000667F4">
        <w:t xml:space="preserve">with filtering by </w:t>
      </w:r>
      <w:r w:rsidR="00A51A26">
        <w:t xml:space="preserve">API </w:t>
      </w:r>
      <w:r w:rsidR="000667F4">
        <w:t xml:space="preserve">tags and </w:t>
      </w:r>
      <w:r>
        <w:t xml:space="preserve">sorting </w:t>
      </w:r>
      <w:r w:rsidR="000667F4">
        <w:t>by API name</w:t>
      </w:r>
      <w:r>
        <w:t xml:space="preserve">. </w:t>
      </w:r>
    </w:p>
    <w:p w14:paraId="46C2099C" w14:textId="77777777" w:rsidR="00DF51D2" w:rsidRDefault="00DF51D2">
      <w:pPr>
        <w:keepNext/>
        <w:spacing w:before="120" w:after="120"/>
        <w:pPrChange w:id="371" w:author="Totyo Totev" w:date="2015-02-12T17:13:00Z">
          <w:pPr>
            <w:spacing w:before="120" w:after="120"/>
          </w:pPr>
        </w:pPrChange>
      </w:pPr>
      <w:r>
        <w:t>Click</w:t>
      </w:r>
      <w:r w:rsidR="000667F4">
        <w:t xml:space="preserve"> on the API name or</w:t>
      </w:r>
      <w:r w:rsidR="003B0627">
        <w:t xml:space="preserve"> the</w:t>
      </w:r>
      <w:r w:rsidR="000667F4">
        <w:t xml:space="preserve"> </w:t>
      </w:r>
      <w:r w:rsidR="00263F50" w:rsidRPr="003B0627">
        <w:rPr>
          <w:i/>
          <w:u w:val="single"/>
        </w:rPr>
        <w:t>Test</w:t>
      </w:r>
      <w:r w:rsidR="00263F50">
        <w:t xml:space="preserve"> </w:t>
      </w:r>
      <w:del w:id="372" w:author="Georgi Velinov" w:date="2015-04-15T13:12:00Z">
        <w:r w:rsidR="000667F4" w:rsidDel="00D63998">
          <w:delText xml:space="preserve"> </w:delText>
        </w:r>
      </w:del>
      <w:r w:rsidR="000667F4">
        <w:t xml:space="preserve">link </w:t>
      </w:r>
      <w:r>
        <w:t xml:space="preserve">to </w:t>
      </w:r>
      <w:r w:rsidR="00263F50">
        <w:t>view API details and test</w:t>
      </w:r>
      <w:r w:rsidR="00A51A26">
        <w:t xml:space="preserve"> the API</w:t>
      </w:r>
      <w:r>
        <w:t>.</w:t>
      </w:r>
      <w:r w:rsidR="00263F50">
        <w:t xml:space="preserve"> </w:t>
      </w:r>
      <w:r w:rsidR="000667F4">
        <w:t xml:space="preserve"> </w:t>
      </w:r>
    </w:p>
    <w:p w14:paraId="1CF76F2E" w14:textId="77777777" w:rsidR="00D268A9" w:rsidRDefault="00CA248B" w:rsidP="00686B24">
      <w:pPr>
        <w:jc w:val="center"/>
      </w:pPr>
      <w:ins w:id="373" w:author="pfenersky" w:date="2015-01-28T17:52:00Z">
        <w:r>
          <w:rPr>
            <w:noProof/>
          </w:rPr>
          <w:drawing>
            <wp:inline distT="0" distB="0" distL="0" distR="0" wp14:anchorId="08431BF6" wp14:editId="119454E8">
              <wp:extent cx="6391275"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91275" cy="4629150"/>
                      </a:xfrm>
                      <a:prstGeom prst="rect">
                        <a:avLst/>
                      </a:prstGeom>
                      <a:noFill/>
                      <a:ln>
                        <a:noFill/>
                      </a:ln>
                    </pic:spPr>
                  </pic:pic>
                </a:graphicData>
              </a:graphic>
            </wp:inline>
          </w:drawing>
        </w:r>
      </w:ins>
    </w:p>
    <w:p w14:paraId="5B70F274" w14:textId="77777777" w:rsidR="00D268A9" w:rsidRPr="00192913" w:rsidRDefault="00D268A9" w:rsidP="00D268A9">
      <w:pPr>
        <w:jc w:val="center"/>
        <w:rPr>
          <w:i/>
          <w:sz w:val="20"/>
          <w:szCs w:val="20"/>
        </w:rPr>
      </w:pPr>
      <w:r w:rsidRPr="00192913">
        <w:rPr>
          <w:i/>
          <w:sz w:val="20"/>
          <w:szCs w:val="20"/>
        </w:rPr>
        <w:t>API Catalog list</w:t>
      </w:r>
      <w:r w:rsidR="000667F4" w:rsidRPr="00192913">
        <w:rPr>
          <w:i/>
          <w:sz w:val="20"/>
          <w:szCs w:val="20"/>
        </w:rPr>
        <w:t xml:space="preserve"> </w:t>
      </w:r>
      <w:r w:rsidR="00CA3611" w:rsidRPr="00192913">
        <w:rPr>
          <w:i/>
          <w:sz w:val="20"/>
          <w:szCs w:val="20"/>
        </w:rPr>
        <w:br/>
      </w:r>
      <w:r w:rsidR="00A51A26" w:rsidRPr="00192913">
        <w:rPr>
          <w:i/>
          <w:sz w:val="20"/>
          <w:szCs w:val="20"/>
        </w:rPr>
        <w:t xml:space="preserve">with </w:t>
      </w:r>
      <w:r w:rsidR="000667F4" w:rsidRPr="00192913">
        <w:rPr>
          <w:i/>
          <w:sz w:val="20"/>
          <w:szCs w:val="20"/>
        </w:rPr>
        <w:t>filtering by tag and sorting by name options</w:t>
      </w:r>
    </w:p>
    <w:p w14:paraId="17123591" w14:textId="77777777" w:rsidR="00CA3611" w:rsidRDefault="00CA3611" w:rsidP="00CA3611">
      <w:pPr>
        <w:spacing w:after="120"/>
      </w:pPr>
      <w:r w:rsidRPr="00CA3611">
        <w:t xml:space="preserve">The test </w:t>
      </w:r>
      <w:r>
        <w:t xml:space="preserve">API page bellow </w:t>
      </w:r>
      <w:r w:rsidRPr="00CA3611">
        <w:t xml:space="preserve">allows viewing API metadata like name, version, </w:t>
      </w:r>
      <w:r>
        <w:t>base path</w:t>
      </w:r>
      <w:r w:rsidRPr="00CA3611">
        <w:t xml:space="preserve">, API methods and their details: </w:t>
      </w:r>
    </w:p>
    <w:p w14:paraId="309DC4F5" w14:textId="77777777" w:rsidR="00CA3611" w:rsidRDefault="00CA3611" w:rsidP="00777C0D">
      <w:pPr>
        <w:pStyle w:val="ListParagraph"/>
        <w:numPr>
          <w:ilvl w:val="0"/>
          <w:numId w:val="18"/>
        </w:numPr>
        <w:spacing w:after="0"/>
      </w:pPr>
      <w:r w:rsidRPr="00CA3611">
        <w:t xml:space="preserve">request parameters, </w:t>
      </w:r>
    </w:p>
    <w:p w14:paraId="2F99B735" w14:textId="77777777" w:rsidR="00CA3611" w:rsidRDefault="00CA3611" w:rsidP="00777C0D">
      <w:pPr>
        <w:pStyle w:val="ListParagraph"/>
        <w:numPr>
          <w:ilvl w:val="0"/>
          <w:numId w:val="18"/>
        </w:numPr>
        <w:spacing w:after="0"/>
      </w:pPr>
      <w:r w:rsidRPr="00CA3611">
        <w:t>response format</w:t>
      </w:r>
      <w:r>
        <w:t xml:space="preserve">,  </w:t>
      </w:r>
    </w:p>
    <w:p w14:paraId="37163BAE" w14:textId="77777777" w:rsidR="00CA3611" w:rsidRDefault="00CA3611" w:rsidP="00777C0D">
      <w:pPr>
        <w:pStyle w:val="ListParagraph"/>
        <w:numPr>
          <w:ilvl w:val="0"/>
          <w:numId w:val="18"/>
        </w:numPr>
        <w:spacing w:after="0"/>
      </w:pPr>
      <w:r>
        <w:t xml:space="preserve">authentication details, </w:t>
      </w:r>
    </w:p>
    <w:p w14:paraId="6AFC4A5D" w14:textId="77777777" w:rsidR="00CA3611" w:rsidRDefault="00222364" w:rsidP="00777C0D">
      <w:pPr>
        <w:pStyle w:val="ListParagraph"/>
        <w:numPr>
          <w:ilvl w:val="0"/>
          <w:numId w:val="18"/>
        </w:numPr>
        <w:spacing w:after="0"/>
      </w:pPr>
      <w:r>
        <w:t>quo</w:t>
      </w:r>
      <w:r w:rsidR="00CA3611">
        <w:t xml:space="preserve">ta, </w:t>
      </w:r>
    </w:p>
    <w:p w14:paraId="6BBDCEEA" w14:textId="77777777" w:rsidR="00CA3611" w:rsidRPr="00CA3611" w:rsidRDefault="00CA3611" w:rsidP="00777C0D">
      <w:pPr>
        <w:pStyle w:val="ListParagraph"/>
        <w:numPr>
          <w:ilvl w:val="0"/>
          <w:numId w:val="18"/>
        </w:numPr>
        <w:spacing w:after="0"/>
      </w:pPr>
      <w:r>
        <w:t>model schema link.</w:t>
      </w:r>
    </w:p>
    <w:p w14:paraId="6BB7CE08" w14:textId="77777777" w:rsidR="002F65BA" w:rsidRDefault="00CA3611" w:rsidP="00CA3611">
      <w:pPr>
        <w:spacing w:before="120" w:after="120"/>
      </w:pPr>
      <w:r w:rsidRPr="00CA3611">
        <w:t>Clicking any method header row (as well as List/Expand Methods) toggles that method between collapsed and expanded.</w:t>
      </w:r>
    </w:p>
    <w:p w14:paraId="0567FFD2" w14:textId="77777777" w:rsidR="00CA3611" w:rsidRPr="00CA3611" w:rsidRDefault="00CA3611" w:rsidP="00CA3611">
      <w:pPr>
        <w:spacing w:before="120" w:after="120"/>
      </w:pPr>
      <w:r w:rsidRPr="003B0627">
        <w:rPr>
          <w:i/>
          <w:u w:val="single"/>
        </w:rPr>
        <w:lastRenderedPageBreak/>
        <w:t>View metrics</w:t>
      </w:r>
      <w:r w:rsidRPr="00CA3611">
        <w:t xml:space="preserve"> </w:t>
      </w:r>
      <w:r>
        <w:t>link d</w:t>
      </w:r>
      <w:r w:rsidRPr="00CA3611">
        <w:t>isplay</w:t>
      </w:r>
      <w:r>
        <w:t>s</w:t>
      </w:r>
      <w:r w:rsidRPr="00CA3611">
        <w:t xml:space="preserve"> metrics</w:t>
      </w:r>
      <w:r>
        <w:t xml:space="preserve"> information</w:t>
      </w:r>
      <w:r w:rsidRPr="00CA3611">
        <w:t xml:space="preserve"> for the current API</w:t>
      </w:r>
      <w:r w:rsidR="003B0627">
        <w:t xml:space="preserve"> (See more in Monitoring section)</w:t>
      </w:r>
      <w:r w:rsidRPr="00CA3611">
        <w:t>.</w:t>
      </w:r>
    </w:p>
    <w:p w14:paraId="01CDD8F6" w14:textId="77777777" w:rsidR="00CA3611" w:rsidRDefault="00CA248B">
      <w:pPr>
        <w:jc w:val="center"/>
        <w:pPrChange w:id="374" w:author="Georgi Velinov" w:date="2015-03-25T17:36:00Z">
          <w:pPr/>
        </w:pPrChange>
      </w:pPr>
      <w:ins w:id="375" w:author="pfenersky" w:date="2015-01-28T17:49:00Z">
        <w:del w:id="376" w:author="Georgi Velinov" w:date="2015-04-15T13:20:00Z">
          <w:r w:rsidDel="00D63998">
            <w:rPr>
              <w:noProof/>
            </w:rPr>
            <w:drawing>
              <wp:inline distT="0" distB="0" distL="0" distR="0" wp14:anchorId="028A0607" wp14:editId="0415E16F">
                <wp:extent cx="5899639" cy="4487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6326" cy="4485215"/>
                        </a:xfrm>
                        <a:prstGeom prst="rect">
                          <a:avLst/>
                        </a:prstGeom>
                        <a:noFill/>
                        <a:ln>
                          <a:noFill/>
                        </a:ln>
                      </pic:spPr>
                    </pic:pic>
                  </a:graphicData>
                </a:graphic>
              </wp:inline>
            </w:drawing>
          </w:r>
        </w:del>
      </w:ins>
      <w:ins w:id="377" w:author="Georgi Velinov" w:date="2015-04-15T13:20:00Z">
        <w:r w:rsidR="00D63998">
          <w:rPr>
            <w:noProof/>
          </w:rPr>
          <w:drawing>
            <wp:inline distT="0" distB="0" distL="0" distR="0" wp14:anchorId="56761D37" wp14:editId="0C4BB92A">
              <wp:extent cx="6742948" cy="4200525"/>
              <wp:effectExtent l="0" t="0" r="0" b="0"/>
              <wp:docPr id="7" name="Picture 7" descr="C:\Users\gvelinov\Desktop\api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velinov\Desktop\apites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6565" cy="4202778"/>
                      </a:xfrm>
                      <a:prstGeom prst="rect">
                        <a:avLst/>
                      </a:prstGeom>
                      <a:noFill/>
                      <a:ln>
                        <a:noFill/>
                      </a:ln>
                    </pic:spPr>
                  </pic:pic>
                </a:graphicData>
              </a:graphic>
            </wp:inline>
          </w:drawing>
        </w:r>
      </w:ins>
    </w:p>
    <w:p w14:paraId="5108F549" w14:textId="77777777" w:rsidR="00D0617A" w:rsidRDefault="00CA3611" w:rsidP="00CA3611">
      <w:pPr>
        <w:jc w:val="center"/>
        <w:rPr>
          <w:i/>
        </w:rPr>
      </w:pPr>
      <w:r w:rsidRPr="00CA3611">
        <w:rPr>
          <w:i/>
        </w:rPr>
        <w:t>Test</w:t>
      </w:r>
      <w:r>
        <w:t xml:space="preserve"> </w:t>
      </w:r>
      <w:r w:rsidR="00263F50">
        <w:rPr>
          <w:i/>
        </w:rPr>
        <w:t>API</w:t>
      </w:r>
      <w:r w:rsidR="00D268A9" w:rsidRPr="00D268A9">
        <w:rPr>
          <w:i/>
        </w:rPr>
        <w:t xml:space="preserve"> page</w:t>
      </w:r>
    </w:p>
    <w:p w14:paraId="5FB6D9E5" w14:textId="77777777" w:rsidR="007C33CC" w:rsidRDefault="007C33CC" w:rsidP="00263F50">
      <w:pPr>
        <w:rPr>
          <w:ins w:id="378" w:author="pfenersky" w:date="2015-01-28T17:38:00Z"/>
        </w:rPr>
      </w:pPr>
      <w:ins w:id="379" w:author="pfenersky" w:date="2015-01-28T17:41:00Z">
        <w:r>
          <w:t xml:space="preserve">When some or all of the </w:t>
        </w:r>
      </w:ins>
      <w:ins w:id="380" w:author="pfenersky" w:date="2015-01-28T17:39:00Z">
        <w:r>
          <w:t>following</w:t>
        </w:r>
      </w:ins>
      <w:ins w:id="381" w:author="pfenersky" w:date="2015-01-28T17:38:00Z">
        <w:r>
          <w:t xml:space="preserve"> authorization method</w:t>
        </w:r>
      </w:ins>
      <w:ins w:id="382" w:author="pfenersky" w:date="2015-01-28T17:41:00Z">
        <w:r>
          <w:t xml:space="preserve">s are configured </w:t>
        </w:r>
      </w:ins>
      <w:ins w:id="383" w:author="pfenersky" w:date="2015-01-28T17:40:00Z">
        <w:r>
          <w:t xml:space="preserve">on the API Server </w:t>
        </w:r>
      </w:ins>
      <w:ins w:id="384" w:author="pfenersky" w:date="2015-01-28T17:41:00Z">
        <w:r>
          <w:t>they will be</w:t>
        </w:r>
      </w:ins>
      <w:ins w:id="385" w:author="pfenersky" w:date="2015-01-28T17:40:00Z">
        <w:r>
          <w:t xml:space="preserve"> available on </w:t>
        </w:r>
      </w:ins>
      <w:ins w:id="386" w:author="pfenersky" w:date="2015-01-28T17:42:00Z">
        <w:r>
          <w:t>this API test page</w:t>
        </w:r>
      </w:ins>
      <w:ins w:id="387" w:author="pfenersky" w:date="2015-01-28T17:38:00Z">
        <w:r>
          <w:t xml:space="preserve">: API Key authorization, OAuth or Basic Authentication. To use a common </w:t>
        </w:r>
      </w:ins>
      <w:ins w:id="388" w:author="pfenersky" w:date="2015-01-28T17:39:00Z">
        <w:r>
          <w:t xml:space="preserve">authorization </w:t>
        </w:r>
      </w:ins>
      <w:ins w:id="389" w:author="pfenersky" w:date="2015-01-28T17:38:00Z">
        <w:r>
          <w:t xml:space="preserve">method for all </w:t>
        </w:r>
      </w:ins>
      <w:ins w:id="390" w:author="pfenersky" w:date="2015-01-28T17:42:00Z">
        <w:r>
          <w:t>methods, check ‘Use same credential for all methods’.</w:t>
        </w:r>
      </w:ins>
    </w:p>
    <w:p w14:paraId="04D21803" w14:textId="77777777" w:rsidR="007C33CC" w:rsidRDefault="007C33CC" w:rsidP="00263F50">
      <w:pPr>
        <w:rPr>
          <w:ins w:id="391" w:author="pfenersky" w:date="2015-01-28T17:42:00Z"/>
        </w:rPr>
      </w:pPr>
      <w:ins w:id="392" w:author="pfenersky" w:date="2015-01-28T17:42:00Z">
        <w:r>
          <w:t>If not checked, the m</w:t>
        </w:r>
      </w:ins>
      <w:ins w:id="393" w:author="Georgi Velinov" w:date="2015-04-15T13:23:00Z">
        <w:r w:rsidR="00802203">
          <w:t>e</w:t>
        </w:r>
      </w:ins>
      <w:ins w:id="394" w:author="pfenersky" w:date="2015-01-28T17:42:00Z">
        <w:r>
          <w:t>thods are available in each method.</w:t>
        </w:r>
      </w:ins>
    </w:p>
    <w:p w14:paraId="0AEFDB33" w14:textId="77777777" w:rsidR="00CA3611" w:rsidRDefault="00CA3611" w:rsidP="00263F50">
      <w:pPr>
        <w:rPr>
          <w:ins w:id="395" w:author="pfenersky" w:date="2015-01-28T17:43:00Z"/>
        </w:rPr>
      </w:pPr>
      <w:r>
        <w:t>Click a method name to expand and test it.</w:t>
      </w:r>
    </w:p>
    <w:p w14:paraId="2EB8D82B" w14:textId="77777777" w:rsidR="006B1437" w:rsidDel="00802203" w:rsidRDefault="007C33CC">
      <w:pPr>
        <w:rPr>
          <w:del w:id="396" w:author="Georgi Velinov" w:date="2015-04-15T13:23:00Z"/>
        </w:rPr>
      </w:pPr>
      <w:ins w:id="397" w:author="pfenersky" w:date="2015-01-28T17:43:00Z">
        <w:r>
          <w:t>If OAuth option is selected when trying the API t</w:t>
        </w:r>
        <w:r w:rsidRPr="007C33CC">
          <w:t>he web server redirects the user to the API Gateway acting as an authorization server to authenticate and authorize the server to access data on their behalf.</w:t>
        </w:r>
      </w:ins>
      <w:ins w:id="398" w:author="pfenersky" w:date="2015-01-28T17:44:00Z">
        <w:r>
          <w:t xml:space="preserve"> </w:t>
        </w:r>
        <w:r>
          <w:br/>
          <w:t xml:space="preserve">After the user approves access, the web server receives a callback with an access token in the fragment of the redirect URL. </w:t>
        </w:r>
        <w:r>
          <w:br/>
          <w:t xml:space="preserve">After the token is granted, the application can access the protected data with the access token. </w:t>
        </w:r>
      </w:ins>
    </w:p>
    <w:p w14:paraId="0449BCA5" w14:textId="77777777" w:rsidR="00802203" w:rsidRDefault="00802203" w:rsidP="007C33CC">
      <w:pPr>
        <w:rPr>
          <w:ins w:id="399" w:author="Georgi Velinov" w:date="2015-04-15T13:23:00Z"/>
        </w:rPr>
      </w:pPr>
    </w:p>
    <w:p w14:paraId="1BD6C34F" w14:textId="77777777" w:rsidR="007C33CC" w:rsidRDefault="006B1437">
      <w:ins w:id="400" w:author="pfenersky" w:date="2015-01-29T16:22:00Z">
        <w:r>
          <w:t xml:space="preserve">For </w:t>
        </w:r>
      </w:ins>
      <w:ins w:id="401" w:author="pfenersky" w:date="2015-01-29T16:25:00Z">
        <w:r>
          <w:t xml:space="preserve">additional </w:t>
        </w:r>
      </w:ins>
      <w:ins w:id="402" w:author="pfenersky" w:date="2015-01-29T16:22:00Z">
        <w:r>
          <w:t xml:space="preserve">information </w:t>
        </w:r>
      </w:ins>
      <w:ins w:id="403" w:author="pfenersky" w:date="2015-01-29T16:24:00Z">
        <w:r>
          <w:t>about</w:t>
        </w:r>
      </w:ins>
      <w:ins w:id="404" w:author="pfenersky" w:date="2015-01-29T16:22:00Z">
        <w:r>
          <w:t xml:space="preserve"> OAuth (OAuth 2.0) </w:t>
        </w:r>
      </w:ins>
      <w:ins w:id="405" w:author="pfenersky" w:date="2015-01-29T16:24:00Z">
        <w:r>
          <w:t xml:space="preserve">delegated access </w:t>
        </w:r>
      </w:ins>
      <w:ins w:id="406" w:author="pfenersky" w:date="2015-01-29T16:23:00Z">
        <w:r>
          <w:t>configuration</w:t>
        </w:r>
      </w:ins>
      <w:ins w:id="407" w:author="pfenersky" w:date="2015-01-29T16:25:00Z">
        <w:r>
          <w:t xml:space="preserve"> an</w:t>
        </w:r>
      </w:ins>
      <w:ins w:id="408" w:author="Georgi Velinov" w:date="2015-04-15T13:22:00Z">
        <w:r w:rsidR="00D63998">
          <w:t>d</w:t>
        </w:r>
      </w:ins>
      <w:ins w:id="409" w:author="pfenersky" w:date="2015-01-29T16:25:00Z">
        <w:del w:id="410" w:author="Georgi Velinov" w:date="2015-04-15T13:22:00Z">
          <w:r w:rsidDel="00D63998">
            <w:delText>s</w:delText>
          </w:r>
        </w:del>
        <w:r>
          <w:t xml:space="preserve"> usage </w:t>
        </w:r>
      </w:ins>
      <w:ins w:id="411" w:author="pfenersky" w:date="2015-01-29T16:22:00Z">
        <w:r>
          <w:t xml:space="preserve">see also </w:t>
        </w:r>
        <w:r w:rsidR="00C9226C" w:rsidRPr="00C9226C">
          <w:rPr>
            <w:i/>
            <w:rPrChange w:id="412" w:author="pfenersky" w:date="2015-01-29T16:22:00Z">
              <w:rPr/>
            </w:rPrChange>
          </w:rPr>
          <w:t>AxwayAPIGateway_7.4.0_OAuth_Guide.pdf</w:t>
        </w:r>
      </w:ins>
      <w:ins w:id="413" w:author="pfenersky" w:date="2015-01-29T16:23:00Z">
        <w:r>
          <w:rPr>
            <w:i/>
          </w:rPr>
          <w:t>.</w:t>
        </w:r>
      </w:ins>
      <w:ins w:id="414" w:author="pfenersky" w:date="2015-01-28T17:44:00Z">
        <w:r w:rsidR="007C33CC">
          <w:br/>
        </w:r>
      </w:ins>
    </w:p>
    <w:p w14:paraId="190F7E7A" w14:textId="77777777" w:rsidR="00CA3611" w:rsidRDefault="00CA3611" w:rsidP="00CA3611">
      <w:pPr>
        <w:jc w:val="center"/>
      </w:pPr>
      <w:r>
        <w:rPr>
          <w:noProof/>
        </w:rPr>
        <w:lastRenderedPageBreak/>
        <w:drawing>
          <wp:inline distT="0" distB="0" distL="0" distR="0" wp14:anchorId="7653AB8A" wp14:editId="02E8B776">
            <wp:extent cx="5372100" cy="402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372100" cy="4029075"/>
                    </a:xfrm>
                    <a:prstGeom prst="rect">
                      <a:avLst/>
                    </a:prstGeom>
                  </pic:spPr>
                </pic:pic>
              </a:graphicData>
            </a:graphic>
          </wp:inline>
        </w:drawing>
      </w:r>
    </w:p>
    <w:p w14:paraId="0273BA75" w14:textId="77777777" w:rsidR="006F5BFB" w:rsidRDefault="002111E0" w:rsidP="00CA3611">
      <w:pPr>
        <w:rPr>
          <w:i/>
        </w:rPr>
      </w:pPr>
      <w:r>
        <w:t xml:space="preserve">Select </w:t>
      </w:r>
      <w:r w:rsidR="006F5BFB">
        <w:t xml:space="preserve">authentication </w:t>
      </w:r>
      <w:r>
        <w:t xml:space="preserve">type, enter appropriate </w:t>
      </w:r>
      <w:r w:rsidR="006F5BFB">
        <w:t xml:space="preserve">value and </w:t>
      </w:r>
      <w:r>
        <w:t xml:space="preserve">appropriate </w:t>
      </w:r>
      <w:r w:rsidR="006F5BFB">
        <w:t>parameter values and click</w:t>
      </w:r>
      <w:del w:id="415" w:author="Georgi Velinov" w:date="2015-04-15T13:22:00Z">
        <w:r w:rsidR="006F5BFB" w:rsidDel="00D63998">
          <w:delText xml:space="preserve"> </w:delText>
        </w:r>
      </w:del>
      <w:r w:rsidR="006F5BFB">
        <w:t xml:space="preserve"> “</w:t>
      </w:r>
      <w:r w:rsidR="00CA3611" w:rsidRPr="00CA3611">
        <w:rPr>
          <w:i/>
        </w:rPr>
        <w:t>Try it out!</w:t>
      </w:r>
      <w:ins w:id="416" w:author="Georgi Velinov" w:date="2015-04-15T15:23:00Z">
        <w:r w:rsidR="00681441">
          <w:rPr>
            <w:i/>
          </w:rPr>
          <w:t>”</w:t>
        </w:r>
      </w:ins>
      <w:del w:id="417" w:author="Georgi Velinov" w:date="2015-04-15T15:23:00Z">
        <w:r w:rsidR="00CA3611" w:rsidRPr="00CA3611" w:rsidDel="00681441">
          <w:rPr>
            <w:i/>
          </w:rPr>
          <w:delText>”</w:delText>
        </w:r>
      </w:del>
      <w:ins w:id="418" w:author="Georgi Velinov" w:date="2015-04-15T15:24:00Z">
        <w:r w:rsidR="00681441">
          <w:rPr>
            <w:i/>
          </w:rPr>
          <w:t>.</w:t>
        </w:r>
      </w:ins>
      <w:del w:id="419" w:author="Georgi Velinov" w:date="2015-04-15T15:24:00Z">
        <w:r w:rsidR="006F5BFB" w:rsidDel="00681441">
          <w:rPr>
            <w:i/>
          </w:rPr>
          <w:delText>.</w:delText>
        </w:r>
      </w:del>
      <w:r w:rsidR="006F5BFB">
        <w:rPr>
          <w:i/>
        </w:rPr>
        <w:t xml:space="preserve"> </w:t>
      </w:r>
    </w:p>
    <w:p w14:paraId="2CC4CD75" w14:textId="77777777" w:rsidR="006F5BFB" w:rsidRDefault="002111E0" w:rsidP="00CA3611">
      <w:r>
        <w:t>F</w:t>
      </w:r>
      <w:r w:rsidR="006F5BFB">
        <w:t xml:space="preserve">ormatted </w:t>
      </w:r>
      <w:r w:rsidR="00CA3611">
        <w:t>result set is returned</w:t>
      </w:r>
      <w:r w:rsidR="006F5BFB">
        <w:t>.</w:t>
      </w:r>
    </w:p>
    <w:p w14:paraId="150AC8C4" w14:textId="77777777" w:rsidR="00263F50" w:rsidRDefault="006F5BFB" w:rsidP="00CA3611">
      <w:pPr>
        <w:rPr>
          <w:ins w:id="420" w:author="pfenersky" w:date="2015-01-28T17:36:00Z"/>
        </w:rPr>
      </w:pPr>
      <w:r>
        <w:t xml:space="preserve">In case of error, error </w:t>
      </w:r>
      <w:r w:rsidR="00CA3611">
        <w:t xml:space="preserve">status code and </w:t>
      </w:r>
      <w:r>
        <w:t xml:space="preserve">error </w:t>
      </w:r>
      <w:r w:rsidR="00CA3611">
        <w:t xml:space="preserve">reason details are </w:t>
      </w:r>
      <w:r>
        <w:t>returned</w:t>
      </w:r>
      <w:r w:rsidR="00CA3611">
        <w:t>.</w:t>
      </w:r>
    </w:p>
    <w:p w14:paraId="59C4C7B7" w14:textId="77777777" w:rsidR="007C33CC" w:rsidRPr="00D268A9" w:rsidRDefault="007C33CC" w:rsidP="00CA3611">
      <w:pPr>
        <w:rPr>
          <w:i/>
        </w:rPr>
      </w:pPr>
    </w:p>
    <w:p w14:paraId="6D2EA061" w14:textId="77777777" w:rsidR="00CD60C1" w:rsidRPr="00783FA5" w:rsidRDefault="00DF51D2" w:rsidP="00CD60C1">
      <w:pPr>
        <w:pStyle w:val="Heading2"/>
        <w:spacing w:before="480" w:after="240"/>
      </w:pPr>
      <w:bookmarkStart w:id="421" w:name="_Toc411522694"/>
      <w:r>
        <w:lastRenderedPageBreak/>
        <w:t>Monitoring</w:t>
      </w:r>
      <w:bookmarkEnd w:id="421"/>
    </w:p>
    <w:p w14:paraId="30CB8E78" w14:textId="77777777" w:rsidR="00A51A26" w:rsidRPr="00783FA5" w:rsidRDefault="00222364" w:rsidP="00A51A26">
      <w:pPr>
        <w:pStyle w:val="Heading3"/>
      </w:pPr>
      <w:bookmarkStart w:id="422" w:name="_Toc411522695"/>
      <w:r>
        <w:t xml:space="preserve">Application </w:t>
      </w:r>
      <w:ins w:id="423" w:author="Georgi Velinov" w:date="2015-04-15T13:39:00Z">
        <w:r w:rsidR="006E5FFE">
          <w:t>Usage</w:t>
        </w:r>
      </w:ins>
      <w:del w:id="424" w:author="Georgi Velinov" w:date="2015-04-15T13:39:00Z">
        <w:r w:rsidDel="006E5FFE">
          <w:delText>Metrics</w:delText>
        </w:r>
      </w:del>
      <w:r w:rsidR="00A51A26">
        <w:t xml:space="preserve"> tab</w:t>
      </w:r>
      <w:bookmarkEnd w:id="422"/>
    </w:p>
    <w:p w14:paraId="0C25545C" w14:textId="77777777" w:rsidR="00263F50" w:rsidRDefault="00A51A26">
      <w:pPr>
        <w:keepNext/>
        <w:pPrChange w:id="425" w:author="Totyo Totev" w:date="2015-02-12T17:13:00Z">
          <w:pPr/>
        </w:pPrChange>
      </w:pPr>
      <w:r>
        <w:t xml:space="preserve">The Monitoring page </w:t>
      </w:r>
      <w:r w:rsidRPr="003B0627">
        <w:rPr>
          <w:i/>
        </w:rPr>
        <w:t xml:space="preserve">Application </w:t>
      </w:r>
      <w:ins w:id="426" w:author="Georgi Velinov" w:date="2015-04-15T13:39:00Z">
        <w:r w:rsidR="006E5FFE">
          <w:rPr>
            <w:i/>
          </w:rPr>
          <w:t>Usage</w:t>
        </w:r>
      </w:ins>
      <w:del w:id="427" w:author="Georgi Velinov" w:date="2015-04-15T13:39:00Z">
        <w:r w:rsidRPr="003B0627" w:rsidDel="006E5FFE">
          <w:rPr>
            <w:i/>
          </w:rPr>
          <w:delText>Metrics</w:delText>
        </w:r>
      </w:del>
      <w:r>
        <w:t xml:space="preserve"> tab presents summarized application usage information for a selected time range for all the applications</w:t>
      </w:r>
      <w:r w:rsidR="003B0627">
        <w:t xml:space="preserve">. </w:t>
      </w:r>
    </w:p>
    <w:p w14:paraId="0F21FAD5" w14:textId="77777777" w:rsidR="00263F50" w:rsidRDefault="003B0627" w:rsidP="003B0627">
      <w:pPr>
        <w:jc w:val="center"/>
      </w:pPr>
      <w:del w:id="428" w:author="Georgi Velinov" w:date="2015-03-06T17:37:00Z">
        <w:r w:rsidDel="00846DCA">
          <w:rPr>
            <w:noProof/>
          </w:rPr>
          <w:drawing>
            <wp:inline distT="0" distB="0" distL="0" distR="0" wp14:anchorId="34D2D3C1" wp14:editId="17125B33">
              <wp:extent cx="6172200" cy="4707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6172200" cy="4707621"/>
                      </a:xfrm>
                      <a:prstGeom prst="rect">
                        <a:avLst/>
                      </a:prstGeom>
                    </pic:spPr>
                  </pic:pic>
                </a:graphicData>
              </a:graphic>
            </wp:inline>
          </w:drawing>
        </w:r>
      </w:del>
      <w:ins w:id="429" w:author="Georgi Velinov" w:date="2015-04-15T13:39:00Z">
        <w:r w:rsidR="006E5FFE">
          <w:rPr>
            <w:noProof/>
          </w:rPr>
          <w:drawing>
            <wp:inline distT="0" distB="0" distL="0" distR="0" wp14:anchorId="364173F7" wp14:editId="080AACAA">
              <wp:extent cx="6400800" cy="4867275"/>
              <wp:effectExtent l="0" t="0" r="0" b="0"/>
              <wp:docPr id="21" name="Picture 21" descr="C:\Users\gvelinov\Desktop\monitorin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velinov\Desktop\monitoring-ap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867275"/>
                      </a:xfrm>
                      <a:prstGeom prst="rect">
                        <a:avLst/>
                      </a:prstGeom>
                      <a:noFill/>
                      <a:ln>
                        <a:noFill/>
                      </a:ln>
                    </pic:spPr>
                  </pic:pic>
                </a:graphicData>
              </a:graphic>
            </wp:inline>
          </w:drawing>
        </w:r>
      </w:ins>
    </w:p>
    <w:p w14:paraId="25A073B4" w14:textId="77777777" w:rsidR="00846DCA" w:rsidRDefault="003B0627">
      <w:pPr>
        <w:keepNext/>
        <w:rPr>
          <w:ins w:id="430" w:author="Georgi Velinov" w:date="2015-03-06T17:40:00Z"/>
        </w:rPr>
        <w:pPrChange w:id="431" w:author="Georgi Velinov" w:date="2015-03-06T17:40:00Z">
          <w:pPr>
            <w:jc w:val="center"/>
          </w:pPr>
        </w:pPrChange>
      </w:pPr>
      <w:r>
        <w:lastRenderedPageBreak/>
        <w:t xml:space="preserve">If an application is selected in the table below the chart, the chart will display application </w:t>
      </w:r>
      <w:ins w:id="432" w:author="Georgi Velinov" w:date="2015-04-15T13:39:00Z">
        <w:r w:rsidR="006E5FFE">
          <w:t>usage</w:t>
        </w:r>
      </w:ins>
      <w:del w:id="433" w:author="Georgi Velinov" w:date="2015-04-15T13:39:00Z">
        <w:r w:rsidDel="006E5FFE">
          <w:delText>metrics</w:delText>
        </w:r>
      </w:del>
      <w:r>
        <w:t xml:space="preserve"> information for this application only. </w:t>
      </w:r>
    </w:p>
    <w:p w14:paraId="17838E52" w14:textId="77777777" w:rsidR="003B0627" w:rsidDel="00846DCA" w:rsidRDefault="006E5FFE">
      <w:pPr>
        <w:keepNext/>
        <w:jc w:val="center"/>
        <w:rPr>
          <w:del w:id="434" w:author="Georgi Velinov" w:date="2015-03-06T17:40:00Z"/>
        </w:rPr>
        <w:pPrChange w:id="435" w:author="Georgi Velinov" w:date="2015-03-25T17:36:00Z">
          <w:pPr>
            <w:keepNext/>
          </w:pPr>
        </w:pPrChange>
      </w:pPr>
      <w:ins w:id="436" w:author="Georgi Velinov" w:date="2015-04-15T13:41:00Z">
        <w:r>
          <w:rPr>
            <w:noProof/>
          </w:rPr>
          <w:drawing>
            <wp:inline distT="0" distB="0" distL="0" distR="0" wp14:anchorId="1C8EB8BF" wp14:editId="2A5239B3">
              <wp:extent cx="6391275" cy="4848225"/>
              <wp:effectExtent l="0" t="0" r="0" b="0"/>
              <wp:docPr id="23" name="Picture 23" descr="C:\Users\gvelinov\Desktop\monitoring-ap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velinov\Desktop\monitoring-apps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1275" cy="4848225"/>
                      </a:xfrm>
                      <a:prstGeom prst="rect">
                        <a:avLst/>
                      </a:prstGeom>
                      <a:noFill/>
                      <a:ln>
                        <a:noFill/>
                      </a:ln>
                    </pic:spPr>
                  </pic:pic>
                </a:graphicData>
              </a:graphic>
            </wp:inline>
          </w:drawing>
        </w:r>
      </w:ins>
    </w:p>
    <w:p w14:paraId="2CF78FAB" w14:textId="77777777" w:rsidR="003B0627" w:rsidRDefault="003B0627">
      <w:pPr>
        <w:keepNext/>
        <w:jc w:val="center"/>
        <w:pPrChange w:id="437" w:author="Georgi Velinov" w:date="2015-03-25T17:36:00Z">
          <w:pPr>
            <w:jc w:val="center"/>
          </w:pPr>
        </w:pPrChange>
      </w:pPr>
      <w:del w:id="438" w:author="Georgi Velinov" w:date="2015-03-06T17:40:00Z">
        <w:r w:rsidDel="00846DCA">
          <w:rPr>
            <w:noProof/>
          </w:rPr>
          <w:drawing>
            <wp:inline distT="0" distB="0" distL="0" distR="0" wp14:anchorId="2F7C585A" wp14:editId="505643BE">
              <wp:extent cx="5943600" cy="4516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4516755"/>
                      </a:xfrm>
                      <a:prstGeom prst="rect">
                        <a:avLst/>
                      </a:prstGeom>
                    </pic:spPr>
                  </pic:pic>
                </a:graphicData>
              </a:graphic>
            </wp:inline>
          </w:drawing>
        </w:r>
      </w:del>
    </w:p>
    <w:p w14:paraId="304F6F95" w14:textId="77777777" w:rsidR="00080A62" w:rsidRDefault="003B0627" w:rsidP="00DA5D20">
      <w:r>
        <w:t>T</w:t>
      </w:r>
      <w:r w:rsidR="00080A62">
        <w:t xml:space="preserve">ime period </w:t>
      </w:r>
      <w:r>
        <w:t xml:space="preserve">drop down menu allows time period can be edited </w:t>
      </w:r>
      <w:r w:rsidR="00080A62">
        <w:t>to view</w:t>
      </w:r>
      <w:r>
        <w:t xml:space="preserve"> usage details for a different time period.</w:t>
      </w:r>
      <w:r w:rsidR="00080A62">
        <w:t xml:space="preserve">  </w:t>
      </w:r>
    </w:p>
    <w:p w14:paraId="72788683" w14:textId="77777777" w:rsidR="00A51A26" w:rsidRPr="00783FA5" w:rsidRDefault="00222364" w:rsidP="00A51A26">
      <w:pPr>
        <w:pStyle w:val="Heading3"/>
      </w:pPr>
      <w:bookmarkStart w:id="439" w:name="_Toc411522696"/>
      <w:r>
        <w:lastRenderedPageBreak/>
        <w:t xml:space="preserve">API </w:t>
      </w:r>
      <w:ins w:id="440" w:author="Georgi Velinov" w:date="2015-04-15T13:42:00Z">
        <w:r w:rsidR="006E5FFE">
          <w:t>Usage</w:t>
        </w:r>
      </w:ins>
      <w:del w:id="441" w:author="Georgi Velinov" w:date="2015-04-15T13:42:00Z">
        <w:r w:rsidDel="006E5FFE">
          <w:delText>Metrics</w:delText>
        </w:r>
      </w:del>
      <w:r w:rsidR="00A51A26">
        <w:t xml:space="preserve"> tab</w:t>
      </w:r>
      <w:bookmarkEnd w:id="439"/>
    </w:p>
    <w:p w14:paraId="14CD3233" w14:textId="77777777" w:rsidR="00A51A26" w:rsidRDefault="00A51A26">
      <w:pPr>
        <w:keepNext/>
        <w:rPr>
          <w:ins w:id="442" w:author="Georgi Velinov" w:date="2015-03-06T17:49:00Z"/>
        </w:rPr>
        <w:pPrChange w:id="443" w:author="Totyo Totev" w:date="2015-02-12T17:14:00Z">
          <w:pPr/>
        </w:pPrChange>
      </w:pPr>
      <w:r>
        <w:t xml:space="preserve">The API </w:t>
      </w:r>
      <w:ins w:id="444" w:author="Georgi Velinov" w:date="2015-04-15T13:42:00Z">
        <w:r w:rsidR="006E5FFE">
          <w:t>Usage</w:t>
        </w:r>
      </w:ins>
      <w:del w:id="445" w:author="Georgi Velinov" w:date="2015-04-15T13:42:00Z">
        <w:r w:rsidDel="006E5FFE">
          <w:delText>Metrics</w:delText>
        </w:r>
      </w:del>
      <w:r>
        <w:t xml:space="preserve"> tab shows information on API list and selected API usage metrics.</w:t>
      </w:r>
    </w:p>
    <w:p w14:paraId="1F0B8381" w14:textId="77777777" w:rsidR="00BF3F73" w:rsidDel="00BF3F73" w:rsidRDefault="006E5FFE">
      <w:pPr>
        <w:keepNext/>
        <w:jc w:val="center"/>
        <w:rPr>
          <w:del w:id="446" w:author="Georgi Velinov" w:date="2015-03-06T17:49:00Z"/>
        </w:rPr>
        <w:pPrChange w:id="447" w:author="Georgi Velinov" w:date="2015-03-25T17:36:00Z">
          <w:pPr/>
        </w:pPrChange>
      </w:pPr>
      <w:ins w:id="448" w:author="Georgi Velinov" w:date="2015-04-15T13:45:00Z">
        <w:r>
          <w:rPr>
            <w:noProof/>
          </w:rPr>
          <w:drawing>
            <wp:inline distT="0" distB="0" distL="0" distR="0" wp14:anchorId="1871C211" wp14:editId="5F2ECB2F">
              <wp:extent cx="6391275" cy="4657725"/>
              <wp:effectExtent l="0" t="0" r="0" b="0"/>
              <wp:docPr id="25" name="Picture 25" descr="C:\Users\gvelinov\Desktop\monitoring-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velinov\Desktop\monitoring-api.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275" cy="4657725"/>
                      </a:xfrm>
                      <a:prstGeom prst="rect">
                        <a:avLst/>
                      </a:prstGeom>
                      <a:noFill/>
                      <a:ln>
                        <a:noFill/>
                      </a:ln>
                    </pic:spPr>
                  </pic:pic>
                </a:graphicData>
              </a:graphic>
            </wp:inline>
          </w:drawing>
        </w:r>
      </w:ins>
    </w:p>
    <w:p w14:paraId="17C0AF74" w14:textId="77777777" w:rsidR="00A51A26" w:rsidRPr="00A51A26" w:rsidRDefault="00A51A26">
      <w:pPr>
        <w:keepNext/>
        <w:jc w:val="center"/>
        <w:rPr>
          <w:i/>
        </w:rPr>
        <w:pPrChange w:id="449" w:author="Georgi Velinov" w:date="2015-03-25T17:36:00Z">
          <w:pPr>
            <w:jc w:val="center"/>
          </w:pPr>
        </w:pPrChange>
      </w:pPr>
      <w:del w:id="450" w:author="Georgi Velinov" w:date="2015-03-06T17:49:00Z">
        <w:r w:rsidRPr="00A51A26" w:rsidDel="00BF3F73">
          <w:rPr>
            <w:i/>
            <w:noProof/>
          </w:rPr>
          <w:drawing>
            <wp:inline distT="0" distB="0" distL="0" distR="0" wp14:anchorId="2135AF14" wp14:editId="238A666A">
              <wp:extent cx="5943600" cy="3587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600" cy="3587115"/>
                      </a:xfrm>
                      <a:prstGeom prst="rect">
                        <a:avLst/>
                      </a:prstGeom>
                    </pic:spPr>
                  </pic:pic>
                </a:graphicData>
              </a:graphic>
            </wp:inline>
          </w:drawing>
        </w:r>
      </w:del>
    </w:p>
    <w:p w14:paraId="5617A279" w14:textId="77777777" w:rsidR="00A51A26" w:rsidRPr="00A51A26" w:rsidRDefault="00D117FF" w:rsidP="00A51A26">
      <w:pPr>
        <w:jc w:val="center"/>
        <w:rPr>
          <w:i/>
        </w:rPr>
      </w:pPr>
      <w:r>
        <w:rPr>
          <w:i/>
        </w:rPr>
        <w:t>‘</w:t>
      </w:r>
      <w:r w:rsidR="00A51A26" w:rsidRPr="00A51A26">
        <w:rPr>
          <w:i/>
        </w:rPr>
        <w:t>All APIs</w:t>
      </w:r>
      <w:r>
        <w:rPr>
          <w:i/>
        </w:rPr>
        <w:t xml:space="preserve">’ </w:t>
      </w:r>
      <w:del w:id="451" w:author="Georgi Velinov" w:date="2015-04-15T13:42:00Z">
        <w:r w:rsidDel="006E5FFE">
          <w:rPr>
            <w:i/>
          </w:rPr>
          <w:delText>metric</w:delText>
        </w:r>
      </w:del>
      <w:ins w:id="452" w:author="Georgi Velinov" w:date="2015-04-15T13:42:00Z">
        <w:r w:rsidR="006E5FFE">
          <w:rPr>
            <w:i/>
          </w:rPr>
          <w:t>usage</w:t>
        </w:r>
      </w:ins>
      <w:r>
        <w:rPr>
          <w:i/>
        </w:rPr>
        <w:t>. The table contains all APIs list.</w:t>
      </w:r>
    </w:p>
    <w:p w14:paraId="63C0D1AC" w14:textId="77777777" w:rsidR="00A51A26" w:rsidRDefault="00A51A26">
      <w:pPr>
        <w:jc w:val="center"/>
        <w:pPrChange w:id="453" w:author="Georgi Velinov" w:date="2015-03-25T17:36:00Z">
          <w:pPr/>
        </w:pPrChange>
      </w:pPr>
      <w:del w:id="454" w:author="Georgi Velinov" w:date="2015-03-06T18:07:00Z">
        <w:r w:rsidDel="00BD09E8">
          <w:rPr>
            <w:noProof/>
          </w:rPr>
          <w:lastRenderedPageBreak/>
          <w:drawing>
            <wp:inline distT="0" distB="0" distL="0" distR="0" wp14:anchorId="0F87A350" wp14:editId="6190ED62">
              <wp:extent cx="6400800" cy="4800600"/>
              <wp:effectExtent l="0" t="0" r="0" b="0"/>
              <wp:docPr id="36" name="Picture 36" descr="https://s3.amazonaws.com/upload.mural.ly/lyau/14007474508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upload.mural.ly/lyau/1400747450867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del>
      <w:ins w:id="455" w:author="Georgi Velinov" w:date="2015-04-15T13:46:00Z">
        <w:r w:rsidR="006E5FFE">
          <w:rPr>
            <w:noProof/>
          </w:rPr>
          <w:drawing>
            <wp:inline distT="0" distB="0" distL="0" distR="0" wp14:anchorId="0FEFA0B8" wp14:editId="76F57DB2">
              <wp:extent cx="6391275" cy="4876800"/>
              <wp:effectExtent l="0" t="0" r="0" b="0"/>
              <wp:docPr id="26" name="Picture 26" descr="C:\Users\gvelinov\Desktop\monitoring-a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velinov\Desktop\monitoring-api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1275" cy="4876800"/>
                      </a:xfrm>
                      <a:prstGeom prst="rect">
                        <a:avLst/>
                      </a:prstGeom>
                      <a:noFill/>
                      <a:ln>
                        <a:noFill/>
                      </a:ln>
                    </pic:spPr>
                  </pic:pic>
                </a:graphicData>
              </a:graphic>
            </wp:inline>
          </w:drawing>
        </w:r>
      </w:ins>
    </w:p>
    <w:p w14:paraId="7738ABE4" w14:textId="77777777" w:rsidR="00A51A26" w:rsidRPr="00A51A26" w:rsidRDefault="00A51A26" w:rsidP="00A51A26">
      <w:pPr>
        <w:jc w:val="center"/>
        <w:rPr>
          <w:i/>
        </w:rPr>
      </w:pPr>
      <w:r>
        <w:rPr>
          <w:i/>
        </w:rPr>
        <w:t>Selected API</w:t>
      </w:r>
      <w:r w:rsidR="00D117FF">
        <w:rPr>
          <w:i/>
        </w:rPr>
        <w:t xml:space="preserve"> </w:t>
      </w:r>
      <w:del w:id="456" w:author="Georgi Velinov" w:date="2015-04-15T13:46:00Z">
        <w:r w:rsidR="00D117FF" w:rsidDel="006E5FFE">
          <w:rPr>
            <w:i/>
          </w:rPr>
          <w:delText xml:space="preserve">metrics </w:delText>
        </w:r>
      </w:del>
      <w:ins w:id="457" w:author="Georgi Velinov" w:date="2015-04-15T13:46:00Z">
        <w:r w:rsidR="006E5FFE">
          <w:rPr>
            <w:i/>
          </w:rPr>
          <w:t xml:space="preserve">usage </w:t>
        </w:r>
      </w:ins>
      <w:r w:rsidR="00D117FF">
        <w:rPr>
          <w:i/>
        </w:rPr>
        <w:t xml:space="preserve">information. </w:t>
      </w:r>
    </w:p>
    <w:p w14:paraId="5427460F" w14:textId="77777777" w:rsidR="00A51A26" w:rsidRDefault="00A51A26" w:rsidP="00A51A26">
      <w:r w:rsidRPr="00A51A26">
        <w:t>Use</w:t>
      </w:r>
      <w:r>
        <w:rPr>
          <w:i/>
        </w:rPr>
        <w:t xml:space="preserve">   </w:t>
      </w:r>
      <w:r>
        <w:rPr>
          <w:noProof/>
        </w:rPr>
        <w:drawing>
          <wp:inline distT="0" distB="0" distL="0" distR="0" wp14:anchorId="42E4011D" wp14:editId="400B7B4B">
            <wp:extent cx="57150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71500" cy="238125"/>
                    </a:xfrm>
                    <a:prstGeom prst="rect">
                      <a:avLst/>
                    </a:prstGeom>
                  </pic:spPr>
                </pic:pic>
              </a:graphicData>
            </a:graphic>
          </wp:inline>
        </w:drawing>
      </w:r>
      <w:r>
        <w:rPr>
          <w:i/>
        </w:rPr>
        <w:t xml:space="preserve"> </w:t>
      </w:r>
      <w:r>
        <w:t>button to return to all APIs metrics list.</w:t>
      </w:r>
    </w:p>
    <w:p w14:paraId="01B78D96" w14:textId="77777777" w:rsidR="00A51A26" w:rsidRDefault="00A51A26" w:rsidP="00A51A26">
      <w:r>
        <w:t xml:space="preserve">Time period drop down menu allows time period can be edited to view usage details for a different time period.  </w:t>
      </w:r>
    </w:p>
    <w:p w14:paraId="79BF68B0" w14:textId="77777777" w:rsidR="002B2276" w:rsidRDefault="002B2276" w:rsidP="00A51A26"/>
    <w:p w14:paraId="3F2026CB" w14:textId="77777777" w:rsidR="00531C70" w:rsidRDefault="00531C70">
      <w:pPr>
        <w:spacing w:after="0" w:line="240" w:lineRule="auto"/>
        <w:rPr>
          <w:i/>
          <w:sz w:val="18"/>
          <w:szCs w:val="24"/>
          <w:lang w:bidi="en-US"/>
        </w:rPr>
      </w:pPr>
      <w:r>
        <w:br w:type="page"/>
      </w:r>
    </w:p>
    <w:p w14:paraId="4F7D1815" w14:textId="77777777" w:rsidR="008E6A62" w:rsidRPr="00783FA5" w:rsidRDefault="008E6A62" w:rsidP="008E6A62">
      <w:pPr>
        <w:pStyle w:val="Heading2"/>
        <w:spacing w:before="480" w:after="240"/>
      </w:pPr>
      <w:bookmarkStart w:id="458" w:name="_Toc411522697"/>
      <w:r>
        <w:lastRenderedPageBreak/>
        <w:t>Help Center</w:t>
      </w:r>
      <w:bookmarkEnd w:id="458"/>
      <w:r>
        <w:t xml:space="preserve"> </w:t>
      </w:r>
    </w:p>
    <w:p w14:paraId="0D11AB68" w14:textId="77777777" w:rsidR="008E6A62" w:rsidRDefault="008E6A62" w:rsidP="008E6A62">
      <w:r>
        <w:t>The Help Center page contains lin</w:t>
      </w:r>
      <w:r w:rsidR="00222364">
        <w:t>ks to API portal sections that would contain information useful to developers. The Help Center and its sections can be customized to best meet the needs of the customer.</w:t>
      </w:r>
      <w:r>
        <w:t xml:space="preserve">  </w:t>
      </w:r>
    </w:p>
    <w:p w14:paraId="79E97D15" w14:textId="77777777" w:rsidR="008E6A62" w:rsidRDefault="008E6A62" w:rsidP="008E6A62">
      <w:pPr>
        <w:jc w:val="center"/>
        <w:rPr>
          <w:lang w:bidi="en-US"/>
        </w:rPr>
      </w:pPr>
      <w:r>
        <w:rPr>
          <w:noProof/>
        </w:rPr>
        <w:drawing>
          <wp:inline distT="0" distB="0" distL="0" distR="0" wp14:anchorId="1385CA36" wp14:editId="0EAB248E">
            <wp:extent cx="5943600" cy="28492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3600" cy="2849245"/>
                    </a:xfrm>
                    <a:prstGeom prst="rect">
                      <a:avLst/>
                    </a:prstGeom>
                  </pic:spPr>
                </pic:pic>
              </a:graphicData>
            </a:graphic>
          </wp:inline>
        </w:drawing>
      </w:r>
    </w:p>
    <w:p w14:paraId="0D7099B3" w14:textId="77777777" w:rsidR="008E6A62" w:rsidRPr="00230298" w:rsidRDefault="008E6A62" w:rsidP="008E6A62">
      <w:pPr>
        <w:jc w:val="center"/>
        <w:rPr>
          <w:i/>
          <w:lang w:bidi="en-US"/>
        </w:rPr>
      </w:pPr>
      <w:r w:rsidRPr="00230298">
        <w:rPr>
          <w:i/>
          <w:lang w:bidi="en-US"/>
        </w:rPr>
        <w:t>Help center page</w:t>
      </w:r>
    </w:p>
    <w:p w14:paraId="33C5204D" w14:textId="77777777" w:rsidR="00FD4250" w:rsidRPr="00783FA5" w:rsidRDefault="00FD4250" w:rsidP="00325398">
      <w:pPr>
        <w:pStyle w:val="Heading1"/>
      </w:pPr>
      <w:bookmarkStart w:id="459" w:name="_Toc411522698"/>
      <w:r w:rsidRPr="00783FA5">
        <w:lastRenderedPageBreak/>
        <w:t>Troubleshooting</w:t>
      </w:r>
      <w:bookmarkEnd w:id="459"/>
    </w:p>
    <w:p w14:paraId="2C74ED43" w14:textId="77777777" w:rsidR="00A71204" w:rsidRPr="00783FA5" w:rsidRDefault="00A71204" w:rsidP="00325398">
      <w:pPr>
        <w:pStyle w:val="introChapter"/>
        <w:spacing w:before="120"/>
        <w:ind w:hanging="288"/>
        <w:rPr>
          <w:rFonts w:ascii="Cambria" w:hAnsi="Cambria"/>
        </w:rPr>
      </w:pPr>
      <w:r w:rsidRPr="00783FA5">
        <w:rPr>
          <w:rFonts w:ascii="Cambria" w:hAnsi="Cambria"/>
        </w:rPr>
        <w:t>in this chapter</w:t>
      </w:r>
    </w:p>
    <w:p w14:paraId="1CBEDB2A" w14:textId="77777777" w:rsidR="00A71204" w:rsidRPr="00192913" w:rsidRDefault="00A71204" w:rsidP="009961BE">
      <w:pPr>
        <w:pStyle w:val="spchapter"/>
        <w:spacing w:after="0"/>
        <w:ind w:left="-288"/>
        <w:rPr>
          <w:rFonts w:ascii="Cambria" w:hAnsi="Cambria"/>
          <w:sz w:val="22"/>
          <w:szCs w:val="22"/>
        </w:rPr>
      </w:pPr>
      <w:r w:rsidRPr="00192913">
        <w:rPr>
          <w:rFonts w:ascii="Cambria" w:hAnsi="Cambria"/>
          <w:sz w:val="22"/>
          <w:szCs w:val="22"/>
        </w:rPr>
        <w:t xml:space="preserve">This chapter outlines the specific for the solution troubleshooting steps as well as some general troubleshooting approach recommendations. </w:t>
      </w:r>
    </w:p>
    <w:p w14:paraId="60EA9A18" w14:textId="77777777" w:rsidR="00201733" w:rsidRPr="00783FA5" w:rsidRDefault="00201733" w:rsidP="00201733">
      <w:pPr>
        <w:pStyle w:val="Heading2"/>
      </w:pPr>
      <w:bookmarkStart w:id="460" w:name="_Toc220751513"/>
      <w:bookmarkStart w:id="461" w:name="_Toc226813891"/>
      <w:bookmarkStart w:id="462" w:name="_Toc411522699"/>
      <w:r w:rsidRPr="00783FA5">
        <w:t>General Troubleshooting Steps</w:t>
      </w:r>
      <w:bookmarkEnd w:id="460"/>
      <w:bookmarkEnd w:id="461"/>
      <w:bookmarkEnd w:id="462"/>
    </w:p>
    <w:p w14:paraId="232681A2" w14:textId="77777777" w:rsidR="00201733" w:rsidRPr="00783FA5" w:rsidRDefault="00201733" w:rsidP="00DA5D20">
      <w:r w:rsidRPr="00783FA5">
        <w:t>Should you encounter any problem with this solution please follow these steps:</w:t>
      </w:r>
    </w:p>
    <w:p w14:paraId="1747E172" w14:textId="77777777" w:rsidR="00201733" w:rsidRPr="00783FA5" w:rsidRDefault="00201733" w:rsidP="00DA5D20">
      <w:r w:rsidRPr="00783FA5">
        <w:t xml:space="preserve">Check if the observed issue is listed under the </w:t>
      </w:r>
      <w:r w:rsidR="00650E8E" w:rsidRPr="00783FA5">
        <w:t>“</w:t>
      </w:r>
      <w:r w:rsidRPr="00783FA5">
        <w:t>known issues</w:t>
      </w:r>
      <w:r w:rsidR="00650E8E" w:rsidRPr="00783FA5">
        <w:t>”</w:t>
      </w:r>
      <w:r w:rsidRPr="00783FA5">
        <w:t xml:space="preserve"> section</w:t>
      </w:r>
      <w:r w:rsidR="00650E8E" w:rsidRPr="00783FA5">
        <w:t xml:space="preserve"> in the Release Notes document shipped with the installed package.</w:t>
      </w:r>
    </w:p>
    <w:p w14:paraId="3BA091BB" w14:textId="77777777" w:rsidR="00201733" w:rsidRPr="00783FA5" w:rsidRDefault="00201733" w:rsidP="00DA5D20">
      <w:r w:rsidRPr="00783FA5">
        <w:t>Restart the failing server(s) or client(s)</w:t>
      </w:r>
    </w:p>
    <w:p w14:paraId="1A037912" w14:textId="77777777" w:rsidR="00201733" w:rsidRDefault="00201733" w:rsidP="00DA5D20">
      <w:pPr>
        <w:rPr>
          <w:ins w:id="463" w:author="Georgi Velinov" w:date="2015-04-03T10:28:00Z"/>
        </w:rPr>
      </w:pPr>
      <w:r w:rsidRPr="00783FA5">
        <w:t>Collect the log files, screenshots or any other data related to the issue and approach Axway Global Support or your Axway Services contact.</w:t>
      </w:r>
    </w:p>
    <w:p w14:paraId="12485B9E" w14:textId="77777777" w:rsidR="00EC2A15" w:rsidRDefault="00EC2A15" w:rsidP="00DA5D20">
      <w:ins w:id="464" w:author="Georgi Velinov" w:date="2015-04-03T10:29:00Z">
        <w:r>
          <w:t>Apache</w:t>
        </w:r>
      </w:ins>
      <w:ins w:id="465" w:author="Georgi Velinov" w:date="2015-04-03T10:30:00Z">
        <w:r>
          <w:t xml:space="preserve"> </w:t>
        </w:r>
        <w:r w:rsidRPr="00EC2A15">
          <w:rPr>
            <w:i/>
            <w:rPrChange w:id="466" w:author="Georgi Velinov" w:date="2015-04-03T10:30:00Z">
              <w:rPr/>
            </w:rPrChange>
          </w:rPr>
          <w:t>error_log</w:t>
        </w:r>
      </w:ins>
      <w:ins w:id="467" w:author="Georgi Velinov" w:date="2015-04-03T10:31:00Z">
        <w:r>
          <w:rPr>
            <w:i/>
          </w:rPr>
          <w:t xml:space="preserve"> </w:t>
        </w:r>
        <w:r>
          <w:t>file</w:t>
        </w:r>
      </w:ins>
      <w:ins w:id="468" w:author="Georgi Velinov" w:date="2015-04-03T10:30:00Z">
        <w:r>
          <w:t xml:space="preserve"> </w:t>
        </w:r>
      </w:ins>
      <w:ins w:id="469" w:author="Georgi Velinov" w:date="2015-04-03T10:29:00Z">
        <w:r>
          <w:t>is located at /var/log/apache2/</w:t>
        </w:r>
      </w:ins>
      <w:ins w:id="470" w:author="Georgi Velinov" w:date="2015-04-03T10:30:00Z">
        <w:r>
          <w:t>.</w:t>
        </w:r>
      </w:ins>
      <w:ins w:id="471" w:author="Georgi Velinov" w:date="2015-04-03T10:31:00Z">
        <w:r>
          <w:t xml:space="preserve"> </w:t>
        </w:r>
      </w:ins>
      <w:ins w:id="472" w:author="Georgi Velinov" w:date="2015-04-03T10:32:00Z">
        <w:r>
          <w:t>Also you can turn on Joomla error reporting from</w:t>
        </w:r>
      </w:ins>
      <w:ins w:id="473" w:author="Georgi Velinov" w:date="2015-04-03T10:35:00Z">
        <w:r>
          <w:t xml:space="preserve"> Joomla admin UI</w:t>
        </w:r>
      </w:ins>
      <w:ins w:id="474" w:author="Georgi Velinov" w:date="2015-04-03T10:32:00Z">
        <w:r>
          <w:t xml:space="preserve"> </w:t>
        </w:r>
      </w:ins>
      <w:ins w:id="475" w:author="Georgi Velinov" w:date="2015-04-03T10:33:00Z">
        <w:r>
          <w:t>System -&gt; Global Configuration -&gt; Server (tab) and set Error Reporting</w:t>
        </w:r>
      </w:ins>
      <w:ins w:id="476" w:author="Georgi Velinov" w:date="2015-04-03T10:34:00Z">
        <w:r>
          <w:t xml:space="preserve"> to desire level, BUT be careful because this may lead to throwing warnings and errors in API Portal page</w:t>
        </w:r>
      </w:ins>
      <w:ins w:id="477" w:author="Georgi Velinov" w:date="2015-04-03T10:36:00Z">
        <w:r>
          <w:t>s</w:t>
        </w:r>
      </w:ins>
      <w:ins w:id="478" w:author="Georgi Velinov" w:date="2015-04-03T10:34:00Z">
        <w:r>
          <w:t>. Do this only in critical situations</w:t>
        </w:r>
      </w:ins>
      <w:ins w:id="479" w:author="Georgi Velinov" w:date="2015-04-03T10:42:00Z">
        <w:r w:rsidR="00260C87">
          <w:t xml:space="preserve"> and not in production</w:t>
        </w:r>
      </w:ins>
      <w:ins w:id="480" w:author="Georgi Velinov" w:date="2015-04-03T10:34:00Z">
        <w:r>
          <w:t>!</w:t>
        </w:r>
      </w:ins>
    </w:p>
    <w:p w14:paraId="7CEF7916" w14:textId="77777777" w:rsidR="009C5656" w:rsidRPr="00783FA5" w:rsidRDefault="009C5656" w:rsidP="009C5656">
      <w:pPr>
        <w:pStyle w:val="Heading2"/>
        <w:spacing w:before="480" w:after="240"/>
      </w:pPr>
      <w:bookmarkStart w:id="481" w:name="_Toc390862641"/>
      <w:bookmarkStart w:id="482" w:name="_Toc411522700"/>
      <w:r>
        <w:t xml:space="preserve">API Response Class Details </w:t>
      </w:r>
      <w:bookmarkEnd w:id="481"/>
      <w:r>
        <w:t>Missing</w:t>
      </w:r>
      <w:bookmarkEnd w:id="482"/>
    </w:p>
    <w:p w14:paraId="0A054625" w14:textId="77777777" w:rsidR="009C5656" w:rsidRDefault="009C5656" w:rsidP="00DA5D20">
      <w:r>
        <w:t>Response class details missing</w:t>
      </w:r>
      <w:r w:rsidR="00391C47">
        <w:t>, array[null] value displayed instead of details</w:t>
      </w:r>
      <w:r>
        <w:t xml:space="preserve">: </w:t>
      </w:r>
    </w:p>
    <w:p w14:paraId="0760A461" w14:textId="77777777" w:rsidR="009C5656" w:rsidRDefault="009C5656" w:rsidP="009C5656">
      <w:pPr>
        <w:jc w:val="center"/>
      </w:pPr>
      <w:r>
        <w:rPr>
          <w:noProof/>
        </w:rPr>
        <w:drawing>
          <wp:inline distT="0" distB="0" distL="0" distR="0" wp14:anchorId="56A61222" wp14:editId="3C12852F">
            <wp:extent cx="1722475" cy="172899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1725351" cy="1731886"/>
                    </a:xfrm>
                    <a:prstGeom prst="rect">
                      <a:avLst/>
                    </a:prstGeom>
                  </pic:spPr>
                </pic:pic>
              </a:graphicData>
            </a:graphic>
          </wp:inline>
        </w:drawing>
      </w:r>
    </w:p>
    <w:p w14:paraId="218ED3CA" w14:textId="77777777" w:rsidR="009C5656" w:rsidRDefault="009C5656" w:rsidP="00DA5D20">
      <w:r>
        <w:t>Expected (example):</w:t>
      </w:r>
    </w:p>
    <w:p w14:paraId="7F5FA8D9" w14:textId="77777777" w:rsidR="009C5656" w:rsidRDefault="009C5656" w:rsidP="009C5656">
      <w:pPr>
        <w:jc w:val="center"/>
      </w:pPr>
      <w:r>
        <w:rPr>
          <w:noProof/>
        </w:rPr>
        <w:lastRenderedPageBreak/>
        <w:drawing>
          <wp:inline distT="0" distB="0" distL="0" distR="0" wp14:anchorId="2D8C25F4" wp14:editId="7498DF39">
            <wp:extent cx="1818168" cy="1587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1821340" cy="1590170"/>
                    </a:xfrm>
                    <a:prstGeom prst="rect">
                      <a:avLst/>
                    </a:prstGeom>
                  </pic:spPr>
                </pic:pic>
              </a:graphicData>
            </a:graphic>
          </wp:inline>
        </w:drawing>
      </w:r>
    </w:p>
    <w:p w14:paraId="13DD7D14" w14:textId="77777777" w:rsidR="009C5656" w:rsidRDefault="00391C47" w:rsidP="00DA5D20">
      <w:pPr>
        <w:rPr>
          <w:rStyle w:val="cmttext"/>
        </w:rPr>
      </w:pPr>
      <w:r>
        <w:rPr>
          <w:rStyle w:val="cmttext"/>
        </w:rPr>
        <w:t>G</w:t>
      </w:r>
      <w:r w:rsidR="009C5656">
        <w:rPr>
          <w:rStyle w:val="cmttext"/>
        </w:rPr>
        <w:t xml:space="preserve">o to </w:t>
      </w:r>
      <w:r w:rsidR="009C5656" w:rsidRPr="008F47A4">
        <w:rPr>
          <w:rStyle w:val="cmttext"/>
          <w:i/>
        </w:rPr>
        <w:t>API Registration</w:t>
      </w:r>
      <w:r w:rsidR="009C5656">
        <w:rPr>
          <w:rStyle w:val="cmttext"/>
        </w:rPr>
        <w:t xml:space="preserve"> </w:t>
      </w:r>
      <w:r w:rsidR="008F47A4">
        <w:rPr>
          <w:rStyle w:val="cmttext"/>
        </w:rPr>
        <w:t>in</w:t>
      </w:r>
      <w:r w:rsidR="009C5656">
        <w:rPr>
          <w:rStyle w:val="cmttext"/>
        </w:rPr>
        <w:t xml:space="preserve"> the API server manager UI. Unpublish the API. Go to </w:t>
      </w:r>
      <w:r w:rsidR="008F47A4" w:rsidRPr="008F47A4">
        <w:rPr>
          <w:rStyle w:val="cmttext"/>
          <w:i/>
        </w:rPr>
        <w:t>Editing</w:t>
      </w:r>
      <w:r w:rsidR="009C5656" w:rsidRPr="008F47A4">
        <w:rPr>
          <w:rStyle w:val="cmttext"/>
          <w:i/>
        </w:rPr>
        <w:t xml:space="preserve"> API</w:t>
      </w:r>
      <w:r w:rsidR="008F47A4">
        <w:rPr>
          <w:rStyle w:val="cmttext"/>
        </w:rPr>
        <w:t>,</w:t>
      </w:r>
      <w:r w:rsidR="009C5656">
        <w:rPr>
          <w:rStyle w:val="cmttext"/>
        </w:rPr>
        <w:t xml:space="preserve"> select </w:t>
      </w:r>
      <w:r w:rsidR="008F47A4">
        <w:rPr>
          <w:rStyle w:val="cmttext"/>
        </w:rPr>
        <w:t>the</w:t>
      </w:r>
      <w:r w:rsidR="009C5656">
        <w:rPr>
          <w:rStyle w:val="cmttext"/>
        </w:rPr>
        <w:t xml:space="preserve"> </w:t>
      </w:r>
      <w:r w:rsidR="008F47A4" w:rsidRPr="008F47A4">
        <w:rPr>
          <w:rStyle w:val="cmttext"/>
          <w:i/>
        </w:rPr>
        <w:t>M</w:t>
      </w:r>
      <w:r w:rsidR="009C5656" w:rsidRPr="008F47A4">
        <w:rPr>
          <w:rStyle w:val="cmttext"/>
          <w:i/>
        </w:rPr>
        <w:t>ethods</w:t>
      </w:r>
      <w:r w:rsidR="009C5656">
        <w:rPr>
          <w:rStyle w:val="cmttext"/>
        </w:rPr>
        <w:t xml:space="preserve"> </w:t>
      </w:r>
      <w:r w:rsidR="008F47A4">
        <w:rPr>
          <w:rStyle w:val="cmttext"/>
        </w:rPr>
        <w:t xml:space="preserve">tab </w:t>
      </w:r>
      <w:r w:rsidR="009C5656">
        <w:rPr>
          <w:rStyle w:val="cmttext"/>
        </w:rPr>
        <w:t xml:space="preserve">and </w:t>
      </w:r>
      <w:r w:rsidR="008F47A4">
        <w:rPr>
          <w:rStyle w:val="cmttext"/>
        </w:rPr>
        <w:t>select API (R</w:t>
      </w:r>
      <w:r w:rsidR="009C5656">
        <w:rPr>
          <w:rStyle w:val="cmttext"/>
        </w:rPr>
        <w:t xml:space="preserve">esponse type </w:t>
      </w:r>
      <w:r w:rsidR="008F47A4">
        <w:rPr>
          <w:rStyle w:val="cmttext"/>
        </w:rPr>
        <w:t>field)</w:t>
      </w:r>
      <w:r w:rsidR="009C5656">
        <w:rPr>
          <w:rStyle w:val="cmttext"/>
        </w:rPr>
        <w:t xml:space="preserve"> for the method.</w:t>
      </w:r>
      <w:r w:rsidR="008F47A4">
        <w:rPr>
          <w:rStyle w:val="cmttext"/>
        </w:rPr>
        <w:t xml:space="preserve"> Publish the API</w:t>
      </w:r>
    </w:p>
    <w:p w14:paraId="33141FA4" w14:textId="77777777" w:rsidR="009C5656" w:rsidRDefault="009C5656" w:rsidP="009C5656">
      <w:pPr>
        <w:jc w:val="center"/>
      </w:pPr>
      <w:r>
        <w:rPr>
          <w:noProof/>
        </w:rPr>
        <w:drawing>
          <wp:inline distT="0" distB="0" distL="0" distR="0" wp14:anchorId="27B888E4" wp14:editId="6D685DFB">
            <wp:extent cx="4207262" cy="2035308"/>
            <wp:effectExtent l="0" t="0" r="317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207262" cy="2035308"/>
                    </a:xfrm>
                    <a:prstGeom prst="rect">
                      <a:avLst/>
                    </a:prstGeom>
                  </pic:spPr>
                </pic:pic>
              </a:graphicData>
            </a:graphic>
          </wp:inline>
        </w:drawing>
      </w:r>
    </w:p>
    <w:p w14:paraId="260E92F9" w14:textId="77777777" w:rsidR="00531C70" w:rsidRPr="00783FA5" w:rsidRDefault="00531C70" w:rsidP="00531C70">
      <w:pPr>
        <w:pStyle w:val="Heading2"/>
        <w:spacing w:before="480" w:after="240"/>
      </w:pPr>
      <w:bookmarkStart w:id="483" w:name="_Toc411522701"/>
      <w:r>
        <w:t>Product Limitations</w:t>
      </w:r>
      <w:bookmarkEnd w:id="483"/>
    </w:p>
    <w:p w14:paraId="18291D5F" w14:textId="77777777" w:rsidR="00531C70" w:rsidRPr="00783FA5" w:rsidRDefault="00531C70" w:rsidP="00531C70">
      <w:pPr>
        <w:pStyle w:val="Heading3"/>
      </w:pPr>
      <w:bookmarkStart w:id="484" w:name="_Toc411522702"/>
      <w:r>
        <w:t>Known Limitations in Monitoring Area</w:t>
      </w:r>
      <w:bookmarkEnd w:id="484"/>
    </w:p>
    <w:p w14:paraId="7C5880DA" w14:textId="77777777" w:rsidR="00531C70" w:rsidRDefault="00531C70" w:rsidP="00531C70">
      <w:r>
        <w:rPr>
          <w:rStyle w:val="cmttext"/>
        </w:rPr>
        <w:t>There is delay of about 5 minutes between actual API call and it's representation in the monitoring dashboard. It is a core product behavior.</w:t>
      </w:r>
    </w:p>
    <w:p w14:paraId="6A542600" w14:textId="77777777" w:rsidR="000558C1" w:rsidRPr="00783FA5" w:rsidRDefault="000558C1" w:rsidP="00531C70">
      <w:pPr>
        <w:pStyle w:val="Heading2"/>
        <w:numPr>
          <w:ilvl w:val="0"/>
          <w:numId w:val="0"/>
        </w:numPr>
        <w:ind w:left="227"/>
      </w:pPr>
    </w:p>
    <w:p w14:paraId="3942C31D" w14:textId="77777777" w:rsidR="00F831E7" w:rsidRPr="00783FA5" w:rsidRDefault="00F831E7" w:rsidP="00F831E7">
      <w:pPr>
        <w:pStyle w:val="Heading1"/>
      </w:pPr>
      <w:bookmarkStart w:id="485" w:name="_Toc138567997"/>
      <w:bookmarkStart w:id="486" w:name="_Toc161816835"/>
      <w:bookmarkStart w:id="487" w:name="Chapter6"/>
      <w:bookmarkStart w:id="488" w:name="_Toc203450825"/>
      <w:bookmarkStart w:id="489" w:name="_Toc203451980"/>
      <w:bookmarkStart w:id="490" w:name="_Toc203452011"/>
      <w:bookmarkStart w:id="491" w:name="_Toc203452030"/>
      <w:bookmarkStart w:id="492" w:name="_Toc205788987"/>
      <w:bookmarkStart w:id="493" w:name="_Toc411522703"/>
      <w:bookmarkEnd w:id="229"/>
      <w:r w:rsidRPr="00783FA5">
        <w:lastRenderedPageBreak/>
        <w:t>Support</w:t>
      </w:r>
      <w:bookmarkEnd w:id="485"/>
      <w:bookmarkEnd w:id="486"/>
      <w:bookmarkEnd w:id="487"/>
      <w:bookmarkEnd w:id="488"/>
      <w:bookmarkEnd w:id="489"/>
      <w:bookmarkEnd w:id="490"/>
      <w:bookmarkEnd w:id="491"/>
      <w:bookmarkEnd w:id="492"/>
      <w:bookmarkEnd w:id="493"/>
    </w:p>
    <w:p w14:paraId="514405B4" w14:textId="77777777" w:rsidR="00A71204" w:rsidRPr="00783FA5" w:rsidRDefault="00A71204" w:rsidP="00325398">
      <w:pPr>
        <w:pStyle w:val="introChapter"/>
        <w:spacing w:before="120"/>
        <w:ind w:hanging="288"/>
        <w:rPr>
          <w:rFonts w:ascii="Cambria" w:hAnsi="Cambria"/>
        </w:rPr>
      </w:pPr>
      <w:r w:rsidRPr="00783FA5">
        <w:rPr>
          <w:rFonts w:ascii="Cambria" w:hAnsi="Cambria"/>
        </w:rPr>
        <w:t>in this chapter</w:t>
      </w:r>
    </w:p>
    <w:p w14:paraId="399B9FE2" w14:textId="77777777" w:rsidR="00A71204" w:rsidRPr="00192913" w:rsidRDefault="00A71204" w:rsidP="009961BE">
      <w:pPr>
        <w:pStyle w:val="spchapter"/>
        <w:spacing w:after="0"/>
        <w:ind w:left="-288"/>
        <w:rPr>
          <w:rFonts w:ascii="Cambria" w:hAnsi="Cambria"/>
          <w:sz w:val="22"/>
          <w:szCs w:val="22"/>
        </w:rPr>
      </w:pPr>
      <w:r w:rsidRPr="00192913">
        <w:rPr>
          <w:rFonts w:ascii="Cambria" w:hAnsi="Cambria"/>
          <w:sz w:val="22"/>
          <w:szCs w:val="22"/>
        </w:rPr>
        <w:t>This chapter contains references to the support and consulting sources available for the solution.</w:t>
      </w:r>
    </w:p>
    <w:p w14:paraId="2251849C" w14:textId="77777777" w:rsidR="00193E81" w:rsidRPr="00783FA5" w:rsidRDefault="00193E81" w:rsidP="00C51D8B">
      <w:pPr>
        <w:pStyle w:val="Heading2"/>
      </w:pPr>
      <w:bookmarkStart w:id="494" w:name="_Toc138567998"/>
      <w:bookmarkStart w:id="495" w:name="_Toc201044966"/>
      <w:bookmarkStart w:id="496" w:name="_Toc203450826"/>
      <w:bookmarkStart w:id="497" w:name="_Toc203451981"/>
      <w:bookmarkStart w:id="498" w:name="_Toc203452012"/>
      <w:bookmarkStart w:id="499" w:name="_Toc203452031"/>
      <w:bookmarkStart w:id="500" w:name="_Toc205788988"/>
      <w:bookmarkStart w:id="501" w:name="_Toc411522704"/>
      <w:r w:rsidRPr="00783FA5">
        <w:t>Axway Global Support</w:t>
      </w:r>
      <w:bookmarkEnd w:id="494"/>
      <w:bookmarkEnd w:id="495"/>
      <w:bookmarkEnd w:id="496"/>
      <w:bookmarkEnd w:id="497"/>
      <w:bookmarkEnd w:id="498"/>
      <w:bookmarkEnd w:id="499"/>
      <w:bookmarkEnd w:id="500"/>
      <w:bookmarkEnd w:id="501"/>
    </w:p>
    <w:p w14:paraId="2C59108B" w14:textId="77777777" w:rsidR="00193E81" w:rsidRPr="00783FA5" w:rsidRDefault="00193E81" w:rsidP="00DA5D20">
      <w:r w:rsidRPr="00783FA5">
        <w:t xml:space="preserve">The Axway Global Support team provides worldwide hotline support 24/7. You can find all hotline numbers on the Support website: </w:t>
      </w:r>
      <w:hyperlink r:id="rId59" w:history="1">
        <w:r w:rsidR="001D6A86" w:rsidRPr="00783FA5">
          <w:rPr>
            <w:rStyle w:val="Hyperlink"/>
          </w:rPr>
          <w:t>www.support.axway.com</w:t>
        </w:r>
      </w:hyperlink>
    </w:p>
    <w:p w14:paraId="6FDC5CFD" w14:textId="77777777" w:rsidR="004441A9" w:rsidRPr="00783FA5" w:rsidRDefault="00193E81" w:rsidP="00DA5D20">
      <w:r w:rsidRPr="00783FA5">
        <w:t xml:space="preserve">In addition, you can use the Axway Support website to download the latest information relating to the </w:t>
      </w:r>
      <w:r w:rsidR="00693C15" w:rsidRPr="00783FA5">
        <w:t>Axway products</w:t>
      </w:r>
      <w:r w:rsidRPr="00783FA5">
        <w:t xml:space="preserve"> including:</w:t>
      </w:r>
    </w:p>
    <w:p w14:paraId="73E85476" w14:textId="77777777" w:rsidR="00193E81" w:rsidRPr="00783FA5" w:rsidRDefault="00193E81" w:rsidP="00DA5D20">
      <w:r w:rsidRPr="00783FA5">
        <w:t>Technical articles</w:t>
      </w:r>
    </w:p>
    <w:p w14:paraId="32FD2B21" w14:textId="77777777" w:rsidR="00193E81" w:rsidRPr="00783FA5" w:rsidRDefault="00193E81" w:rsidP="00DA5D20">
      <w:r w:rsidRPr="00783FA5">
        <w:t>Information about platforms</w:t>
      </w:r>
    </w:p>
    <w:p w14:paraId="356C58FF" w14:textId="77777777" w:rsidR="00193E81" w:rsidRPr="00783FA5" w:rsidRDefault="00193E81" w:rsidP="00DA5D20">
      <w:r w:rsidRPr="00783FA5">
        <w:t>Service Packs and Patches</w:t>
      </w:r>
    </w:p>
    <w:p w14:paraId="189EF778" w14:textId="77777777" w:rsidR="000A749F" w:rsidRPr="00783FA5" w:rsidRDefault="00193E81" w:rsidP="00DA5D20">
      <w:r w:rsidRPr="00783FA5">
        <w:t>FAQs</w:t>
      </w:r>
    </w:p>
    <w:p w14:paraId="25887F5A" w14:textId="77777777" w:rsidR="00193E81" w:rsidRPr="00783FA5" w:rsidRDefault="00193E81" w:rsidP="00C51D8B">
      <w:pPr>
        <w:pStyle w:val="Heading2"/>
      </w:pPr>
      <w:bookmarkStart w:id="502" w:name="_Toc138567999"/>
      <w:bookmarkStart w:id="503" w:name="_Toc201044967"/>
      <w:bookmarkStart w:id="504" w:name="_Toc203450827"/>
      <w:bookmarkStart w:id="505" w:name="_Toc203451982"/>
      <w:bookmarkStart w:id="506" w:name="_Toc203452013"/>
      <w:bookmarkStart w:id="507" w:name="_Toc203452032"/>
      <w:bookmarkStart w:id="508" w:name="_Toc205788989"/>
      <w:bookmarkStart w:id="509" w:name="_Toc411522705"/>
      <w:r w:rsidRPr="00783FA5">
        <w:t xml:space="preserve">Training </w:t>
      </w:r>
      <w:r w:rsidR="006816D3" w:rsidRPr="00783FA5">
        <w:t>and Consulting S</w:t>
      </w:r>
      <w:r w:rsidRPr="00783FA5">
        <w:t>ervices</w:t>
      </w:r>
      <w:bookmarkEnd w:id="502"/>
      <w:bookmarkEnd w:id="503"/>
      <w:bookmarkEnd w:id="504"/>
      <w:bookmarkEnd w:id="505"/>
      <w:bookmarkEnd w:id="506"/>
      <w:bookmarkEnd w:id="507"/>
      <w:bookmarkEnd w:id="508"/>
      <w:bookmarkEnd w:id="509"/>
    </w:p>
    <w:p w14:paraId="008A617D" w14:textId="77777777" w:rsidR="00EA0817" w:rsidRPr="000734DC" w:rsidRDefault="00193E81" w:rsidP="00DA5D20">
      <w:r w:rsidRPr="00783FA5">
        <w:t>For more information about Axway</w:t>
      </w:r>
      <w:r w:rsidR="00693C15" w:rsidRPr="00783FA5">
        <w:t>/Tumbleweed</w:t>
      </w:r>
      <w:r w:rsidRPr="00783FA5">
        <w:t xml:space="preserve"> training </w:t>
      </w:r>
      <w:r w:rsidR="00614343" w:rsidRPr="00783FA5">
        <w:t xml:space="preserve">and consulting </w:t>
      </w:r>
      <w:r w:rsidRPr="00783FA5">
        <w:t>services,</w:t>
      </w:r>
      <w:r w:rsidR="00693C15" w:rsidRPr="00783FA5">
        <w:t xml:space="preserve"> visit the</w:t>
      </w:r>
      <w:r w:rsidRPr="00783FA5">
        <w:t xml:space="preserve"> Axway</w:t>
      </w:r>
      <w:r w:rsidR="00693C15" w:rsidRPr="00783FA5">
        <w:t xml:space="preserve"> website</w:t>
      </w:r>
      <w:r w:rsidRPr="00783FA5">
        <w:t xml:space="preserve">: </w:t>
      </w:r>
      <w:hyperlink r:id="rId60" w:history="1">
        <w:r w:rsidRPr="00783FA5">
          <w:rPr>
            <w:rStyle w:val="Hyperlink"/>
          </w:rPr>
          <w:t>www.axway.com</w:t>
        </w:r>
      </w:hyperlink>
    </w:p>
    <w:p w14:paraId="57CA97F4" w14:textId="77777777" w:rsidR="003E3BD2" w:rsidRPr="000734DC" w:rsidRDefault="003E3BD2" w:rsidP="00DA5D20"/>
    <w:p w14:paraId="1234578B" w14:textId="77777777" w:rsidR="00EB723E" w:rsidRPr="00783FA5" w:rsidRDefault="00EB723E" w:rsidP="00EB723E">
      <w:pPr>
        <w:pStyle w:val="Heading1"/>
        <w:numPr>
          <w:ilvl w:val="0"/>
          <w:numId w:val="0"/>
        </w:numPr>
        <w:ind w:left="-288"/>
      </w:pPr>
      <w:bookmarkStart w:id="510" w:name="_Toc411522706"/>
      <w:r w:rsidRPr="006721D2">
        <w:rPr>
          <w:color w:val="C00000"/>
        </w:rPr>
        <w:lastRenderedPageBreak/>
        <w:t xml:space="preserve">Addendum </w:t>
      </w:r>
      <w:r>
        <w:t>API Portal Forum and Blog</w:t>
      </w:r>
      <w:bookmarkStart w:id="511" w:name="_GoBack"/>
      <w:bookmarkEnd w:id="510"/>
      <w:bookmarkEnd w:id="511"/>
    </w:p>
    <w:p w14:paraId="7D0F1DA6" w14:textId="77777777" w:rsidR="00EB723E" w:rsidRDefault="00EB723E" w:rsidP="00EB723E"/>
    <w:p w14:paraId="47F16550" w14:textId="77777777" w:rsidR="00EB723E" w:rsidRDefault="00CB0E1B" w:rsidP="00EB723E">
      <w:r>
        <w:t xml:space="preserve">The installation contains </w:t>
      </w:r>
      <w:r w:rsidR="00EB723E">
        <w:t xml:space="preserve">the </w:t>
      </w:r>
      <w:r w:rsidR="003B0627">
        <w:t xml:space="preserve">forum and blog tools </w:t>
      </w:r>
      <w:r w:rsidR="00EB723E" w:rsidRPr="00661E31">
        <w:rPr>
          <w:b/>
          <w:i/>
        </w:rPr>
        <w:t>EasyDiscuss</w:t>
      </w:r>
      <w:r w:rsidR="00EB723E">
        <w:t xml:space="preserve"> and </w:t>
      </w:r>
      <w:r w:rsidR="00EB723E" w:rsidRPr="00661E31">
        <w:rPr>
          <w:b/>
          <w:i/>
        </w:rPr>
        <w:t>EasyBlog</w:t>
      </w:r>
      <w:r w:rsidR="00EB723E">
        <w:t xml:space="preserve">. </w:t>
      </w:r>
      <w:r>
        <w:t>The t</w:t>
      </w:r>
      <w:r w:rsidR="00161F94">
        <w:t xml:space="preserve">ools are </w:t>
      </w:r>
      <w:r>
        <w:t>managed through</w:t>
      </w:r>
      <w:r w:rsidR="00161F94">
        <w:t xml:space="preserve"> the plugin manager in the API Portal administrator site.</w:t>
      </w:r>
    </w:p>
    <w:p w14:paraId="12C87938" w14:textId="77777777" w:rsidR="00EB723E" w:rsidRDefault="00EB723E" w:rsidP="00EB723E">
      <w:r>
        <w:t>For more information</w:t>
      </w:r>
      <w:r w:rsidR="00CB0E1B">
        <w:t xml:space="preserve"> </w:t>
      </w:r>
      <w:r w:rsidR="00661E31">
        <w:t>c</w:t>
      </w:r>
      <w:r w:rsidR="003B0627">
        <w:t>o</w:t>
      </w:r>
      <w:r w:rsidR="00661E31">
        <w:t>nsult</w:t>
      </w:r>
      <w:r>
        <w:t>:</w:t>
      </w:r>
    </w:p>
    <w:p w14:paraId="2FDF13F0" w14:textId="77777777" w:rsidR="00EB723E" w:rsidRDefault="00896333" w:rsidP="00777C0D">
      <w:pPr>
        <w:pStyle w:val="ListParagraph"/>
        <w:numPr>
          <w:ilvl w:val="0"/>
          <w:numId w:val="17"/>
        </w:numPr>
        <w:spacing w:after="0"/>
      </w:pPr>
      <w:hyperlink r:id="rId61" w:history="1">
        <w:r w:rsidR="00EB723E" w:rsidRPr="003F30F1">
          <w:rPr>
            <w:rStyle w:val="Hyperlink"/>
          </w:rPr>
          <w:t>http://demo.stackideas.com/easydiscuss</w:t>
        </w:r>
      </w:hyperlink>
      <w:r w:rsidR="00661E31">
        <w:t xml:space="preserve">  for Forum</w:t>
      </w:r>
    </w:p>
    <w:p w14:paraId="1C0CB9AD" w14:textId="77777777" w:rsidR="00EB723E" w:rsidRDefault="00896333" w:rsidP="00777C0D">
      <w:pPr>
        <w:pStyle w:val="ListParagraph"/>
        <w:numPr>
          <w:ilvl w:val="0"/>
          <w:numId w:val="17"/>
        </w:numPr>
        <w:spacing w:after="0"/>
      </w:pPr>
      <w:hyperlink r:id="rId62" w:history="1">
        <w:r w:rsidR="00EB723E" w:rsidRPr="003F30F1">
          <w:rPr>
            <w:rStyle w:val="Hyperlink"/>
          </w:rPr>
          <w:t>http://demo.stackideas.com/easyblog</w:t>
        </w:r>
      </w:hyperlink>
      <w:r w:rsidR="00661E31">
        <w:t xml:space="preserve">  for Blog</w:t>
      </w:r>
    </w:p>
    <w:p w14:paraId="2F3BF35F" w14:textId="77777777" w:rsidR="00EB723E" w:rsidRDefault="00CB0E1B" w:rsidP="00EB723E">
      <w:pPr>
        <w:spacing w:before="120" w:after="120"/>
      </w:pPr>
      <w:r>
        <w:t xml:space="preserve">The </w:t>
      </w:r>
      <w:r w:rsidR="006D3065">
        <w:t xml:space="preserve">menu </w:t>
      </w:r>
      <w:r>
        <w:t>items for are</w:t>
      </w:r>
      <w:r w:rsidR="006D3065">
        <w:t xml:space="preserve"> </w:t>
      </w:r>
      <w:r w:rsidR="006D3065" w:rsidRPr="006D3065">
        <w:rPr>
          <w:i/>
        </w:rPr>
        <w:t>Help Center</w:t>
      </w:r>
      <w:r w:rsidR="006D3065">
        <w:t xml:space="preserve"> &gt; </w:t>
      </w:r>
      <w:r w:rsidR="00EB723E" w:rsidRPr="00EB723E">
        <w:rPr>
          <w:i/>
        </w:rPr>
        <w:t>Discussion</w:t>
      </w:r>
      <w:r w:rsidR="006D3065">
        <w:t xml:space="preserve">s </w:t>
      </w:r>
      <w:r w:rsidR="00EB723E">
        <w:t xml:space="preserve">and </w:t>
      </w:r>
      <w:r w:rsidR="00EB723E" w:rsidRPr="00EB723E">
        <w:rPr>
          <w:i/>
        </w:rPr>
        <w:t>Blog</w:t>
      </w:r>
      <w:r w:rsidR="00EB723E">
        <w:t xml:space="preserve"> in the API Portal top horizontal </w:t>
      </w:r>
      <w:r w:rsidR="006D3065">
        <w:t>end user UI</w:t>
      </w:r>
      <w:r w:rsidR="00EB723E">
        <w:t xml:space="preserve"> area. </w:t>
      </w:r>
    </w:p>
    <w:p w14:paraId="29F44EF7" w14:textId="77777777" w:rsidR="00EB723E" w:rsidRDefault="00EB723E" w:rsidP="00EB723E">
      <w:pPr>
        <w:spacing w:before="120" w:after="120"/>
      </w:pPr>
      <w:r>
        <w:t xml:space="preserve">Here are </w:t>
      </w:r>
      <w:r w:rsidR="00FE48DD">
        <w:t xml:space="preserve">the </w:t>
      </w:r>
      <w:r w:rsidR="00222364">
        <w:t>additional configuration settings</w:t>
      </w:r>
      <w:r>
        <w:t xml:space="preserve"> </w:t>
      </w:r>
      <w:r w:rsidR="006D3065">
        <w:t xml:space="preserve">pre-set to </w:t>
      </w:r>
      <w:r w:rsidR="00FE48DD">
        <w:t xml:space="preserve">better </w:t>
      </w:r>
      <w:r>
        <w:t>integrate these plugins with the API Portal end-user UI.</w:t>
      </w:r>
      <w:r w:rsidR="009F6237">
        <w:t xml:space="preserve"> </w:t>
      </w:r>
      <w:r w:rsidR="006D3065">
        <w:t>O</w:t>
      </w:r>
      <w:r w:rsidR="00222364">
        <w:t>ptions</w:t>
      </w:r>
      <w:r w:rsidR="009F6237">
        <w:t xml:space="preserve"> </w:t>
      </w:r>
      <w:r w:rsidR="00222364">
        <w:t xml:space="preserve">which differ from the defaults </w:t>
      </w:r>
      <w:r w:rsidR="00161F94">
        <w:t xml:space="preserve">are </w:t>
      </w:r>
      <w:r w:rsidR="009F6237">
        <w:t>listed.</w:t>
      </w:r>
    </w:p>
    <w:p w14:paraId="1C863033" w14:textId="77777777" w:rsidR="00EB723E" w:rsidRPr="006721D2" w:rsidRDefault="00EB723E" w:rsidP="00777C0D">
      <w:pPr>
        <w:pStyle w:val="ListParagraph"/>
        <w:numPr>
          <w:ilvl w:val="0"/>
          <w:numId w:val="19"/>
        </w:numPr>
        <w:rPr>
          <w:b/>
          <w:sz w:val="28"/>
          <w:szCs w:val="28"/>
        </w:rPr>
      </w:pPr>
      <w:r w:rsidRPr="006721D2">
        <w:rPr>
          <w:b/>
          <w:sz w:val="28"/>
          <w:szCs w:val="28"/>
        </w:rPr>
        <w:t>Forum</w:t>
      </w:r>
    </w:p>
    <w:p w14:paraId="62F3DF87" w14:textId="77777777" w:rsidR="00EB723E" w:rsidRPr="00EB723E" w:rsidRDefault="000A2ECD" w:rsidP="000A2ECD">
      <w:pPr>
        <w:spacing w:after="0"/>
        <w:jc w:val="center"/>
        <w:rPr>
          <w:b/>
        </w:rPr>
      </w:pPr>
      <w:r>
        <w:rPr>
          <w:b/>
        </w:rPr>
        <w:t>Forum configuration</w:t>
      </w:r>
    </w:p>
    <w:p w14:paraId="40D3376D" w14:textId="77777777" w:rsidR="00C73688" w:rsidRDefault="00EB723E" w:rsidP="00EB723E">
      <w:pPr>
        <w:spacing w:after="0"/>
      </w:pPr>
      <w:r w:rsidRPr="00EB723E">
        <w:rPr>
          <w:b/>
        </w:rPr>
        <w:t xml:space="preserve">Settings </w:t>
      </w:r>
      <w:r w:rsidRPr="00EB723E">
        <w:t xml:space="preserve">&gt; </w:t>
      </w:r>
      <w:r w:rsidRPr="00475B3E">
        <w:rPr>
          <w:b/>
        </w:rPr>
        <w:t>General</w:t>
      </w:r>
      <w:r w:rsidR="00277DBF">
        <w:rPr>
          <w:b/>
        </w:rPr>
        <w:t>&gt;</w:t>
      </w:r>
      <w:r w:rsidR="00C73688">
        <w:rPr>
          <w:b/>
        </w:rPr>
        <w:t xml:space="preserve"> </w:t>
      </w:r>
      <w:r w:rsidRPr="00C73688">
        <w:t>Workflow:</w:t>
      </w:r>
      <w:r w:rsidRPr="00EB723E">
        <w:rPr>
          <w:b/>
        </w:rPr>
        <w:t xml:space="preserve"> </w:t>
      </w:r>
      <w:r w:rsidRPr="00EB723E">
        <w:t>Who's Viewing</w:t>
      </w:r>
      <w:r w:rsidR="00C73688">
        <w:t>:</w:t>
      </w:r>
      <w:r w:rsidR="00C73688" w:rsidRPr="00C73688">
        <w:rPr>
          <w:rFonts w:ascii="Helvetica" w:hAnsi="Helvetica"/>
          <w:color w:val="555555"/>
          <w:sz w:val="18"/>
          <w:szCs w:val="18"/>
          <w:shd w:val="clear" w:color="auto" w:fill="FFFFFF"/>
        </w:rPr>
        <w:t xml:space="preserve"> </w:t>
      </w:r>
      <w:r w:rsidR="00C73688" w:rsidRPr="00324CAF">
        <w:rPr>
          <w:rFonts w:asciiTheme="majorHAnsi" w:hAnsiTheme="majorHAnsi"/>
          <w:shd w:val="clear" w:color="auto" w:fill="FFFFFF"/>
        </w:rPr>
        <w:t>Enable who's viewing section</w:t>
      </w:r>
      <w:r w:rsidR="00324CAF">
        <w:rPr>
          <w:rFonts w:asciiTheme="majorHAnsi" w:hAnsiTheme="majorHAnsi"/>
          <w:shd w:val="clear" w:color="auto" w:fill="FFFFFF"/>
        </w:rPr>
        <w:t xml:space="preserve"> -</w:t>
      </w:r>
      <w:r w:rsidRPr="00324CAF">
        <w:t xml:space="preserve"> </w:t>
      </w:r>
      <w:r w:rsidRPr="00B567CE">
        <w:rPr>
          <w:i/>
        </w:rPr>
        <w:t>No</w:t>
      </w:r>
      <w:r w:rsidRPr="00EB723E">
        <w:t xml:space="preserve"> </w:t>
      </w:r>
    </w:p>
    <w:p w14:paraId="02023455" w14:textId="77777777" w:rsidR="0095155E" w:rsidRPr="00C73688" w:rsidRDefault="0095155E" w:rsidP="0095155E">
      <w:pPr>
        <w:spacing w:after="0"/>
        <w:rPr>
          <w:color w:val="FF0000"/>
        </w:rPr>
      </w:pPr>
      <w:r w:rsidRPr="00EB723E">
        <w:rPr>
          <w:b/>
        </w:rPr>
        <w:t xml:space="preserve">Settings </w:t>
      </w:r>
      <w:r w:rsidRPr="00EB723E">
        <w:t xml:space="preserve">&gt; </w:t>
      </w:r>
      <w:r w:rsidRPr="00475B3E">
        <w:rPr>
          <w:b/>
        </w:rPr>
        <w:t>General</w:t>
      </w:r>
      <w:r w:rsidRPr="00F41F62">
        <w:rPr>
          <w:b/>
        </w:rPr>
        <w:t>&gt;</w:t>
      </w:r>
      <w:r w:rsidRPr="00F41F62">
        <w:rPr>
          <w:b/>
          <w:lang w:val="bg-BG"/>
        </w:rPr>
        <w:t xml:space="preserve"> </w:t>
      </w:r>
      <w:r w:rsidRPr="00EB723E">
        <w:t>Location</w:t>
      </w:r>
      <w:r>
        <w:t xml:space="preserve">: </w:t>
      </w:r>
      <w:r w:rsidRPr="0095155E">
        <w:t>General</w:t>
      </w:r>
      <w:r>
        <w:rPr>
          <w:b/>
        </w:rPr>
        <w:t xml:space="preserve">: </w:t>
      </w:r>
      <w:r w:rsidRPr="00F41F62">
        <w:t xml:space="preserve">Use static maps - </w:t>
      </w:r>
      <w:r w:rsidRPr="00B567CE">
        <w:rPr>
          <w:i/>
        </w:rPr>
        <w:t>No</w:t>
      </w:r>
    </w:p>
    <w:p w14:paraId="299E4B4A" w14:textId="77777777" w:rsidR="00C73688" w:rsidRPr="00EB723E" w:rsidRDefault="00C73688" w:rsidP="00C73688">
      <w:pPr>
        <w:spacing w:after="0"/>
      </w:pPr>
      <w:r w:rsidRPr="00EB723E">
        <w:rPr>
          <w:b/>
        </w:rPr>
        <w:t xml:space="preserve">Settings </w:t>
      </w:r>
      <w:r w:rsidRPr="00EB723E">
        <w:t xml:space="preserve">&gt; </w:t>
      </w:r>
      <w:r w:rsidRPr="00475B3E">
        <w:rPr>
          <w:b/>
        </w:rPr>
        <w:t>General</w:t>
      </w:r>
      <w:r w:rsidR="00277DBF">
        <w:rPr>
          <w:b/>
        </w:rPr>
        <w:t>&gt;</w:t>
      </w:r>
      <w:r>
        <w:t xml:space="preserve"> </w:t>
      </w:r>
      <w:r w:rsidR="00EB723E" w:rsidRPr="00EB723E">
        <w:t>Location</w:t>
      </w:r>
      <w:r>
        <w:t>:</w:t>
      </w:r>
      <w:r>
        <w:rPr>
          <w:b/>
        </w:rPr>
        <w:t xml:space="preserve"> </w:t>
      </w:r>
      <w:r w:rsidRPr="00C73688">
        <w:t>Discussions:</w:t>
      </w:r>
      <w:r w:rsidRPr="00EB723E">
        <w:rPr>
          <w:b/>
        </w:rPr>
        <w:t xml:space="preserve"> </w:t>
      </w:r>
      <w:r w:rsidRPr="00EB723E">
        <w:t xml:space="preserve">Enable location tagging for discussions - </w:t>
      </w:r>
      <w:r w:rsidRPr="00B567CE">
        <w:rPr>
          <w:i/>
        </w:rPr>
        <w:t>No</w:t>
      </w:r>
    </w:p>
    <w:p w14:paraId="38BB2862" w14:textId="77777777" w:rsidR="00C73688" w:rsidRPr="00C73688" w:rsidRDefault="00C73688" w:rsidP="00C73688">
      <w:pPr>
        <w:spacing w:after="0"/>
      </w:pPr>
      <w:r w:rsidRPr="00EB723E">
        <w:rPr>
          <w:b/>
        </w:rPr>
        <w:t xml:space="preserve">Settings </w:t>
      </w:r>
      <w:r w:rsidRPr="00EB723E">
        <w:t xml:space="preserve">&gt; </w:t>
      </w:r>
      <w:r w:rsidRPr="00475B3E">
        <w:rPr>
          <w:b/>
        </w:rPr>
        <w:t>General</w:t>
      </w:r>
      <w:r w:rsidR="00277DBF">
        <w:rPr>
          <w:b/>
        </w:rPr>
        <w:t>&gt;</w:t>
      </w:r>
      <w:r>
        <w:t xml:space="preserve"> </w:t>
      </w:r>
      <w:r w:rsidRPr="00EB723E">
        <w:t>Location</w:t>
      </w:r>
      <w:r>
        <w:t xml:space="preserve">: </w:t>
      </w:r>
      <w:r w:rsidR="00475B3E">
        <w:t>Replies</w:t>
      </w:r>
      <w:r w:rsidR="0095155E">
        <w:rPr>
          <w:lang w:val="bg-BG"/>
        </w:rPr>
        <w:t xml:space="preserve">: </w:t>
      </w:r>
      <w:r w:rsidRPr="00C73688">
        <w:t xml:space="preserve">Enable location tagging for replies - </w:t>
      </w:r>
      <w:r w:rsidRPr="00B567CE">
        <w:rPr>
          <w:i/>
        </w:rPr>
        <w:t>No</w:t>
      </w:r>
    </w:p>
    <w:p w14:paraId="7F09018D" w14:textId="77777777" w:rsidR="00EB723E" w:rsidRPr="00EB723E" w:rsidRDefault="0095155E" w:rsidP="00EB723E">
      <w:pPr>
        <w:spacing w:after="0"/>
        <w:rPr>
          <w:b/>
        </w:rPr>
      </w:pPr>
      <w:r w:rsidRPr="00EB723E">
        <w:rPr>
          <w:b/>
        </w:rPr>
        <w:t xml:space="preserve">Settings </w:t>
      </w:r>
      <w:r w:rsidRPr="00EB723E">
        <w:t xml:space="preserve">&gt; </w:t>
      </w:r>
      <w:r w:rsidRPr="00475B3E">
        <w:rPr>
          <w:b/>
        </w:rPr>
        <w:t>General</w:t>
      </w:r>
      <w:r>
        <w:rPr>
          <w:b/>
        </w:rPr>
        <w:t>&gt;</w:t>
      </w:r>
      <w:r>
        <w:t xml:space="preserve"> </w:t>
      </w:r>
      <w:r w:rsidR="00EB723E" w:rsidRPr="00475B3E">
        <w:t>Voting</w:t>
      </w:r>
      <w:r w:rsidR="00EB723E" w:rsidRPr="00EB723E">
        <w:rPr>
          <w:b/>
        </w:rPr>
        <w:t xml:space="preserve">: </w:t>
      </w:r>
      <w:r w:rsidR="00EB723E" w:rsidRPr="00EB723E">
        <w:t xml:space="preserve">Allow self votings - </w:t>
      </w:r>
      <w:r w:rsidR="00EB723E" w:rsidRPr="00B567CE">
        <w:rPr>
          <w:i/>
        </w:rPr>
        <w:t>No</w:t>
      </w:r>
    </w:p>
    <w:p w14:paraId="178D8924" w14:textId="77777777" w:rsidR="00EB723E" w:rsidRPr="00EB723E" w:rsidRDefault="00EB723E" w:rsidP="00EB723E">
      <w:pPr>
        <w:spacing w:after="0"/>
        <w:rPr>
          <w:b/>
        </w:rPr>
      </w:pPr>
      <w:r w:rsidRPr="00EB723E">
        <w:rPr>
          <w:b/>
        </w:rPr>
        <w:t xml:space="preserve">Settings &gt; </w:t>
      </w:r>
      <w:r w:rsidRPr="00475B3E">
        <w:rPr>
          <w:b/>
        </w:rPr>
        <w:t>Tabs</w:t>
      </w:r>
      <w:r w:rsidRPr="00EB723E">
        <w:rPr>
          <w:b/>
        </w:rPr>
        <w:t xml:space="preserve"> &gt; </w:t>
      </w:r>
      <w:r w:rsidRPr="00475B3E">
        <w:t>Polls</w:t>
      </w:r>
      <w:r w:rsidRPr="00EB723E">
        <w:rPr>
          <w:b/>
        </w:rPr>
        <w:t xml:space="preserve">: </w:t>
      </w:r>
      <w:r w:rsidRPr="00EB723E">
        <w:t xml:space="preserve">Allow multiple votes - </w:t>
      </w:r>
      <w:r w:rsidRPr="00B567CE">
        <w:rPr>
          <w:i/>
        </w:rPr>
        <w:t>No</w:t>
      </w:r>
    </w:p>
    <w:p w14:paraId="2BD2FAED" w14:textId="77777777" w:rsidR="00EB723E" w:rsidRPr="00EB723E" w:rsidRDefault="00EB723E" w:rsidP="00EB723E">
      <w:pPr>
        <w:spacing w:after="0"/>
      </w:pPr>
      <w:r w:rsidRPr="00EB723E">
        <w:rPr>
          <w:b/>
        </w:rPr>
        <w:t xml:space="preserve">Settings &gt; </w:t>
      </w:r>
      <w:r w:rsidR="00CF0200" w:rsidRPr="00475B3E">
        <w:rPr>
          <w:b/>
        </w:rPr>
        <w:t>Tabs</w:t>
      </w:r>
      <w:r w:rsidR="00CF0200" w:rsidRPr="00EB723E">
        <w:rPr>
          <w:b/>
        </w:rPr>
        <w:t xml:space="preserve"> </w:t>
      </w:r>
      <w:r w:rsidR="00CF0200">
        <w:rPr>
          <w:b/>
        </w:rPr>
        <w:t xml:space="preserve">&gt; </w:t>
      </w:r>
      <w:r w:rsidRPr="00CF0200">
        <w:t xml:space="preserve">Site Details </w:t>
      </w:r>
      <w:r w:rsidR="00CF0200" w:rsidRPr="00CF0200">
        <w:t>:</w:t>
      </w:r>
      <w:r w:rsidRPr="00CF0200">
        <w:t xml:space="preserve"> Access:</w:t>
      </w:r>
      <w:r w:rsidRPr="00EB723E">
        <w:rPr>
          <w:b/>
        </w:rPr>
        <w:t xml:space="preserve"> </w:t>
      </w:r>
      <w:r w:rsidRPr="00B567CE">
        <w:rPr>
          <w:i/>
        </w:rPr>
        <w:t>Manager, Administrator</w:t>
      </w:r>
    </w:p>
    <w:p w14:paraId="57F12F90" w14:textId="77777777" w:rsidR="00EB723E" w:rsidRDefault="00EB723E" w:rsidP="00EB723E">
      <w:pPr>
        <w:spacing w:after="0"/>
        <w:rPr>
          <w:i/>
        </w:rPr>
      </w:pPr>
      <w:r w:rsidRPr="00EB723E">
        <w:rPr>
          <w:b/>
        </w:rPr>
        <w:t xml:space="preserve">Settings &gt; Antispam: </w:t>
      </w:r>
      <w:r w:rsidRPr="00EB723E">
        <w:t xml:space="preserve">Enable Recaptcha </w:t>
      </w:r>
      <w:r w:rsidR="00ED49B4">
        <w:t>–</w:t>
      </w:r>
      <w:r w:rsidRPr="00EB723E">
        <w:t xml:space="preserve"> </w:t>
      </w:r>
      <w:r w:rsidRPr="00B567CE">
        <w:rPr>
          <w:i/>
        </w:rPr>
        <w:t>Yes</w:t>
      </w:r>
    </w:p>
    <w:p w14:paraId="5ABA7C81" w14:textId="77777777" w:rsidR="00ED49B4" w:rsidRPr="0095155E" w:rsidRDefault="00ED49B4" w:rsidP="00ED49B4">
      <w:pPr>
        <w:spacing w:after="0"/>
        <w:rPr>
          <w:b/>
          <w:lang w:val="bg-BG"/>
        </w:rPr>
      </w:pPr>
      <w:r w:rsidRPr="00EB723E">
        <w:rPr>
          <w:b/>
        </w:rPr>
        <w:t xml:space="preserve">Settings &gt; </w:t>
      </w:r>
      <w:r w:rsidRPr="00475B3E">
        <w:rPr>
          <w:b/>
        </w:rPr>
        <w:t>Layout</w:t>
      </w:r>
      <w:r w:rsidRPr="00EB723E">
        <w:t>:</w:t>
      </w:r>
      <w:r>
        <w:t xml:space="preserve">General:  Theme: Default theme - </w:t>
      </w:r>
      <w:r>
        <w:rPr>
          <w:b/>
        </w:rPr>
        <w:t xml:space="preserve"> </w:t>
      </w:r>
      <w:r w:rsidRPr="00B567CE">
        <w:rPr>
          <w:i/>
        </w:rPr>
        <w:t>flatt</w:t>
      </w:r>
    </w:p>
    <w:p w14:paraId="3F474EDC" w14:textId="77777777" w:rsidR="00EB723E" w:rsidRPr="00EB723E" w:rsidRDefault="00EB723E" w:rsidP="00EB723E">
      <w:pPr>
        <w:spacing w:after="0"/>
        <w:rPr>
          <w:b/>
        </w:rPr>
      </w:pPr>
      <w:r w:rsidRPr="00EB723E">
        <w:rPr>
          <w:b/>
        </w:rPr>
        <w:t xml:space="preserve">Settings &gt; </w:t>
      </w:r>
      <w:r w:rsidRPr="00475B3E">
        <w:rPr>
          <w:b/>
        </w:rPr>
        <w:t>Layout</w:t>
      </w:r>
      <w:r w:rsidRPr="00EB723E">
        <w:t>:</w:t>
      </w:r>
      <w:r w:rsidRPr="00475B3E">
        <w:t>Toolbar</w:t>
      </w:r>
      <w:r w:rsidRPr="00EB723E">
        <w:rPr>
          <w:b/>
        </w:rPr>
        <w:t xml:space="preserve">: </w:t>
      </w:r>
      <w:r w:rsidR="00475B3E" w:rsidRPr="00475B3E">
        <w:t>Search</w:t>
      </w:r>
      <w:r w:rsidR="00475B3E">
        <w:rPr>
          <w:b/>
        </w:rPr>
        <w:t xml:space="preserve"> </w:t>
      </w:r>
      <w:r w:rsidR="00475B3E" w:rsidRPr="00475B3E">
        <w:t>Bar</w:t>
      </w:r>
      <w:r w:rsidR="00475B3E">
        <w:rPr>
          <w:b/>
        </w:rPr>
        <w:t>:</w:t>
      </w:r>
      <w:r w:rsidRPr="00EB723E">
        <w:t xml:space="preserve">Category filter toolbar - </w:t>
      </w:r>
      <w:r w:rsidRPr="00B567CE">
        <w:rPr>
          <w:i/>
        </w:rPr>
        <w:t>Yes</w:t>
      </w:r>
    </w:p>
    <w:p w14:paraId="2DA91A46" w14:textId="77777777" w:rsidR="00EB723E" w:rsidRPr="00EB723E" w:rsidRDefault="008B2FBA" w:rsidP="00EB723E">
      <w:pPr>
        <w:spacing w:after="0"/>
        <w:rPr>
          <w:b/>
        </w:rPr>
      </w:pPr>
      <w:r w:rsidRPr="00EB723E">
        <w:rPr>
          <w:b/>
        </w:rPr>
        <w:t xml:space="preserve">Settings &gt; </w:t>
      </w:r>
      <w:r w:rsidRPr="00475B3E">
        <w:rPr>
          <w:b/>
        </w:rPr>
        <w:t>Layout</w:t>
      </w:r>
      <w:r w:rsidRPr="00EB723E">
        <w:t>:</w:t>
      </w:r>
      <w:r w:rsidR="00EB723E" w:rsidRPr="008B2FBA">
        <w:t>Avatars</w:t>
      </w:r>
      <w:r w:rsidR="00EB723E" w:rsidRPr="00EB723E">
        <w:rPr>
          <w:b/>
        </w:rPr>
        <w:t xml:space="preserve">: </w:t>
      </w:r>
      <w:r w:rsidRPr="008B2FBA">
        <w:t xml:space="preserve">Integrations: </w:t>
      </w:r>
      <w:r w:rsidR="00EB723E" w:rsidRPr="008B2FBA">
        <w:t>Use profile linking</w:t>
      </w:r>
      <w:r w:rsidRPr="008B2FBA">
        <w:t xml:space="preserve"> - </w:t>
      </w:r>
      <w:r w:rsidR="0001182D" w:rsidRPr="0001182D">
        <w:rPr>
          <w:i/>
        </w:rPr>
        <w:t>Yes</w:t>
      </w:r>
    </w:p>
    <w:p w14:paraId="4B61CCCA" w14:textId="77777777" w:rsidR="00EB723E" w:rsidRPr="00EB723E" w:rsidRDefault="008B2FBA" w:rsidP="00EB723E">
      <w:pPr>
        <w:spacing w:after="0"/>
      </w:pPr>
      <w:r w:rsidRPr="00EB723E">
        <w:rPr>
          <w:b/>
        </w:rPr>
        <w:t xml:space="preserve">Settings &gt; </w:t>
      </w:r>
      <w:r w:rsidRPr="00475B3E">
        <w:rPr>
          <w:b/>
        </w:rPr>
        <w:t>Layout</w:t>
      </w:r>
      <w:r w:rsidRPr="00EB723E">
        <w:t>:</w:t>
      </w:r>
      <w:r w:rsidRPr="008B2FBA">
        <w:t xml:space="preserve"> Avatars</w:t>
      </w:r>
      <w:r>
        <w:t xml:space="preserve">: </w:t>
      </w:r>
      <w:r w:rsidRPr="008B2FBA">
        <w:t>Integrations</w:t>
      </w:r>
      <w:r>
        <w:t>:</w:t>
      </w:r>
      <w:r w:rsidRPr="00EB723E">
        <w:rPr>
          <w:b/>
        </w:rPr>
        <w:t xml:space="preserve"> </w:t>
      </w:r>
      <w:r w:rsidR="00EB723E" w:rsidRPr="008B2FBA">
        <w:t>Profile picture integrations</w:t>
      </w:r>
      <w:r>
        <w:t xml:space="preserve"> - </w:t>
      </w:r>
      <w:r w:rsidR="00EB723E" w:rsidRPr="00B567CE">
        <w:rPr>
          <w:i/>
        </w:rPr>
        <w:t>EasyBlog</w:t>
      </w:r>
    </w:p>
    <w:p w14:paraId="01FA47AA" w14:textId="77777777" w:rsidR="00EB723E" w:rsidRPr="00EB723E" w:rsidRDefault="00B567CE" w:rsidP="00EB723E">
      <w:pPr>
        <w:spacing w:after="0"/>
        <w:rPr>
          <w:b/>
        </w:rPr>
      </w:pPr>
      <w:r w:rsidRPr="00EB723E">
        <w:rPr>
          <w:b/>
        </w:rPr>
        <w:t xml:space="preserve">Settings &gt; </w:t>
      </w:r>
      <w:r w:rsidRPr="00475B3E">
        <w:rPr>
          <w:b/>
        </w:rPr>
        <w:t>Layout</w:t>
      </w:r>
      <w:r w:rsidRPr="00EB723E">
        <w:t>:</w:t>
      </w:r>
      <w:r w:rsidRPr="008B2FBA">
        <w:t xml:space="preserve"> </w:t>
      </w:r>
      <w:r>
        <w:t>Categories:</w:t>
      </w:r>
      <w:r w:rsidRPr="00EB723E">
        <w:rPr>
          <w:b/>
        </w:rPr>
        <w:t xml:space="preserve"> </w:t>
      </w:r>
      <w:r w:rsidRPr="00B567CE">
        <w:t>Category</w:t>
      </w:r>
      <w:r>
        <w:rPr>
          <w:b/>
        </w:rPr>
        <w:t xml:space="preserve">: </w:t>
      </w:r>
      <w:r w:rsidR="00EB723E" w:rsidRPr="00B567CE">
        <w:t>Order category by</w:t>
      </w:r>
      <w:r>
        <w:rPr>
          <w:b/>
        </w:rPr>
        <w:t xml:space="preserve"> - </w:t>
      </w:r>
      <w:r w:rsidR="00B7676E">
        <w:rPr>
          <w:i/>
        </w:rPr>
        <w:t>Latest</w:t>
      </w:r>
    </w:p>
    <w:p w14:paraId="799BF5E8" w14:textId="77777777" w:rsidR="00EB723E" w:rsidRPr="00EB723E" w:rsidRDefault="00B567CE" w:rsidP="00EB723E">
      <w:pPr>
        <w:spacing w:after="0"/>
        <w:rPr>
          <w:b/>
        </w:rPr>
      </w:pPr>
      <w:r w:rsidRPr="00EB723E">
        <w:rPr>
          <w:b/>
        </w:rPr>
        <w:t xml:space="preserve">Settings &gt; </w:t>
      </w:r>
      <w:r w:rsidRPr="00475B3E">
        <w:rPr>
          <w:b/>
        </w:rPr>
        <w:t>Layout</w:t>
      </w:r>
      <w:r w:rsidRPr="00EB723E">
        <w:t>:</w:t>
      </w:r>
      <w:r w:rsidRPr="008B2FBA">
        <w:t xml:space="preserve"> </w:t>
      </w:r>
      <w:r>
        <w:t>Categories:</w:t>
      </w:r>
      <w:r w:rsidRPr="00EB723E">
        <w:rPr>
          <w:b/>
        </w:rPr>
        <w:t xml:space="preserve"> </w:t>
      </w:r>
      <w:r w:rsidRPr="00B567CE">
        <w:t>Category</w:t>
      </w:r>
      <w:r>
        <w:rPr>
          <w:b/>
        </w:rPr>
        <w:t xml:space="preserve">: </w:t>
      </w:r>
      <w:r w:rsidR="00EB723E" w:rsidRPr="00B567CE">
        <w:t>Toggle categories</w:t>
      </w:r>
      <w:r>
        <w:t xml:space="preserve"> - </w:t>
      </w:r>
      <w:r w:rsidR="00EB723E" w:rsidRPr="00B567CE">
        <w:rPr>
          <w:i/>
        </w:rPr>
        <w:t>Yes</w:t>
      </w:r>
    </w:p>
    <w:p w14:paraId="6F35CB7A" w14:textId="77777777" w:rsidR="00EB723E" w:rsidRPr="004838CE" w:rsidRDefault="004838CE" w:rsidP="00EB723E">
      <w:pPr>
        <w:spacing w:after="0"/>
        <w:rPr>
          <w:b/>
        </w:rPr>
      </w:pPr>
      <w:r w:rsidRPr="00EB723E">
        <w:rPr>
          <w:b/>
        </w:rPr>
        <w:t xml:space="preserve">Settings &gt; </w:t>
      </w:r>
      <w:r w:rsidRPr="00475B3E">
        <w:rPr>
          <w:b/>
        </w:rPr>
        <w:t>Layout</w:t>
      </w:r>
      <w:r w:rsidRPr="00EB723E">
        <w:t>:</w:t>
      </w:r>
      <w:r w:rsidRPr="008B2FBA">
        <w:t xml:space="preserve"> </w:t>
      </w:r>
      <w:r w:rsidR="00EB723E" w:rsidRPr="004838CE">
        <w:t>Profile:</w:t>
      </w:r>
      <w:r>
        <w:t xml:space="preserve"> Edit Profile: </w:t>
      </w:r>
      <w:r w:rsidR="00EB723E" w:rsidRPr="004838CE">
        <w:t>Account</w:t>
      </w:r>
      <w:r w:rsidRPr="004838CE">
        <w:t xml:space="preserve"> -</w:t>
      </w:r>
      <w:r w:rsidR="00EB723E" w:rsidRPr="00EB723E">
        <w:rPr>
          <w:b/>
        </w:rPr>
        <w:t xml:space="preserve"> </w:t>
      </w:r>
      <w:r w:rsidR="00EB723E" w:rsidRPr="004838CE">
        <w:rPr>
          <w:i/>
        </w:rPr>
        <w:t>No</w:t>
      </w:r>
    </w:p>
    <w:p w14:paraId="7DCC045F" w14:textId="77777777" w:rsidR="00EB723E" w:rsidRPr="004838CE" w:rsidRDefault="004838CE" w:rsidP="00EB723E">
      <w:pPr>
        <w:spacing w:after="0"/>
      </w:pPr>
      <w:r w:rsidRPr="00EB723E">
        <w:rPr>
          <w:b/>
        </w:rPr>
        <w:t xml:space="preserve">Settings &gt; </w:t>
      </w:r>
      <w:r w:rsidRPr="00475B3E">
        <w:rPr>
          <w:b/>
        </w:rPr>
        <w:t>Layout</w:t>
      </w:r>
      <w:r w:rsidRPr="00EB723E">
        <w:t>:</w:t>
      </w:r>
      <w:r w:rsidRPr="008B2FBA">
        <w:t xml:space="preserve"> </w:t>
      </w:r>
      <w:r w:rsidRPr="004838CE">
        <w:t>Profile:</w:t>
      </w:r>
      <w:r>
        <w:t xml:space="preserve"> Edit Profile: </w:t>
      </w:r>
      <w:r w:rsidR="00EB723E" w:rsidRPr="004838CE">
        <w:t>Location</w:t>
      </w:r>
      <w:r>
        <w:t xml:space="preserve"> -</w:t>
      </w:r>
      <w:r w:rsidR="0067692B">
        <w:t>Yes</w:t>
      </w:r>
    </w:p>
    <w:p w14:paraId="16D0B6DC" w14:textId="77777777" w:rsidR="00EB723E" w:rsidRPr="004838CE" w:rsidRDefault="004838CE" w:rsidP="00EB723E">
      <w:pPr>
        <w:spacing w:after="0"/>
      </w:pPr>
      <w:r w:rsidRPr="00EB723E">
        <w:rPr>
          <w:b/>
        </w:rPr>
        <w:t xml:space="preserve">Settings &gt; </w:t>
      </w:r>
      <w:r w:rsidRPr="00475B3E">
        <w:rPr>
          <w:b/>
        </w:rPr>
        <w:t>Layout</w:t>
      </w:r>
      <w:r w:rsidRPr="00EB723E">
        <w:t>:</w:t>
      </w:r>
      <w:r w:rsidRPr="008B2FBA">
        <w:t xml:space="preserve"> </w:t>
      </w:r>
      <w:r w:rsidRPr="004838CE">
        <w:t>Profile:</w:t>
      </w:r>
      <w:r>
        <w:t xml:space="preserve"> Edit Profile: </w:t>
      </w:r>
      <w:r w:rsidR="00EB723E" w:rsidRPr="004838CE">
        <w:t>Site details</w:t>
      </w:r>
      <w:r w:rsidR="0067692B">
        <w:t xml:space="preserve"> &gt;</w:t>
      </w:r>
      <w:r>
        <w:t xml:space="preserve"> </w:t>
      </w:r>
      <w:r w:rsidRPr="004838CE">
        <w:t xml:space="preserve"> </w:t>
      </w:r>
      <w:r w:rsidR="0067692B" w:rsidRPr="0067692B">
        <w:rPr>
          <w:i/>
        </w:rPr>
        <w:t>Access: Manager, Administrator</w:t>
      </w:r>
    </w:p>
    <w:p w14:paraId="6003E39F" w14:textId="77777777" w:rsidR="00EB723E" w:rsidRDefault="00524A13" w:rsidP="00EB723E">
      <w:pPr>
        <w:spacing w:after="0"/>
      </w:pPr>
      <w:r w:rsidRPr="00EB723E">
        <w:rPr>
          <w:b/>
        </w:rPr>
        <w:t>Settings &gt;</w:t>
      </w:r>
      <w:r>
        <w:rPr>
          <w:b/>
        </w:rPr>
        <w:t xml:space="preserve"> </w:t>
      </w:r>
      <w:r w:rsidR="00EB723E" w:rsidRPr="00EB723E">
        <w:rPr>
          <w:b/>
        </w:rPr>
        <w:t>Notifications:</w:t>
      </w:r>
      <w:r>
        <w:rPr>
          <w:b/>
        </w:rPr>
        <w:t xml:space="preserve"> </w:t>
      </w:r>
      <w:r w:rsidRPr="00524A13">
        <w:t xml:space="preserve">Email Configurations: </w:t>
      </w:r>
      <w:r w:rsidR="00EB723E" w:rsidRPr="00524A13">
        <w:t>Sender</w:t>
      </w:r>
      <w:r>
        <w:t xml:space="preserve"> email – appropriate </w:t>
      </w:r>
      <w:r w:rsidRPr="00EB723E">
        <w:t>API Portal</w:t>
      </w:r>
      <w:r>
        <w:t xml:space="preserve"> sender email</w:t>
      </w:r>
    </w:p>
    <w:p w14:paraId="10403277" w14:textId="77777777" w:rsidR="00524A13" w:rsidRDefault="00524A13" w:rsidP="00524A13">
      <w:pPr>
        <w:spacing w:after="0"/>
      </w:pPr>
      <w:r w:rsidRPr="00EB723E">
        <w:rPr>
          <w:b/>
        </w:rPr>
        <w:t>Settings &gt;</w:t>
      </w:r>
      <w:r>
        <w:rPr>
          <w:b/>
        </w:rPr>
        <w:t xml:space="preserve"> </w:t>
      </w:r>
      <w:r w:rsidRPr="00EB723E">
        <w:rPr>
          <w:b/>
        </w:rPr>
        <w:t>Notifications:</w:t>
      </w:r>
      <w:r>
        <w:rPr>
          <w:b/>
        </w:rPr>
        <w:t xml:space="preserve"> </w:t>
      </w:r>
      <w:r w:rsidRPr="00524A13">
        <w:t>Email Configurations: Sender's name</w:t>
      </w:r>
      <w:r>
        <w:t xml:space="preserve"> - </w:t>
      </w:r>
      <w:r w:rsidRPr="00EB723E">
        <w:t>API Portal</w:t>
      </w:r>
    </w:p>
    <w:p w14:paraId="09DCC1B2" w14:textId="77777777" w:rsidR="00EB723E" w:rsidRPr="00524A13" w:rsidRDefault="00524A13" w:rsidP="00EB723E">
      <w:pPr>
        <w:spacing w:after="0"/>
      </w:pPr>
      <w:r w:rsidRPr="00EB723E">
        <w:rPr>
          <w:b/>
        </w:rPr>
        <w:t>Settings &gt;</w:t>
      </w:r>
      <w:r>
        <w:rPr>
          <w:b/>
        </w:rPr>
        <w:t xml:space="preserve"> </w:t>
      </w:r>
      <w:r w:rsidRPr="00EB723E">
        <w:rPr>
          <w:b/>
        </w:rPr>
        <w:t>Notifications</w:t>
      </w:r>
      <w:r w:rsidRPr="00524A13">
        <w:t xml:space="preserve">: </w:t>
      </w:r>
      <w:r>
        <w:t xml:space="preserve">Email templates: </w:t>
      </w:r>
      <w:r w:rsidR="00EB723E" w:rsidRPr="00524A13">
        <w:t>Email Title</w:t>
      </w:r>
      <w:r>
        <w:t xml:space="preserve"> - </w:t>
      </w:r>
      <w:r w:rsidR="0001182D">
        <w:rPr>
          <w:i/>
        </w:rPr>
        <w:t xml:space="preserve">appropriate </w:t>
      </w:r>
      <w:r w:rsidR="0001182D" w:rsidRPr="0001182D">
        <w:rPr>
          <w:i/>
        </w:rPr>
        <w:t>email title</w:t>
      </w:r>
    </w:p>
    <w:p w14:paraId="74FF818F" w14:textId="77777777" w:rsidR="00EB723E" w:rsidRPr="0067692B" w:rsidRDefault="00524A13" w:rsidP="00EB723E">
      <w:pPr>
        <w:spacing w:after="0"/>
        <w:rPr>
          <w:b/>
        </w:rPr>
      </w:pPr>
      <w:r w:rsidRPr="0067692B">
        <w:rPr>
          <w:b/>
        </w:rPr>
        <w:t xml:space="preserve">Settings &gt; Notifications: </w:t>
      </w:r>
      <w:r w:rsidR="00EB723E" w:rsidRPr="0067692B">
        <w:rPr>
          <w:b/>
        </w:rPr>
        <w:t xml:space="preserve">Toolbar: </w:t>
      </w:r>
      <w:r w:rsidR="00EB723E" w:rsidRPr="0067692B">
        <w:t xml:space="preserve">Show members </w:t>
      </w:r>
      <w:r w:rsidRPr="0067692B">
        <w:t>–</w:t>
      </w:r>
      <w:r w:rsidR="00EB723E" w:rsidRPr="0067692B">
        <w:t xml:space="preserve"> </w:t>
      </w:r>
      <w:r w:rsidR="00EB723E" w:rsidRPr="0067692B">
        <w:rPr>
          <w:i/>
        </w:rPr>
        <w:t>No</w:t>
      </w:r>
    </w:p>
    <w:p w14:paraId="091A3820" w14:textId="77777777" w:rsidR="00EB723E" w:rsidRPr="0067692B" w:rsidRDefault="00524A13" w:rsidP="00EB723E">
      <w:pPr>
        <w:spacing w:after="0"/>
        <w:rPr>
          <w:b/>
        </w:rPr>
      </w:pPr>
      <w:r w:rsidRPr="0067692B">
        <w:rPr>
          <w:b/>
        </w:rPr>
        <w:t xml:space="preserve">Settings &gt; Notifications: </w:t>
      </w:r>
      <w:r w:rsidR="00EB723E" w:rsidRPr="0067692B">
        <w:rPr>
          <w:b/>
        </w:rPr>
        <w:t>Show login toolbar</w:t>
      </w:r>
      <w:r w:rsidR="00EB5ADA" w:rsidRPr="0067692B">
        <w:rPr>
          <w:b/>
        </w:rPr>
        <w:t xml:space="preserve"> - </w:t>
      </w:r>
      <w:r w:rsidR="00EB723E" w:rsidRPr="0067692B">
        <w:t>No</w:t>
      </w:r>
      <w:r w:rsidRPr="0067692B">
        <w:t xml:space="preserve"> </w:t>
      </w:r>
    </w:p>
    <w:p w14:paraId="4DE7C9C3" w14:textId="77777777" w:rsidR="00EB723E" w:rsidRPr="00EB723E" w:rsidRDefault="0001182D" w:rsidP="00EB723E">
      <w:pPr>
        <w:spacing w:after="0"/>
        <w:rPr>
          <w:b/>
        </w:rPr>
      </w:pPr>
      <w:r w:rsidRPr="0001182D">
        <w:rPr>
          <w:b/>
        </w:rPr>
        <w:t>Settings &gt;</w:t>
      </w:r>
      <w:r w:rsidRPr="0001182D">
        <w:rPr>
          <w:b/>
          <w:color w:val="FF0000"/>
        </w:rPr>
        <w:t xml:space="preserve"> </w:t>
      </w:r>
      <w:r w:rsidR="00EB723E" w:rsidRPr="00EB723E">
        <w:rPr>
          <w:b/>
        </w:rPr>
        <w:t>Social integrations</w:t>
      </w:r>
      <w:r w:rsidR="00524A13">
        <w:rPr>
          <w:b/>
        </w:rPr>
        <w:t xml:space="preserve"> - </w:t>
      </w:r>
      <w:r w:rsidR="00EB723E" w:rsidRPr="00EB723E">
        <w:rPr>
          <w:b/>
        </w:rPr>
        <w:t xml:space="preserve"> </w:t>
      </w:r>
      <w:r w:rsidR="00EB723E" w:rsidRPr="00524A13">
        <w:rPr>
          <w:i/>
        </w:rPr>
        <w:t>No</w:t>
      </w:r>
      <w:r w:rsidR="00524A13">
        <w:t xml:space="preserve"> (for all items’ options)</w:t>
      </w:r>
    </w:p>
    <w:p w14:paraId="50342923" w14:textId="77777777" w:rsidR="00EB723E" w:rsidRPr="00EB723E" w:rsidRDefault="00EB723E" w:rsidP="00EB723E">
      <w:pPr>
        <w:spacing w:after="0"/>
        <w:rPr>
          <w:b/>
        </w:rPr>
      </w:pPr>
      <w:r w:rsidRPr="00EB723E">
        <w:rPr>
          <w:b/>
        </w:rPr>
        <w:t>Categories</w:t>
      </w:r>
      <w:r w:rsidR="00524A13">
        <w:rPr>
          <w:b/>
        </w:rPr>
        <w:t xml:space="preserve">  - </w:t>
      </w:r>
      <w:r w:rsidRPr="00EB723E">
        <w:t xml:space="preserve">Add </w:t>
      </w:r>
      <w:r w:rsidR="00524A13">
        <w:t>‘</w:t>
      </w:r>
      <w:r w:rsidRPr="00EB723E">
        <w:t>Animals</w:t>
      </w:r>
      <w:r w:rsidR="00524A13">
        <w:t>’</w:t>
      </w:r>
      <w:r w:rsidRPr="00EB723E">
        <w:t xml:space="preserve"> category</w:t>
      </w:r>
    </w:p>
    <w:p w14:paraId="7C1B01BF" w14:textId="77777777" w:rsidR="00EB723E" w:rsidRPr="00EB723E" w:rsidRDefault="00EB723E" w:rsidP="00EB723E">
      <w:pPr>
        <w:spacing w:after="0"/>
        <w:rPr>
          <w:b/>
        </w:rPr>
      </w:pPr>
      <w:r w:rsidRPr="00EB723E">
        <w:rPr>
          <w:b/>
        </w:rPr>
        <w:t>Badges</w:t>
      </w:r>
      <w:r w:rsidR="00524A13">
        <w:rPr>
          <w:b/>
        </w:rPr>
        <w:t xml:space="preserve"> -  </w:t>
      </w:r>
      <w:r w:rsidRPr="00EB723E">
        <w:t xml:space="preserve">Unpublish </w:t>
      </w:r>
      <w:r w:rsidR="00524A13">
        <w:t>‘</w:t>
      </w:r>
      <w:r w:rsidRPr="00EB723E">
        <w:t>Love Fool</w:t>
      </w:r>
      <w:r w:rsidR="00524A13">
        <w:t>’ badge</w:t>
      </w:r>
    </w:p>
    <w:p w14:paraId="331EFB04" w14:textId="77777777" w:rsidR="00EB723E" w:rsidRPr="00EB723E" w:rsidRDefault="00EB723E" w:rsidP="00EB723E">
      <w:pPr>
        <w:spacing w:after="0"/>
        <w:rPr>
          <w:b/>
        </w:rPr>
      </w:pPr>
      <w:r w:rsidRPr="00EB723E">
        <w:rPr>
          <w:b/>
        </w:rPr>
        <w:t>Post Types</w:t>
      </w:r>
      <w:r w:rsidR="00524A13">
        <w:rPr>
          <w:b/>
        </w:rPr>
        <w:t xml:space="preserve"> - </w:t>
      </w:r>
      <w:r w:rsidRPr="00EB723E">
        <w:rPr>
          <w:b/>
        </w:rPr>
        <w:t xml:space="preserve"> </w:t>
      </w:r>
      <w:r w:rsidRPr="00EB723E">
        <w:t xml:space="preserve">Add </w:t>
      </w:r>
      <w:r w:rsidR="00524A13">
        <w:t>‘</w:t>
      </w:r>
      <w:r w:rsidRPr="00524A13">
        <w:rPr>
          <w:i/>
        </w:rPr>
        <w:t>Question</w:t>
      </w:r>
      <w:r w:rsidR="00524A13" w:rsidRPr="00524A13">
        <w:rPr>
          <w:i/>
        </w:rPr>
        <w:t>’</w:t>
      </w:r>
      <w:r w:rsidRPr="00EB723E">
        <w:t xml:space="preserve">, </w:t>
      </w:r>
      <w:r w:rsidR="00524A13">
        <w:t>‘</w:t>
      </w:r>
      <w:r w:rsidRPr="00524A13">
        <w:rPr>
          <w:i/>
        </w:rPr>
        <w:t>Idea</w:t>
      </w:r>
      <w:r w:rsidR="00524A13" w:rsidRPr="00524A13">
        <w:rPr>
          <w:i/>
        </w:rPr>
        <w:t>’</w:t>
      </w:r>
      <w:r w:rsidRPr="00EB723E">
        <w:t xml:space="preserve">. Change </w:t>
      </w:r>
      <w:r w:rsidR="00524A13">
        <w:t>‘</w:t>
      </w:r>
      <w:r w:rsidRPr="00524A13">
        <w:rPr>
          <w:i/>
        </w:rPr>
        <w:t>Issue</w:t>
      </w:r>
      <w:r w:rsidR="00524A13" w:rsidRPr="00524A13">
        <w:rPr>
          <w:i/>
        </w:rPr>
        <w:t>’</w:t>
      </w:r>
      <w:r w:rsidRPr="00EB723E">
        <w:t xml:space="preserve"> to </w:t>
      </w:r>
      <w:r w:rsidR="00524A13">
        <w:t>‘</w:t>
      </w:r>
      <w:r w:rsidRPr="00524A13">
        <w:rPr>
          <w:i/>
        </w:rPr>
        <w:t>Problem</w:t>
      </w:r>
      <w:r w:rsidR="00524A13" w:rsidRPr="00524A13">
        <w:rPr>
          <w:i/>
        </w:rPr>
        <w:t>’</w:t>
      </w:r>
      <w:r w:rsidRPr="00EB723E">
        <w:t xml:space="preserve">. Unpublish </w:t>
      </w:r>
      <w:r w:rsidR="00524A13" w:rsidRPr="00524A13">
        <w:rPr>
          <w:i/>
        </w:rPr>
        <w:t>‘</w:t>
      </w:r>
      <w:r w:rsidRPr="00524A13">
        <w:rPr>
          <w:i/>
        </w:rPr>
        <w:t>Task</w:t>
      </w:r>
      <w:r w:rsidR="00524A13" w:rsidRPr="00524A13">
        <w:rPr>
          <w:i/>
        </w:rPr>
        <w:t>’</w:t>
      </w:r>
      <w:r w:rsidRPr="00EB723E">
        <w:t>.</w:t>
      </w:r>
    </w:p>
    <w:p w14:paraId="4690A165" w14:textId="77777777" w:rsidR="00EB723E" w:rsidRPr="00524A13" w:rsidRDefault="00EB723E" w:rsidP="00EB723E">
      <w:pPr>
        <w:spacing w:after="0"/>
        <w:rPr>
          <w:i/>
        </w:rPr>
      </w:pPr>
      <w:r w:rsidRPr="00EB723E">
        <w:rPr>
          <w:b/>
        </w:rPr>
        <w:lastRenderedPageBreak/>
        <w:t>Points</w:t>
      </w:r>
      <w:r w:rsidR="00524A13">
        <w:rPr>
          <w:b/>
        </w:rPr>
        <w:t xml:space="preserve"> - </w:t>
      </w:r>
      <w:r w:rsidRPr="00EB723E">
        <w:rPr>
          <w:b/>
        </w:rPr>
        <w:t xml:space="preserve"> </w:t>
      </w:r>
      <w:r w:rsidRPr="00EB723E">
        <w:t xml:space="preserve">Unpublish </w:t>
      </w:r>
      <w:r w:rsidR="00524A13" w:rsidRPr="00524A13">
        <w:rPr>
          <w:i/>
        </w:rPr>
        <w:t>‘</w:t>
      </w:r>
      <w:r w:rsidRPr="00524A13">
        <w:rPr>
          <w:i/>
        </w:rPr>
        <w:t>Unlike a discussion</w:t>
      </w:r>
      <w:r w:rsidR="00524A13" w:rsidRPr="00524A13">
        <w:rPr>
          <w:i/>
        </w:rPr>
        <w:t>’</w:t>
      </w:r>
      <w:r w:rsidRPr="00524A13">
        <w:rPr>
          <w:i/>
        </w:rPr>
        <w:t xml:space="preserve">, </w:t>
      </w:r>
      <w:r w:rsidR="00524A13" w:rsidRPr="00524A13">
        <w:rPr>
          <w:i/>
        </w:rPr>
        <w:t>‘</w:t>
      </w:r>
      <w:r w:rsidRPr="00524A13">
        <w:rPr>
          <w:i/>
        </w:rPr>
        <w:t>Unlike a reply</w:t>
      </w:r>
      <w:r w:rsidR="00524A13" w:rsidRPr="00524A13">
        <w:rPr>
          <w:i/>
        </w:rPr>
        <w:t>’</w:t>
      </w:r>
      <w:r w:rsidRPr="00524A13">
        <w:rPr>
          <w:i/>
        </w:rPr>
        <w:t xml:space="preserve">, </w:t>
      </w:r>
      <w:r w:rsidR="00524A13" w:rsidRPr="00524A13">
        <w:rPr>
          <w:i/>
        </w:rPr>
        <w:t>‘</w:t>
      </w:r>
      <w:r w:rsidRPr="00524A13">
        <w:rPr>
          <w:i/>
        </w:rPr>
        <w:t>Unvote an answer</w:t>
      </w:r>
      <w:r w:rsidR="00524A13" w:rsidRPr="00524A13">
        <w:rPr>
          <w:i/>
        </w:rPr>
        <w:t>’</w:t>
      </w:r>
      <w:r w:rsidRPr="00524A13">
        <w:rPr>
          <w:i/>
        </w:rPr>
        <w:t xml:space="preserve">, </w:t>
      </w:r>
      <w:r w:rsidR="00524A13" w:rsidRPr="00524A13">
        <w:rPr>
          <w:i/>
        </w:rPr>
        <w:t>‘</w:t>
      </w:r>
      <w:r w:rsidRPr="00524A13">
        <w:rPr>
          <w:i/>
        </w:rPr>
        <w:t>Unvote a question</w:t>
      </w:r>
      <w:r w:rsidR="00524A13" w:rsidRPr="00524A13">
        <w:rPr>
          <w:i/>
        </w:rPr>
        <w:t>’</w:t>
      </w:r>
      <w:r w:rsidRPr="00524A13">
        <w:rPr>
          <w:i/>
        </w:rPr>
        <w:t xml:space="preserve">, </w:t>
      </w:r>
      <w:r w:rsidR="00524A13" w:rsidRPr="00524A13">
        <w:rPr>
          <w:i/>
        </w:rPr>
        <w:t>‘</w:t>
      </w:r>
      <w:r w:rsidRPr="00524A13">
        <w:rPr>
          <w:i/>
        </w:rPr>
        <w:t>Unvote a reply</w:t>
      </w:r>
      <w:r w:rsidR="00524A13" w:rsidRPr="00524A13">
        <w:rPr>
          <w:i/>
        </w:rPr>
        <w:t>’</w:t>
      </w:r>
    </w:p>
    <w:p w14:paraId="358C6A79" w14:textId="77777777" w:rsidR="00EB723E" w:rsidRDefault="00EB723E" w:rsidP="00EB723E">
      <w:pPr>
        <w:spacing w:after="0"/>
      </w:pPr>
      <w:r w:rsidRPr="00EB723E">
        <w:rPr>
          <w:b/>
        </w:rPr>
        <w:t>Ranks</w:t>
      </w:r>
      <w:r w:rsidR="00524A13">
        <w:rPr>
          <w:b/>
        </w:rPr>
        <w:t xml:space="preserve"> - </w:t>
      </w:r>
      <w:r w:rsidRPr="00EB723E">
        <w:rPr>
          <w:b/>
        </w:rPr>
        <w:t xml:space="preserve"> </w:t>
      </w:r>
      <w:r w:rsidRPr="00EB723E">
        <w:t xml:space="preserve">Change </w:t>
      </w:r>
      <w:r w:rsidR="00524A13">
        <w:t>default item names to ‘</w:t>
      </w:r>
      <w:r w:rsidRPr="00EB723E">
        <w:t>New member</w:t>
      </w:r>
      <w:r w:rsidR="00524A13">
        <w:t>’</w:t>
      </w:r>
      <w:r w:rsidRPr="00EB723E">
        <w:t xml:space="preserve">, </w:t>
      </w:r>
      <w:r w:rsidR="00524A13">
        <w:t>‘</w:t>
      </w:r>
      <w:r w:rsidRPr="00EB723E">
        <w:t>Junior</w:t>
      </w:r>
      <w:r w:rsidR="00524A13">
        <w:t>’</w:t>
      </w:r>
      <w:r w:rsidRPr="00EB723E">
        <w:t xml:space="preserve">, </w:t>
      </w:r>
      <w:r w:rsidR="00524A13">
        <w:t>‘</w:t>
      </w:r>
      <w:r w:rsidRPr="00EB723E">
        <w:t>Senior</w:t>
      </w:r>
      <w:r w:rsidR="00524A13">
        <w:t>’</w:t>
      </w:r>
      <w:r w:rsidRPr="00EB723E">
        <w:t xml:space="preserve">, </w:t>
      </w:r>
      <w:r w:rsidR="00524A13">
        <w:t>‘</w:t>
      </w:r>
      <w:r w:rsidRPr="00EB723E">
        <w:t>Expert</w:t>
      </w:r>
      <w:r w:rsidR="00524A13">
        <w:t>’</w:t>
      </w:r>
    </w:p>
    <w:p w14:paraId="66DD6212" w14:textId="77777777" w:rsidR="00EB723E" w:rsidRPr="00EB723E" w:rsidRDefault="00EB723E" w:rsidP="00EB723E">
      <w:pPr>
        <w:spacing w:after="0"/>
      </w:pPr>
    </w:p>
    <w:p w14:paraId="56083CA1" w14:textId="77777777" w:rsidR="00EB723E" w:rsidRPr="006721D2" w:rsidRDefault="00EB723E" w:rsidP="00777C0D">
      <w:pPr>
        <w:pStyle w:val="ListParagraph"/>
        <w:numPr>
          <w:ilvl w:val="0"/>
          <w:numId w:val="19"/>
        </w:numPr>
        <w:rPr>
          <w:b/>
          <w:sz w:val="28"/>
          <w:szCs w:val="28"/>
        </w:rPr>
      </w:pPr>
      <w:r w:rsidRPr="006721D2">
        <w:rPr>
          <w:b/>
          <w:sz w:val="28"/>
          <w:szCs w:val="28"/>
        </w:rPr>
        <w:t>Blog</w:t>
      </w:r>
    </w:p>
    <w:p w14:paraId="150AE281" w14:textId="77777777" w:rsidR="00EB723E" w:rsidRPr="00EB723E" w:rsidRDefault="000A2ECD" w:rsidP="000A2ECD">
      <w:pPr>
        <w:spacing w:after="0"/>
        <w:jc w:val="center"/>
        <w:rPr>
          <w:b/>
        </w:rPr>
      </w:pPr>
      <w:r>
        <w:rPr>
          <w:b/>
        </w:rPr>
        <w:t>Blog configuration</w:t>
      </w:r>
    </w:p>
    <w:p w14:paraId="5DA0258F" w14:textId="77777777" w:rsidR="00EB723E" w:rsidRPr="00EB723E" w:rsidRDefault="000A2ECD" w:rsidP="00EB723E">
      <w:pPr>
        <w:spacing w:after="0"/>
        <w:rPr>
          <w:b/>
        </w:rPr>
      </w:pPr>
      <w:r>
        <w:rPr>
          <w:b/>
        </w:rPr>
        <w:t xml:space="preserve">Settings &gt; Workflow: </w:t>
      </w:r>
      <w:r w:rsidR="00F80F66">
        <w:rPr>
          <w:b/>
        </w:rPr>
        <w:t xml:space="preserve">General tab: </w:t>
      </w:r>
      <w:r w:rsidR="00F80F66">
        <w:t>Blog description -</w:t>
      </w:r>
      <w:r w:rsidR="00EB723E" w:rsidRPr="00EB723E">
        <w:rPr>
          <w:b/>
        </w:rPr>
        <w:t xml:space="preserve"> </w:t>
      </w:r>
      <w:r w:rsidR="00EB723E" w:rsidRPr="00F80F66">
        <w:rPr>
          <w:i/>
        </w:rPr>
        <w:t>Up-to-date information on the latest advances across various industries and technologies, as well as new and updated Axway products - TBD</w:t>
      </w:r>
      <w:r w:rsidR="00EB723E" w:rsidRPr="00F80F66">
        <w:rPr>
          <w:b/>
          <w:i/>
        </w:rPr>
        <w:t xml:space="preserve"> </w:t>
      </w:r>
    </w:p>
    <w:p w14:paraId="63CDCFB7" w14:textId="77777777" w:rsidR="00EB723E" w:rsidRPr="00EB723E" w:rsidRDefault="00F80F66" w:rsidP="00EB723E">
      <w:pPr>
        <w:spacing w:after="0"/>
      </w:pPr>
      <w:r>
        <w:rPr>
          <w:b/>
        </w:rPr>
        <w:t xml:space="preserve">Settings &gt; </w:t>
      </w:r>
      <w:r w:rsidR="00EB723E" w:rsidRPr="00EB723E">
        <w:rPr>
          <w:b/>
        </w:rPr>
        <w:t>Workflow:</w:t>
      </w:r>
      <w:r>
        <w:rPr>
          <w:b/>
        </w:rPr>
        <w:t xml:space="preserve"> </w:t>
      </w:r>
      <w:r w:rsidR="00EB723E" w:rsidRPr="00EB723E">
        <w:rPr>
          <w:b/>
        </w:rPr>
        <w:t>Subscriptions</w:t>
      </w:r>
      <w:r>
        <w:rPr>
          <w:b/>
        </w:rPr>
        <w:t xml:space="preserve"> tab</w:t>
      </w:r>
      <w:r w:rsidR="00EB723E" w:rsidRPr="00EB723E">
        <w:rPr>
          <w:b/>
        </w:rPr>
        <w:t xml:space="preserve">: </w:t>
      </w:r>
      <w:r w:rsidR="00EB723E" w:rsidRPr="00EB723E">
        <w:t>Allow registrations during subscription</w:t>
      </w:r>
      <w:r>
        <w:t xml:space="preserve"> - </w:t>
      </w:r>
      <w:r w:rsidRPr="00F80F66">
        <w:rPr>
          <w:i/>
        </w:rPr>
        <w:t>Yes</w:t>
      </w:r>
    </w:p>
    <w:p w14:paraId="69A6877B" w14:textId="77777777" w:rsidR="00EB723E" w:rsidRPr="00F80F66" w:rsidRDefault="00F80F66" w:rsidP="00EB723E">
      <w:pPr>
        <w:spacing w:after="0"/>
      </w:pPr>
      <w:r w:rsidRPr="00F80F66">
        <w:rPr>
          <w:b/>
        </w:rPr>
        <w:t>Settings</w:t>
      </w:r>
      <w:r w:rsidRPr="00F80F66">
        <w:t xml:space="preserve"> &gt; </w:t>
      </w:r>
      <w:r w:rsidRPr="00F80F66">
        <w:rPr>
          <w:b/>
        </w:rPr>
        <w:t>Workflow</w:t>
      </w:r>
      <w:r w:rsidRPr="00F80F66">
        <w:t xml:space="preserve">: </w:t>
      </w:r>
      <w:r w:rsidR="00EB723E" w:rsidRPr="00F80F66">
        <w:rPr>
          <w:b/>
        </w:rPr>
        <w:t>Locations</w:t>
      </w:r>
      <w:r w:rsidRPr="00F80F66">
        <w:t xml:space="preserve"> </w:t>
      </w:r>
      <w:r w:rsidRPr="00F80F66">
        <w:rPr>
          <w:b/>
        </w:rPr>
        <w:t>tab</w:t>
      </w:r>
      <w:r w:rsidRPr="00F80F66">
        <w:t xml:space="preserve">: </w:t>
      </w:r>
      <w:r w:rsidR="00EB723E" w:rsidRPr="00F80F66">
        <w:t>Enable location services</w:t>
      </w:r>
      <w:r w:rsidRPr="00F80F66">
        <w:t xml:space="preserve"> -</w:t>
      </w:r>
      <w:r w:rsidR="00EB723E" w:rsidRPr="00F80F66">
        <w:t xml:space="preserve"> </w:t>
      </w:r>
      <w:r w:rsidR="00EB723E" w:rsidRPr="00F80F66">
        <w:rPr>
          <w:i/>
        </w:rPr>
        <w:t>No</w:t>
      </w:r>
    </w:p>
    <w:p w14:paraId="34A85805" w14:textId="77777777" w:rsidR="00EB723E" w:rsidRPr="00F80F66" w:rsidRDefault="00F80F66" w:rsidP="00EB723E">
      <w:pPr>
        <w:spacing w:after="0"/>
      </w:pPr>
      <w:r w:rsidRPr="00F80F66">
        <w:rPr>
          <w:b/>
        </w:rPr>
        <w:t>Settings</w:t>
      </w:r>
      <w:r w:rsidRPr="00F80F66">
        <w:t xml:space="preserve"> &gt; </w:t>
      </w:r>
      <w:r w:rsidRPr="00F80F66">
        <w:rPr>
          <w:b/>
        </w:rPr>
        <w:t>Workflow</w:t>
      </w:r>
      <w:r w:rsidRPr="00F80F66">
        <w:t xml:space="preserve">: </w:t>
      </w:r>
      <w:r w:rsidRPr="00F80F66">
        <w:rPr>
          <w:b/>
        </w:rPr>
        <w:t>Locations</w:t>
      </w:r>
      <w:r w:rsidRPr="00F80F66">
        <w:t xml:space="preserve"> </w:t>
      </w:r>
      <w:r w:rsidRPr="00F80F66">
        <w:rPr>
          <w:b/>
        </w:rPr>
        <w:t>tab</w:t>
      </w:r>
      <w:r w:rsidRPr="00F80F66">
        <w:t xml:space="preserve">: </w:t>
      </w:r>
      <w:r w:rsidR="00EB723E" w:rsidRPr="00F80F66">
        <w:t>Show map on blog front page</w:t>
      </w:r>
      <w:r w:rsidRPr="00F80F66">
        <w:t xml:space="preserve"> -</w:t>
      </w:r>
      <w:r w:rsidR="00EB723E" w:rsidRPr="00F80F66">
        <w:rPr>
          <w:i/>
        </w:rPr>
        <w:t>No</w:t>
      </w:r>
    </w:p>
    <w:p w14:paraId="39458598" w14:textId="77777777" w:rsidR="00EB723E" w:rsidRPr="00F80F66" w:rsidRDefault="00F80F66" w:rsidP="00EB723E">
      <w:pPr>
        <w:spacing w:after="0"/>
      </w:pPr>
      <w:r w:rsidRPr="00F80F66">
        <w:rPr>
          <w:b/>
        </w:rPr>
        <w:t>Settings</w:t>
      </w:r>
      <w:r w:rsidRPr="00F80F66">
        <w:t xml:space="preserve"> &gt; </w:t>
      </w:r>
      <w:r w:rsidRPr="00F80F66">
        <w:rPr>
          <w:b/>
        </w:rPr>
        <w:t>Workflow</w:t>
      </w:r>
      <w:r w:rsidRPr="00F80F66">
        <w:t xml:space="preserve">: </w:t>
      </w:r>
      <w:r w:rsidRPr="00F80F66">
        <w:rPr>
          <w:b/>
        </w:rPr>
        <w:t>Locations</w:t>
      </w:r>
      <w:r w:rsidRPr="00F80F66">
        <w:t xml:space="preserve"> </w:t>
      </w:r>
      <w:r w:rsidRPr="00F80F66">
        <w:rPr>
          <w:b/>
        </w:rPr>
        <w:t>tab</w:t>
      </w:r>
      <w:r w:rsidRPr="00F80F66">
        <w:t xml:space="preserve">: </w:t>
      </w:r>
      <w:r w:rsidR="00EB723E" w:rsidRPr="00F80F66">
        <w:t>Show map on entry page</w:t>
      </w:r>
      <w:r w:rsidRPr="00F80F66">
        <w:t xml:space="preserve"> -</w:t>
      </w:r>
      <w:r w:rsidR="00EB723E" w:rsidRPr="00F80F66">
        <w:t xml:space="preserve"> </w:t>
      </w:r>
      <w:r w:rsidR="00EB723E" w:rsidRPr="00F80F66">
        <w:rPr>
          <w:i/>
        </w:rPr>
        <w:t>No</w:t>
      </w:r>
    </w:p>
    <w:p w14:paraId="3B22E086" w14:textId="77777777" w:rsidR="00EB723E" w:rsidRPr="00EB723E" w:rsidRDefault="00F80F66" w:rsidP="00EB723E">
      <w:pPr>
        <w:spacing w:after="0"/>
        <w:rPr>
          <w:b/>
        </w:rPr>
      </w:pPr>
      <w:r w:rsidRPr="00F80F66">
        <w:rPr>
          <w:b/>
        </w:rPr>
        <w:t>Settings</w:t>
      </w:r>
      <w:r w:rsidRPr="00F80F66">
        <w:t xml:space="preserve"> &gt; </w:t>
      </w:r>
      <w:r w:rsidRPr="00F80F66">
        <w:rPr>
          <w:b/>
        </w:rPr>
        <w:t>Workflow</w:t>
      </w:r>
      <w:r w:rsidRPr="00F80F66">
        <w:t xml:space="preserve">: </w:t>
      </w:r>
      <w:r w:rsidR="00EB723E" w:rsidRPr="00EB723E">
        <w:rPr>
          <w:b/>
        </w:rPr>
        <w:t>Ratings</w:t>
      </w:r>
      <w:r>
        <w:rPr>
          <w:b/>
        </w:rPr>
        <w:t xml:space="preserve"> tab:  </w:t>
      </w:r>
      <w:r w:rsidR="00EB723E" w:rsidRPr="00EB723E">
        <w:t xml:space="preserve">Display users who rated - </w:t>
      </w:r>
      <w:r w:rsidR="00EB723E" w:rsidRPr="00F80F66">
        <w:rPr>
          <w:i/>
        </w:rPr>
        <w:t>No</w:t>
      </w:r>
    </w:p>
    <w:p w14:paraId="440C5962" w14:textId="77777777" w:rsidR="00EB723E" w:rsidRPr="00EB723E" w:rsidRDefault="00F80F66" w:rsidP="00EB723E">
      <w:pPr>
        <w:spacing w:after="0"/>
        <w:rPr>
          <w:b/>
        </w:rPr>
      </w:pPr>
      <w:r w:rsidRPr="00F80F66">
        <w:rPr>
          <w:b/>
        </w:rPr>
        <w:t>Settings</w:t>
      </w:r>
      <w:r w:rsidRPr="00F80F66">
        <w:t xml:space="preserve"> &gt; </w:t>
      </w:r>
      <w:r w:rsidR="00EB723E" w:rsidRPr="00EB723E">
        <w:rPr>
          <w:b/>
        </w:rPr>
        <w:t>Media:</w:t>
      </w:r>
      <w:r>
        <w:rPr>
          <w:b/>
        </w:rPr>
        <w:t xml:space="preserve"> </w:t>
      </w:r>
      <w:r w:rsidR="00EB723E" w:rsidRPr="00EB723E">
        <w:rPr>
          <w:b/>
        </w:rPr>
        <w:t xml:space="preserve">General: </w:t>
      </w:r>
      <w:r w:rsidR="00EB723E" w:rsidRPr="00EB723E">
        <w:t xml:space="preserve">Resize original image - </w:t>
      </w:r>
      <w:r w:rsidR="00EB723E" w:rsidRPr="00F80F66">
        <w:rPr>
          <w:i/>
        </w:rPr>
        <w:t>Yes</w:t>
      </w:r>
    </w:p>
    <w:p w14:paraId="28CDE33D" w14:textId="77777777" w:rsidR="00EB723E" w:rsidRPr="00EB723E" w:rsidRDefault="00F80F66" w:rsidP="00EB723E">
      <w:pPr>
        <w:spacing w:after="0"/>
      </w:pPr>
      <w:r w:rsidRPr="00F80F66">
        <w:rPr>
          <w:b/>
        </w:rPr>
        <w:t>Settings</w:t>
      </w:r>
      <w:r w:rsidRPr="00F80F66">
        <w:t xml:space="preserve"> &gt; </w:t>
      </w:r>
      <w:r w:rsidRPr="00EB723E">
        <w:rPr>
          <w:b/>
        </w:rPr>
        <w:t>Media:</w:t>
      </w:r>
      <w:r>
        <w:rPr>
          <w:b/>
        </w:rPr>
        <w:t xml:space="preserve"> </w:t>
      </w:r>
      <w:r w:rsidR="00EB723E" w:rsidRPr="00EB723E">
        <w:rPr>
          <w:b/>
        </w:rPr>
        <w:t xml:space="preserve">Media manager: </w:t>
      </w:r>
      <w:r w:rsidR="00EB723E" w:rsidRPr="00EB723E">
        <w:t xml:space="preserve">Enable lightbox by default - </w:t>
      </w:r>
      <w:r w:rsidR="00EB723E" w:rsidRPr="00F80F66">
        <w:rPr>
          <w:i/>
        </w:rPr>
        <w:t>Yes</w:t>
      </w:r>
    </w:p>
    <w:p w14:paraId="7D935E71" w14:textId="77777777" w:rsidR="00EB723E" w:rsidRPr="00EB723E" w:rsidRDefault="00F80F66" w:rsidP="00EB723E">
      <w:pPr>
        <w:spacing w:after="0"/>
        <w:rPr>
          <w:b/>
        </w:rPr>
      </w:pPr>
      <w:r w:rsidRPr="00F80F66">
        <w:rPr>
          <w:b/>
        </w:rPr>
        <w:t>Settings</w:t>
      </w:r>
      <w:r w:rsidRPr="00F80F66">
        <w:t xml:space="preserve"> &gt; </w:t>
      </w:r>
      <w:r w:rsidR="00EB723E" w:rsidRPr="00EB723E">
        <w:rPr>
          <w:b/>
        </w:rPr>
        <w:t>SEO:</w:t>
      </w:r>
      <w:r>
        <w:rPr>
          <w:b/>
        </w:rPr>
        <w:t xml:space="preserve"> </w:t>
      </w:r>
      <w:r w:rsidR="00EB723E" w:rsidRPr="00EB723E">
        <w:rPr>
          <w:b/>
        </w:rPr>
        <w:t xml:space="preserve">General: </w:t>
      </w:r>
      <w:r w:rsidR="00EB723E" w:rsidRPr="00EB723E">
        <w:t xml:space="preserve">Enable unicode aliases - </w:t>
      </w:r>
      <w:r w:rsidR="00EB723E" w:rsidRPr="00F80F66">
        <w:rPr>
          <w:i/>
        </w:rPr>
        <w:t>Yes</w:t>
      </w:r>
    </w:p>
    <w:p w14:paraId="199B199A" w14:textId="77777777" w:rsidR="00EB723E" w:rsidRPr="00EB723E" w:rsidRDefault="00F80F66" w:rsidP="00EB723E">
      <w:pPr>
        <w:spacing w:after="0"/>
      </w:pPr>
      <w:r w:rsidRPr="00F80F66">
        <w:rPr>
          <w:b/>
        </w:rPr>
        <w:t>Settings</w:t>
      </w:r>
      <w:r w:rsidRPr="00F80F66">
        <w:t xml:space="preserve"> &gt; </w:t>
      </w:r>
      <w:r w:rsidR="00EB723E" w:rsidRPr="00EB723E">
        <w:rPr>
          <w:b/>
        </w:rPr>
        <w:t>Comments:</w:t>
      </w:r>
      <w:r w:rsidR="00EA4F6F">
        <w:rPr>
          <w:b/>
        </w:rPr>
        <w:t xml:space="preserve"> </w:t>
      </w:r>
      <w:r w:rsidR="00EB723E" w:rsidRPr="00EA4F6F">
        <w:t>General</w:t>
      </w:r>
      <w:r w:rsidR="00187775">
        <w:t xml:space="preserve"> </w:t>
      </w:r>
      <w:r w:rsidR="00187775" w:rsidRPr="00187775">
        <w:t>tab</w:t>
      </w:r>
      <w:r w:rsidR="00EB723E" w:rsidRPr="00EB723E">
        <w:rPr>
          <w:b/>
        </w:rPr>
        <w:t xml:space="preserve">: </w:t>
      </w:r>
      <w:r>
        <w:rPr>
          <w:b/>
        </w:rPr>
        <w:t xml:space="preserve"> </w:t>
      </w:r>
      <w:r w:rsidR="00EB723E" w:rsidRPr="00EB723E">
        <w:t xml:space="preserve">Allow non-members to comment - </w:t>
      </w:r>
      <w:r w:rsidR="00EB723E" w:rsidRPr="00F80F66">
        <w:rPr>
          <w:i/>
        </w:rPr>
        <w:t>No</w:t>
      </w:r>
    </w:p>
    <w:p w14:paraId="6E31E8DB" w14:textId="77777777" w:rsidR="00EB723E" w:rsidRPr="00EB723E" w:rsidRDefault="00193FE7" w:rsidP="00EB723E">
      <w:pPr>
        <w:spacing w:after="0"/>
      </w:pPr>
      <w:r w:rsidRPr="00F80F66">
        <w:rPr>
          <w:b/>
        </w:rPr>
        <w:t>Settings</w:t>
      </w:r>
      <w:r w:rsidRPr="00F80F66">
        <w:t xml:space="preserve"> &gt; </w:t>
      </w:r>
      <w:r w:rsidRPr="00EB723E">
        <w:rPr>
          <w:b/>
        </w:rPr>
        <w:t>Comments:</w:t>
      </w:r>
      <w:r>
        <w:rPr>
          <w:b/>
        </w:rPr>
        <w:t xml:space="preserve"> </w:t>
      </w:r>
      <w:r w:rsidRPr="00EA4F6F">
        <w:t>General</w:t>
      </w:r>
      <w:r w:rsidR="00187775">
        <w:t xml:space="preserve"> </w:t>
      </w:r>
      <w:r w:rsidR="00187775" w:rsidRPr="00187775">
        <w:t>tab</w:t>
      </w:r>
      <w:r w:rsidRPr="00EB723E">
        <w:rPr>
          <w:b/>
        </w:rPr>
        <w:t xml:space="preserve">: </w:t>
      </w:r>
      <w:r>
        <w:rPr>
          <w:b/>
        </w:rPr>
        <w:t xml:space="preserve"> </w:t>
      </w:r>
      <w:r w:rsidR="00EB723E" w:rsidRPr="00EB723E">
        <w:t xml:space="preserve">Require comment title - </w:t>
      </w:r>
      <w:r w:rsidR="00EB723E" w:rsidRPr="00193FE7">
        <w:rPr>
          <w:i/>
        </w:rPr>
        <w:t>Yes</w:t>
      </w:r>
    </w:p>
    <w:p w14:paraId="0BBF1771" w14:textId="77777777" w:rsidR="00EB723E" w:rsidRPr="00EB723E" w:rsidRDefault="00193FE7" w:rsidP="00EB723E">
      <w:pPr>
        <w:spacing w:after="0"/>
      </w:pPr>
      <w:r w:rsidRPr="00F80F66">
        <w:rPr>
          <w:b/>
        </w:rPr>
        <w:t>Settings</w:t>
      </w:r>
      <w:r w:rsidRPr="00F80F66">
        <w:t xml:space="preserve"> &gt; </w:t>
      </w:r>
      <w:r w:rsidRPr="00EB723E">
        <w:rPr>
          <w:b/>
        </w:rPr>
        <w:t>Comments:</w:t>
      </w:r>
      <w:r>
        <w:rPr>
          <w:b/>
        </w:rPr>
        <w:t xml:space="preserve"> </w:t>
      </w:r>
      <w:r w:rsidRPr="00EA4F6F">
        <w:t>General</w:t>
      </w:r>
      <w:r w:rsidR="00187775">
        <w:t xml:space="preserve"> </w:t>
      </w:r>
      <w:r w:rsidR="00187775" w:rsidRPr="00187775">
        <w:t>tab</w:t>
      </w:r>
      <w:r w:rsidRPr="00EB723E">
        <w:rPr>
          <w:b/>
        </w:rPr>
        <w:t xml:space="preserve">: </w:t>
      </w:r>
      <w:r>
        <w:rPr>
          <w:b/>
        </w:rPr>
        <w:t xml:space="preserve"> </w:t>
      </w:r>
      <w:r w:rsidR="00EB723E" w:rsidRPr="00EB723E">
        <w:t xml:space="preserve">Show title field - </w:t>
      </w:r>
      <w:r w:rsidR="00EB723E" w:rsidRPr="00193FE7">
        <w:rPr>
          <w:i/>
        </w:rPr>
        <w:t>Yes</w:t>
      </w:r>
    </w:p>
    <w:p w14:paraId="3CF30385" w14:textId="77777777" w:rsidR="00EB723E" w:rsidRPr="00EB723E" w:rsidRDefault="00193FE7" w:rsidP="00EB723E">
      <w:pPr>
        <w:spacing w:after="0"/>
        <w:rPr>
          <w:b/>
        </w:rPr>
      </w:pPr>
      <w:r w:rsidRPr="00F80F66">
        <w:rPr>
          <w:b/>
        </w:rPr>
        <w:t>Settings</w:t>
      </w:r>
      <w:r w:rsidRPr="00F80F66">
        <w:t xml:space="preserve"> &gt; </w:t>
      </w:r>
      <w:r w:rsidRPr="00EB723E">
        <w:rPr>
          <w:b/>
        </w:rPr>
        <w:t>Comments:</w:t>
      </w:r>
      <w:r>
        <w:rPr>
          <w:b/>
        </w:rPr>
        <w:t xml:space="preserve"> </w:t>
      </w:r>
      <w:r w:rsidR="00EB723E" w:rsidRPr="00193FE7">
        <w:t>Antispam</w:t>
      </w:r>
      <w:r w:rsidR="00187775">
        <w:t xml:space="preserve"> tab</w:t>
      </w:r>
      <w:r w:rsidR="00EB723E" w:rsidRPr="00193FE7">
        <w:t>:</w:t>
      </w:r>
      <w:r w:rsidR="00EB723E" w:rsidRPr="00EB723E">
        <w:rPr>
          <w:b/>
        </w:rPr>
        <w:t xml:space="preserve"> </w:t>
      </w:r>
      <w:r w:rsidR="00EB723E" w:rsidRPr="00EB723E">
        <w:t xml:space="preserve">Enable or disable Recaptcha integrations - </w:t>
      </w:r>
      <w:r w:rsidR="00EB723E" w:rsidRPr="00193FE7">
        <w:rPr>
          <w:i/>
        </w:rPr>
        <w:t>Yes</w:t>
      </w:r>
    </w:p>
    <w:p w14:paraId="51DAEB5E" w14:textId="77777777" w:rsidR="00EB723E" w:rsidRPr="00EB723E" w:rsidRDefault="00773189" w:rsidP="00EB723E">
      <w:pPr>
        <w:spacing w:after="0"/>
      </w:pPr>
      <w:r w:rsidRPr="00F80F66">
        <w:rPr>
          <w:b/>
        </w:rPr>
        <w:t>Settings</w:t>
      </w:r>
      <w:r w:rsidRPr="00F80F66">
        <w:t xml:space="preserve"> &gt; </w:t>
      </w:r>
      <w:r w:rsidR="00EB723E" w:rsidRPr="00EB723E">
        <w:rPr>
          <w:b/>
        </w:rPr>
        <w:t>Layout:</w:t>
      </w:r>
      <w:r>
        <w:rPr>
          <w:b/>
        </w:rPr>
        <w:t xml:space="preserve"> </w:t>
      </w:r>
      <w:r w:rsidR="00EB723E" w:rsidRPr="00187775">
        <w:t>General</w:t>
      </w:r>
      <w:r w:rsidR="00187775" w:rsidRPr="00187775">
        <w:t xml:space="preserve"> tab</w:t>
      </w:r>
      <w:r w:rsidR="00EB723E" w:rsidRPr="00187775">
        <w:t>:</w:t>
      </w:r>
      <w:r>
        <w:rPr>
          <w:b/>
        </w:rPr>
        <w:t xml:space="preserve"> </w:t>
      </w:r>
      <w:r w:rsidR="00B644C0">
        <w:t xml:space="preserve">Display: </w:t>
      </w:r>
      <w:r w:rsidR="00EB723E" w:rsidRPr="00EB723E">
        <w:t xml:space="preserve">Display comment in blog listings - </w:t>
      </w:r>
      <w:r w:rsidR="00EB723E" w:rsidRPr="00B644C0">
        <w:rPr>
          <w:i/>
        </w:rPr>
        <w:t>Yes</w:t>
      </w:r>
    </w:p>
    <w:p w14:paraId="56845E1F" w14:textId="77777777" w:rsidR="00EB723E" w:rsidRPr="00EB723E" w:rsidRDefault="00773189" w:rsidP="00EB723E">
      <w:pPr>
        <w:spacing w:after="0"/>
      </w:pPr>
      <w:r w:rsidRPr="00F80F66">
        <w:rPr>
          <w:b/>
        </w:rPr>
        <w:t>Settings</w:t>
      </w:r>
      <w:r w:rsidRPr="00F80F66">
        <w:t xml:space="preserve"> &gt; </w:t>
      </w:r>
      <w:r w:rsidRPr="00EB723E">
        <w:rPr>
          <w:b/>
        </w:rPr>
        <w:t>Layout</w:t>
      </w:r>
      <w:r w:rsidRPr="00187775">
        <w:t>: General</w:t>
      </w:r>
      <w:r w:rsidR="00187775" w:rsidRPr="00187775">
        <w:t xml:space="preserve"> tab</w:t>
      </w:r>
      <w:r w:rsidRPr="00187775">
        <w:t>:</w:t>
      </w:r>
      <w:r>
        <w:rPr>
          <w:b/>
        </w:rPr>
        <w:t xml:space="preserve"> </w:t>
      </w:r>
      <w:r w:rsidR="00B644C0">
        <w:t xml:space="preserve">Display: </w:t>
      </w:r>
      <w:r w:rsidR="00EB723E" w:rsidRPr="00EB723E">
        <w:t xml:space="preserve">Number of comment display - </w:t>
      </w:r>
      <w:r w:rsidR="00EB723E" w:rsidRPr="00B644C0">
        <w:rPr>
          <w:i/>
        </w:rPr>
        <w:t>10</w:t>
      </w:r>
    </w:p>
    <w:p w14:paraId="2F1BB776" w14:textId="77777777" w:rsidR="00EB723E" w:rsidRPr="00EB723E" w:rsidRDefault="00773189" w:rsidP="00EB723E">
      <w:pPr>
        <w:spacing w:after="0"/>
      </w:pPr>
      <w:r w:rsidRPr="00F80F66">
        <w:rPr>
          <w:b/>
        </w:rPr>
        <w:t>Settings</w:t>
      </w:r>
      <w:r w:rsidRPr="00F80F66">
        <w:t xml:space="preserve"> &gt; </w:t>
      </w:r>
      <w:r w:rsidRPr="00EB723E">
        <w:rPr>
          <w:b/>
        </w:rPr>
        <w:t>Layout:</w:t>
      </w:r>
      <w:r>
        <w:rPr>
          <w:b/>
        </w:rPr>
        <w:t xml:space="preserve"> </w:t>
      </w:r>
      <w:r w:rsidRPr="00187775">
        <w:t>General</w:t>
      </w:r>
      <w:r w:rsidR="00187775" w:rsidRPr="00187775">
        <w:t xml:space="preserve"> tab</w:t>
      </w:r>
      <w:r w:rsidRPr="00187775">
        <w:t>:</w:t>
      </w:r>
      <w:r>
        <w:rPr>
          <w:b/>
        </w:rPr>
        <w:t xml:space="preserve"> </w:t>
      </w:r>
      <w:r w:rsidR="00B644C0" w:rsidRPr="00B644C0">
        <w:t>Frontpage Blog Truncation:</w:t>
      </w:r>
      <w:r w:rsidR="00B644C0">
        <w:rPr>
          <w:b/>
        </w:rPr>
        <w:t xml:space="preserve"> </w:t>
      </w:r>
      <w:r w:rsidR="00EB723E" w:rsidRPr="00EB723E">
        <w:t xml:space="preserve">Show read more only when necessary - </w:t>
      </w:r>
      <w:r w:rsidR="00EB723E" w:rsidRPr="00B644C0">
        <w:rPr>
          <w:i/>
        </w:rPr>
        <w:t>Yes</w:t>
      </w:r>
    </w:p>
    <w:p w14:paraId="5559E86E" w14:textId="77777777" w:rsidR="00EB723E" w:rsidRPr="00EB723E" w:rsidRDefault="00773189" w:rsidP="00EB723E">
      <w:pPr>
        <w:spacing w:after="0"/>
      </w:pPr>
      <w:r w:rsidRPr="00F80F66">
        <w:rPr>
          <w:b/>
        </w:rPr>
        <w:t>Settings</w:t>
      </w:r>
      <w:r w:rsidRPr="00F80F66">
        <w:t xml:space="preserve"> &gt; </w:t>
      </w:r>
      <w:r w:rsidRPr="00EB723E">
        <w:rPr>
          <w:b/>
        </w:rPr>
        <w:t>Layout:</w:t>
      </w:r>
      <w:r>
        <w:rPr>
          <w:b/>
        </w:rPr>
        <w:t xml:space="preserve"> </w:t>
      </w:r>
      <w:r w:rsidRPr="00187775">
        <w:t>General</w:t>
      </w:r>
      <w:r w:rsidR="00187775" w:rsidRPr="00187775">
        <w:t xml:space="preserve"> tab</w:t>
      </w:r>
      <w:r w:rsidRPr="00187775">
        <w:t>:</w:t>
      </w:r>
      <w:r>
        <w:rPr>
          <w:b/>
        </w:rPr>
        <w:t xml:space="preserve"> </w:t>
      </w:r>
      <w:r w:rsidR="009F6237" w:rsidRPr="009F6237">
        <w:t>Featured Items:</w:t>
      </w:r>
      <w:r w:rsidR="009F6237">
        <w:rPr>
          <w:b/>
        </w:rPr>
        <w:t xml:space="preserve"> </w:t>
      </w:r>
      <w:r w:rsidR="00EB723E" w:rsidRPr="00EB723E">
        <w:t>Show on all pages - No</w:t>
      </w:r>
    </w:p>
    <w:p w14:paraId="7536B77F" w14:textId="77777777" w:rsidR="00EB723E" w:rsidRPr="00EB723E" w:rsidRDefault="009F6237" w:rsidP="00EB723E">
      <w:pPr>
        <w:spacing w:after="0"/>
      </w:pPr>
      <w:r w:rsidRPr="00F80F66">
        <w:rPr>
          <w:b/>
        </w:rPr>
        <w:t>Settings</w:t>
      </w:r>
      <w:r w:rsidRPr="00F80F66">
        <w:t xml:space="preserve"> &gt; </w:t>
      </w:r>
      <w:r w:rsidRPr="00EB723E">
        <w:rPr>
          <w:b/>
        </w:rPr>
        <w:t>Layout:</w:t>
      </w:r>
      <w:r>
        <w:rPr>
          <w:b/>
        </w:rPr>
        <w:t xml:space="preserve"> </w:t>
      </w:r>
      <w:r w:rsidR="00EB723E" w:rsidRPr="00187775">
        <w:t>Toolbar</w:t>
      </w:r>
      <w:r w:rsidR="00187775" w:rsidRPr="00187775">
        <w:t xml:space="preserve">  tab</w:t>
      </w:r>
      <w:r w:rsidR="00EB723E" w:rsidRPr="00187775">
        <w:t>:</w:t>
      </w:r>
      <w:r>
        <w:rPr>
          <w:b/>
        </w:rPr>
        <w:t xml:space="preserve"> </w:t>
      </w:r>
      <w:r w:rsidRPr="009F6237">
        <w:t xml:space="preserve">Features: </w:t>
      </w:r>
      <w:r w:rsidR="00EB723E" w:rsidRPr="00EB723E">
        <w:t xml:space="preserve">Show sign out link - </w:t>
      </w:r>
      <w:r w:rsidR="00EB723E" w:rsidRPr="009F6237">
        <w:rPr>
          <w:i/>
        </w:rPr>
        <w:t>No</w:t>
      </w:r>
    </w:p>
    <w:p w14:paraId="4F2A86C9" w14:textId="77777777" w:rsidR="00EB723E" w:rsidRPr="00EB723E" w:rsidRDefault="009F6237" w:rsidP="00EB723E">
      <w:pPr>
        <w:spacing w:after="0"/>
      </w:pPr>
      <w:r w:rsidRPr="00F80F66">
        <w:rPr>
          <w:b/>
        </w:rPr>
        <w:t>Settings</w:t>
      </w:r>
      <w:r w:rsidRPr="00F80F66">
        <w:t xml:space="preserve"> &gt; </w:t>
      </w:r>
      <w:r w:rsidRPr="00EB723E">
        <w:rPr>
          <w:b/>
        </w:rPr>
        <w:t>Layout:</w:t>
      </w:r>
      <w:r>
        <w:rPr>
          <w:b/>
        </w:rPr>
        <w:t xml:space="preserve"> </w:t>
      </w:r>
      <w:r w:rsidRPr="00187775">
        <w:t>Toolbar</w:t>
      </w:r>
      <w:r w:rsidR="00187775" w:rsidRPr="00187775">
        <w:t xml:space="preserve">  tab</w:t>
      </w:r>
      <w:r w:rsidRPr="00187775">
        <w:t>:</w:t>
      </w:r>
      <w:r>
        <w:rPr>
          <w:b/>
        </w:rPr>
        <w:t xml:space="preserve"> </w:t>
      </w:r>
      <w:r w:rsidRPr="009F6237">
        <w:t>Features</w:t>
      </w:r>
      <w:r w:rsidRPr="00EB723E">
        <w:t xml:space="preserve"> </w:t>
      </w:r>
      <w:r>
        <w:t xml:space="preserve">: </w:t>
      </w:r>
      <w:r w:rsidR="00EB723E" w:rsidRPr="00EB723E">
        <w:t xml:space="preserve">Show login - </w:t>
      </w:r>
      <w:r w:rsidR="00EB723E" w:rsidRPr="009F6237">
        <w:rPr>
          <w:i/>
        </w:rPr>
        <w:t>No</w:t>
      </w:r>
    </w:p>
    <w:p w14:paraId="2D81AC68" w14:textId="77777777" w:rsidR="00EB723E" w:rsidRPr="00EB723E" w:rsidRDefault="009F6237" w:rsidP="00EB723E">
      <w:pPr>
        <w:spacing w:after="0"/>
      </w:pPr>
      <w:r w:rsidRPr="00F80F66">
        <w:rPr>
          <w:b/>
        </w:rPr>
        <w:t>Settings</w:t>
      </w:r>
      <w:r w:rsidRPr="00F80F66">
        <w:t xml:space="preserve"> &gt; </w:t>
      </w:r>
      <w:r w:rsidRPr="00EB723E">
        <w:rPr>
          <w:b/>
        </w:rPr>
        <w:t>Layout:</w:t>
      </w:r>
      <w:r>
        <w:rPr>
          <w:b/>
        </w:rPr>
        <w:t xml:space="preserve"> </w:t>
      </w:r>
      <w:r w:rsidR="00EB723E" w:rsidRPr="00187775">
        <w:t>Dashboard</w:t>
      </w:r>
      <w:r w:rsidR="00187775" w:rsidRPr="00187775">
        <w:t xml:space="preserve"> tab</w:t>
      </w:r>
      <w:r w:rsidR="00EB723E" w:rsidRPr="00187775">
        <w:t>:</w:t>
      </w:r>
      <w:r>
        <w:rPr>
          <w:b/>
        </w:rPr>
        <w:t xml:space="preserve">  </w:t>
      </w:r>
      <w:r w:rsidR="00EB723E" w:rsidRPr="00EB723E">
        <w:t xml:space="preserve">Show trackbacks - </w:t>
      </w:r>
      <w:r w:rsidR="00EB723E" w:rsidRPr="009F6237">
        <w:rPr>
          <w:i/>
        </w:rPr>
        <w:t>No</w:t>
      </w:r>
    </w:p>
    <w:p w14:paraId="62BFCE06" w14:textId="77777777" w:rsidR="00EB723E" w:rsidRDefault="009F6237" w:rsidP="00EB723E">
      <w:pPr>
        <w:spacing w:after="0"/>
        <w:rPr>
          <w:i/>
        </w:rPr>
      </w:pPr>
      <w:r w:rsidRPr="00F80F66">
        <w:rPr>
          <w:b/>
        </w:rPr>
        <w:t>Settings</w:t>
      </w:r>
      <w:r w:rsidRPr="00F80F66">
        <w:t xml:space="preserve"> &gt; </w:t>
      </w:r>
      <w:r w:rsidRPr="00EB723E">
        <w:rPr>
          <w:b/>
        </w:rPr>
        <w:t>Layout:</w:t>
      </w:r>
      <w:r>
        <w:rPr>
          <w:b/>
        </w:rPr>
        <w:t xml:space="preserve"> </w:t>
      </w:r>
      <w:r w:rsidR="00187775" w:rsidRPr="00187775">
        <w:t>Dashboard tab</w:t>
      </w:r>
      <w:r w:rsidRPr="00187775">
        <w:t>:</w:t>
      </w:r>
      <w:r>
        <w:rPr>
          <w:b/>
        </w:rPr>
        <w:t xml:space="preserve"> </w:t>
      </w:r>
      <w:r w:rsidR="00EB723E" w:rsidRPr="00EB723E">
        <w:t xml:space="preserve">Enable WYSIWYG editor for biography </w:t>
      </w:r>
      <w:r w:rsidR="00187775">
        <w:t>–</w:t>
      </w:r>
      <w:r w:rsidR="00EB723E" w:rsidRPr="00EB723E">
        <w:t xml:space="preserve"> </w:t>
      </w:r>
      <w:r w:rsidR="00EB723E" w:rsidRPr="009F6237">
        <w:rPr>
          <w:i/>
        </w:rPr>
        <w:t>Yes</w:t>
      </w:r>
    </w:p>
    <w:p w14:paraId="734F9784" w14:textId="77777777" w:rsidR="00EB723E" w:rsidRPr="00187775" w:rsidRDefault="009F6237" w:rsidP="00EB723E">
      <w:pPr>
        <w:spacing w:after="0"/>
        <w:rPr>
          <w:b/>
          <w:i/>
        </w:rPr>
      </w:pPr>
      <w:r w:rsidRPr="00F80F66">
        <w:rPr>
          <w:b/>
        </w:rPr>
        <w:t>Settings</w:t>
      </w:r>
      <w:r w:rsidRPr="00F80F66">
        <w:t xml:space="preserve"> &gt; </w:t>
      </w:r>
      <w:r w:rsidR="00EB723E" w:rsidRPr="00EB723E">
        <w:rPr>
          <w:b/>
        </w:rPr>
        <w:t xml:space="preserve">Notifications: </w:t>
      </w:r>
      <w:r w:rsidR="00EB723E" w:rsidRPr="00EB723E">
        <w:t>Email templates</w:t>
      </w:r>
      <w:r w:rsidR="00187775">
        <w:t xml:space="preserve"> tab - </w:t>
      </w:r>
      <w:r w:rsidR="00187775" w:rsidRPr="00187775">
        <w:rPr>
          <w:i/>
        </w:rPr>
        <w:t xml:space="preserve">Enter appropriate email address, enter </w:t>
      </w:r>
      <w:r w:rsidR="00EB723E" w:rsidRPr="00187775">
        <w:rPr>
          <w:i/>
        </w:rPr>
        <w:t>Sender name and Email heading</w:t>
      </w:r>
      <w:r w:rsidR="00187775" w:rsidRPr="00187775">
        <w:rPr>
          <w:i/>
        </w:rPr>
        <w:t xml:space="preserve"> ‘</w:t>
      </w:r>
      <w:r w:rsidR="00EB723E" w:rsidRPr="00187775">
        <w:rPr>
          <w:i/>
        </w:rPr>
        <w:t>API Portal</w:t>
      </w:r>
      <w:r w:rsidR="00187775" w:rsidRPr="00187775">
        <w:rPr>
          <w:i/>
        </w:rPr>
        <w:t>’</w:t>
      </w:r>
    </w:p>
    <w:p w14:paraId="4F748CE7" w14:textId="77777777" w:rsidR="00EB723E" w:rsidRPr="00EB723E" w:rsidRDefault="009F6237" w:rsidP="00EB723E">
      <w:pPr>
        <w:spacing w:after="0"/>
        <w:rPr>
          <w:b/>
        </w:rPr>
      </w:pPr>
      <w:r w:rsidRPr="00F80F66">
        <w:rPr>
          <w:b/>
        </w:rPr>
        <w:t>Settings</w:t>
      </w:r>
      <w:r w:rsidRPr="00F80F66">
        <w:t xml:space="preserve"> &gt; </w:t>
      </w:r>
      <w:r w:rsidR="00EB723E" w:rsidRPr="00EB723E">
        <w:rPr>
          <w:b/>
        </w:rPr>
        <w:t xml:space="preserve">Social integrations: </w:t>
      </w:r>
      <w:r w:rsidR="00187775">
        <w:rPr>
          <w:b/>
        </w:rPr>
        <w:t xml:space="preserve"> </w:t>
      </w:r>
      <w:r w:rsidR="00EB723E" w:rsidRPr="00187775">
        <w:t>Twitter</w:t>
      </w:r>
      <w:r w:rsidR="00187775" w:rsidRPr="00187775">
        <w:t xml:space="preserve"> tab</w:t>
      </w:r>
      <w:r w:rsidR="00EB723E" w:rsidRPr="00187775">
        <w:t xml:space="preserve">: </w:t>
      </w:r>
      <w:r w:rsidR="00EB723E" w:rsidRPr="00EB723E">
        <w:t xml:space="preserve">Enable microbloggin - </w:t>
      </w:r>
      <w:r w:rsidR="00EB723E" w:rsidRPr="009F6237">
        <w:rPr>
          <w:i/>
        </w:rPr>
        <w:t>No</w:t>
      </w:r>
    </w:p>
    <w:p w14:paraId="454E4DC3" w14:textId="77777777"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00EB723E" w:rsidRPr="00187775">
        <w:t>Facebook</w:t>
      </w:r>
      <w:r w:rsidRPr="00187775">
        <w:t xml:space="preserve"> tab</w:t>
      </w:r>
      <w:r w:rsidR="00EB723E" w:rsidRPr="00187775">
        <w:t>:</w:t>
      </w:r>
      <w:r w:rsidRPr="00187775">
        <w:t xml:space="preserve">  General: </w:t>
      </w:r>
      <w:r w:rsidR="00EB723E" w:rsidRPr="00EB723E">
        <w:t xml:space="preserve">Enable FB likes on front page - </w:t>
      </w:r>
      <w:r w:rsidR="00EB723E" w:rsidRPr="009F6237">
        <w:rPr>
          <w:i/>
        </w:rPr>
        <w:t>Yes</w:t>
      </w:r>
    </w:p>
    <w:p w14:paraId="680A157E" w14:textId="77777777"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Pr="00187775">
        <w:t>Facebook tab:</w:t>
      </w:r>
      <w:r>
        <w:rPr>
          <w:b/>
        </w:rPr>
        <w:t xml:space="preserve">  </w:t>
      </w:r>
      <w:r w:rsidRPr="00187775">
        <w:t>Button style:</w:t>
      </w:r>
      <w:r>
        <w:rPr>
          <w:b/>
        </w:rPr>
        <w:t xml:space="preserve"> </w:t>
      </w:r>
      <w:r w:rsidR="00EB723E" w:rsidRPr="00EB723E">
        <w:t xml:space="preserve">Facebook like layout - </w:t>
      </w:r>
      <w:r w:rsidR="00EB723E" w:rsidRPr="00187775">
        <w:rPr>
          <w:i/>
        </w:rPr>
        <w:t>Small</w:t>
      </w:r>
    </w:p>
    <w:p w14:paraId="65E772F0" w14:textId="77777777" w:rsidR="00EB723E" w:rsidRPr="00EB723E" w:rsidRDefault="00187775" w:rsidP="00EB723E">
      <w:pPr>
        <w:spacing w:after="0"/>
        <w:rPr>
          <w:b/>
        </w:rPr>
      </w:pPr>
      <w:r w:rsidRPr="00F80F66">
        <w:rPr>
          <w:b/>
        </w:rPr>
        <w:t>Settings</w:t>
      </w:r>
      <w:r w:rsidRPr="00F80F66">
        <w:t xml:space="preserve"> &gt; </w:t>
      </w:r>
      <w:r w:rsidRPr="00EB723E">
        <w:rPr>
          <w:b/>
        </w:rPr>
        <w:t xml:space="preserve">Social integrations: </w:t>
      </w:r>
      <w:r w:rsidRPr="00187775">
        <w:t xml:space="preserve"> </w:t>
      </w:r>
      <w:r w:rsidR="00EB723E" w:rsidRPr="00187775">
        <w:t>Google</w:t>
      </w:r>
      <w:r w:rsidR="006721D2">
        <w:t xml:space="preserve"> </w:t>
      </w:r>
      <w:r w:rsidRPr="00187775">
        <w:t xml:space="preserve">tab: </w:t>
      </w:r>
      <w:r w:rsidR="00EB723E" w:rsidRPr="00187775">
        <w:t xml:space="preserve"> </w:t>
      </w:r>
      <w:r w:rsidR="00EB723E" w:rsidRPr="00EB723E">
        <w:t xml:space="preserve">Show buttons on front page - </w:t>
      </w:r>
      <w:r w:rsidR="00EB723E" w:rsidRPr="009F6237">
        <w:rPr>
          <w:i/>
        </w:rPr>
        <w:t>Yes</w:t>
      </w:r>
    </w:p>
    <w:p w14:paraId="7B315E2A" w14:textId="77777777"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00EB723E" w:rsidRPr="00187775">
        <w:t>LinkedIn</w:t>
      </w:r>
      <w:r w:rsidR="006721D2">
        <w:t xml:space="preserve"> tab</w:t>
      </w:r>
      <w:r w:rsidR="00EB723E" w:rsidRPr="00187775">
        <w:t>:</w:t>
      </w:r>
      <w:r>
        <w:t xml:space="preserve"> </w:t>
      </w:r>
      <w:r w:rsidR="00EB723E" w:rsidRPr="00EB723E">
        <w:t xml:space="preserve">Show buttons on front page - </w:t>
      </w:r>
      <w:r w:rsidR="00EB723E" w:rsidRPr="009F6237">
        <w:rPr>
          <w:i/>
        </w:rPr>
        <w:t>Yes</w:t>
      </w:r>
    </w:p>
    <w:p w14:paraId="2FF67090" w14:textId="77777777" w:rsidR="00EB723E" w:rsidRPr="00EB723E" w:rsidRDefault="00187775" w:rsidP="00EB723E">
      <w:pPr>
        <w:spacing w:after="0"/>
        <w:rPr>
          <w:b/>
        </w:rPr>
      </w:pPr>
      <w:r w:rsidRPr="00F80F66">
        <w:rPr>
          <w:b/>
        </w:rPr>
        <w:t>Settings</w:t>
      </w:r>
      <w:r w:rsidRPr="00F80F66">
        <w:t xml:space="preserve"> &gt; </w:t>
      </w:r>
      <w:r w:rsidRPr="00EB723E">
        <w:rPr>
          <w:b/>
        </w:rPr>
        <w:t xml:space="preserve">Social integrations: </w:t>
      </w:r>
      <w:r>
        <w:rPr>
          <w:b/>
        </w:rPr>
        <w:t xml:space="preserve"> </w:t>
      </w:r>
      <w:r w:rsidRPr="00187775">
        <w:t>LinkedIn</w:t>
      </w:r>
      <w:r w:rsidR="006721D2">
        <w:t xml:space="preserve"> tab </w:t>
      </w:r>
      <w:r w:rsidRPr="00187775">
        <w:t>:</w:t>
      </w:r>
      <w:r>
        <w:t xml:space="preserve"> </w:t>
      </w:r>
      <w:r w:rsidR="00EB723E" w:rsidRPr="00B7676E">
        <w:t>Button style:</w:t>
      </w:r>
      <w:r w:rsidR="00EB723E" w:rsidRPr="00EB723E">
        <w:rPr>
          <w:b/>
        </w:rPr>
        <w:t xml:space="preserve"> </w:t>
      </w:r>
      <w:r w:rsidR="00EB723E" w:rsidRPr="009F6237">
        <w:rPr>
          <w:i/>
        </w:rPr>
        <w:t>Small</w:t>
      </w:r>
    </w:p>
    <w:p w14:paraId="1C490F2B" w14:textId="77777777" w:rsidR="00EB723E" w:rsidRPr="00EB723E" w:rsidRDefault="00187775" w:rsidP="00EB723E">
      <w:pPr>
        <w:spacing w:after="0"/>
        <w:rPr>
          <w:b/>
        </w:rPr>
      </w:pPr>
      <w:r w:rsidRPr="00F80F66">
        <w:rPr>
          <w:b/>
        </w:rPr>
        <w:t>Settings</w:t>
      </w:r>
      <w:r w:rsidRPr="00F80F66">
        <w:t xml:space="preserve"> &gt; </w:t>
      </w:r>
      <w:r w:rsidRPr="00EB723E">
        <w:rPr>
          <w:b/>
        </w:rPr>
        <w:t xml:space="preserve">Social integrations: </w:t>
      </w:r>
      <w:r>
        <w:rPr>
          <w:b/>
        </w:rPr>
        <w:t xml:space="preserve"> </w:t>
      </w:r>
      <w:r w:rsidR="00EB723E" w:rsidRPr="00187775">
        <w:t>StumbleUpon</w:t>
      </w:r>
      <w:r w:rsidRPr="00187775">
        <w:t xml:space="preserve"> tab: </w:t>
      </w:r>
      <w:r w:rsidR="00EB723E" w:rsidRPr="00187775">
        <w:t xml:space="preserve"> Button style:</w:t>
      </w:r>
      <w:r w:rsidR="00EB723E" w:rsidRPr="00EB723E">
        <w:rPr>
          <w:b/>
        </w:rPr>
        <w:t xml:space="preserve"> </w:t>
      </w:r>
      <w:r w:rsidR="00EB723E" w:rsidRPr="009F6237">
        <w:rPr>
          <w:i/>
        </w:rPr>
        <w:t>Small</w:t>
      </w:r>
    </w:p>
    <w:p w14:paraId="39D7A9B5" w14:textId="77777777"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00EB723E" w:rsidRPr="00187775">
        <w:t>Pinterest</w:t>
      </w:r>
      <w:r w:rsidRPr="00187775">
        <w:t xml:space="preserve">  tab</w:t>
      </w:r>
      <w:r w:rsidR="00EB723E" w:rsidRPr="00187775">
        <w:t>:</w:t>
      </w:r>
      <w:r>
        <w:t xml:space="preserve"> </w:t>
      </w:r>
      <w:r w:rsidR="00EB723E" w:rsidRPr="00EB723E">
        <w:t xml:space="preserve">Enable Pinterest button - </w:t>
      </w:r>
      <w:r w:rsidR="00EB723E" w:rsidRPr="00187775">
        <w:rPr>
          <w:i/>
        </w:rPr>
        <w:t>No</w:t>
      </w:r>
    </w:p>
    <w:p w14:paraId="21964A5D" w14:textId="77777777" w:rsidR="00EB723E" w:rsidRPr="00EB723E" w:rsidRDefault="00187775" w:rsidP="00EB723E">
      <w:pPr>
        <w:spacing w:after="0"/>
      </w:pPr>
      <w:r w:rsidRPr="00F80F66">
        <w:rPr>
          <w:b/>
        </w:rPr>
        <w:t>Settings</w:t>
      </w:r>
      <w:r w:rsidRPr="00F80F66">
        <w:t xml:space="preserve"> &gt; </w:t>
      </w:r>
      <w:r w:rsidRPr="00EB723E">
        <w:rPr>
          <w:b/>
        </w:rPr>
        <w:t xml:space="preserve">Social integrations: </w:t>
      </w:r>
      <w:r>
        <w:rPr>
          <w:b/>
        </w:rPr>
        <w:t xml:space="preserve"> </w:t>
      </w:r>
      <w:r w:rsidRPr="00187775">
        <w:t>Pinterest  tab:</w:t>
      </w:r>
      <w:r>
        <w:t xml:space="preserve"> </w:t>
      </w:r>
      <w:r w:rsidR="00EB723E" w:rsidRPr="00EB723E">
        <w:t xml:space="preserve">Button style - </w:t>
      </w:r>
      <w:r w:rsidR="00EB723E" w:rsidRPr="00187775">
        <w:rPr>
          <w:i/>
        </w:rPr>
        <w:t>Small</w:t>
      </w:r>
    </w:p>
    <w:p w14:paraId="1DAFA1D0" w14:textId="77777777" w:rsidR="00222364" w:rsidRPr="000734DC" w:rsidRDefault="00222364" w:rsidP="00222364"/>
    <w:p w14:paraId="75DF5BBC" w14:textId="77777777" w:rsidR="00222364" w:rsidRPr="00783FA5" w:rsidRDefault="00222364" w:rsidP="00222364">
      <w:pPr>
        <w:pStyle w:val="Heading1"/>
        <w:numPr>
          <w:ilvl w:val="0"/>
          <w:numId w:val="0"/>
        </w:numPr>
        <w:ind w:left="-288"/>
      </w:pPr>
      <w:bookmarkStart w:id="512" w:name="_Toc411522707"/>
      <w:r w:rsidRPr="006721D2">
        <w:rPr>
          <w:color w:val="C00000"/>
        </w:rPr>
        <w:lastRenderedPageBreak/>
        <w:t xml:space="preserve">Addendum </w:t>
      </w:r>
      <w:r>
        <w:t>Theming and Custom Styles</w:t>
      </w:r>
      <w:bookmarkEnd w:id="512"/>
    </w:p>
    <w:p w14:paraId="14CF3DD3" w14:textId="77777777" w:rsidR="00222364" w:rsidRDefault="00222364" w:rsidP="00222364"/>
    <w:p w14:paraId="6D838B4F" w14:textId="77777777" w:rsidR="00222364" w:rsidRDefault="00222364" w:rsidP="00222364">
      <w:r>
        <w:t xml:space="preserve">API Portal extends the </w:t>
      </w:r>
      <w:r w:rsidRPr="00222364">
        <w:rPr>
          <w:b/>
          <w:i/>
        </w:rPr>
        <w:t>ThemeMagic</w:t>
      </w:r>
      <w:r>
        <w:t xml:space="preserve"> feature of the </w:t>
      </w:r>
      <w:r w:rsidRPr="00222364">
        <w:rPr>
          <w:b/>
          <w:i/>
        </w:rPr>
        <w:t>Purity III</w:t>
      </w:r>
      <w:r>
        <w:t xml:space="preserve"> template based on the </w:t>
      </w:r>
      <w:r w:rsidRPr="00222364">
        <w:rPr>
          <w:b/>
          <w:i/>
        </w:rPr>
        <w:t>T3</w:t>
      </w:r>
      <w:r>
        <w:t xml:space="preserve"> template framework. ThemeMagic provides an administrative GUI for creating themes and modifying theming variables, such as colors and fonts. A live preview shows how the theme configuration affects the site, prior to saving the changes.</w:t>
      </w:r>
    </w:p>
    <w:p w14:paraId="6A8456B9" w14:textId="77777777" w:rsidR="005E6A17" w:rsidRPr="006721D2" w:rsidRDefault="005E6A17" w:rsidP="005E6A17">
      <w:pPr>
        <w:pStyle w:val="ListParagraph"/>
        <w:numPr>
          <w:ilvl w:val="0"/>
          <w:numId w:val="23"/>
        </w:numPr>
        <w:rPr>
          <w:b/>
          <w:sz w:val="28"/>
          <w:szCs w:val="28"/>
        </w:rPr>
      </w:pPr>
      <w:r>
        <w:rPr>
          <w:b/>
          <w:sz w:val="28"/>
          <w:szCs w:val="28"/>
        </w:rPr>
        <w:t>Customization with ThemeMagic</w:t>
      </w:r>
    </w:p>
    <w:p w14:paraId="71FFEF50" w14:textId="77777777" w:rsidR="00222364" w:rsidRDefault="00222364" w:rsidP="00222364">
      <w:r>
        <w:t xml:space="preserve">To access ThemeMagic from the Joomla administrator UI, go to </w:t>
      </w:r>
      <w:r w:rsidRPr="00222364">
        <w:rPr>
          <w:i/>
        </w:rPr>
        <w:t>Extensions</w:t>
      </w:r>
      <w:r>
        <w:t xml:space="preserve"> &gt; </w:t>
      </w:r>
      <w:r w:rsidRPr="00222364">
        <w:rPr>
          <w:i/>
        </w:rPr>
        <w:t>Template Manager</w:t>
      </w:r>
      <w:r>
        <w:t xml:space="preserve"> &gt; </w:t>
      </w:r>
      <w:r w:rsidRPr="00222364">
        <w:rPr>
          <w:i/>
        </w:rPr>
        <w:t>Styles</w:t>
      </w:r>
      <w:r>
        <w:t xml:space="preserve"> &gt; </w:t>
      </w:r>
      <w:r w:rsidRPr="00222364">
        <w:rPr>
          <w:i/>
        </w:rPr>
        <w:t>purity_III - Default</w:t>
      </w:r>
      <w:r>
        <w:t xml:space="preserve"> and press the “ThemeMagic” button. </w:t>
      </w:r>
    </w:p>
    <w:p w14:paraId="028CD6CA" w14:textId="77777777" w:rsidR="00222364" w:rsidRDefault="00222364" w:rsidP="00222364">
      <w:r w:rsidRPr="00222364">
        <w:rPr>
          <w:b/>
        </w:rPr>
        <w:t>Note:</w:t>
      </w:r>
      <w:r>
        <w:t xml:space="preserve"> API Portal includes one theme named “axway.” Additional themes should be initially copied from the “axway” theme in order to work properly.</w:t>
      </w:r>
    </w:p>
    <w:p w14:paraId="7018A745" w14:textId="77777777" w:rsidR="00222364" w:rsidRDefault="00222364" w:rsidP="00222364">
      <w:r>
        <w:t>Theming variables are grouped into sections:</w:t>
      </w:r>
    </w:p>
    <w:p w14:paraId="7CD6027E" w14:textId="77777777" w:rsidR="00222364" w:rsidRDefault="00222364" w:rsidP="00222364">
      <w:pPr>
        <w:pStyle w:val="ListParagraph"/>
        <w:numPr>
          <w:ilvl w:val="0"/>
          <w:numId w:val="22"/>
        </w:numPr>
      </w:pPr>
      <w:r>
        <w:t xml:space="preserve">The </w:t>
      </w:r>
      <w:r w:rsidRPr="00222364">
        <w:rPr>
          <w:i/>
        </w:rPr>
        <w:t>Key Colors</w:t>
      </w:r>
      <w:r>
        <w:t xml:space="preserve"> section includes the base colors for all styles. The default key colors are sea blue and gray.</w:t>
      </w:r>
    </w:p>
    <w:p w14:paraId="392A996E" w14:textId="77777777" w:rsidR="00222364" w:rsidRDefault="00222364" w:rsidP="00222364">
      <w:pPr>
        <w:pStyle w:val="ListParagraph"/>
        <w:numPr>
          <w:ilvl w:val="0"/>
          <w:numId w:val="22"/>
        </w:numPr>
      </w:pPr>
      <w:r>
        <w:t xml:space="preserve">The </w:t>
      </w:r>
      <w:r w:rsidRPr="00222364">
        <w:rPr>
          <w:i/>
        </w:rPr>
        <w:t>Basic Colors</w:t>
      </w:r>
      <w:r>
        <w:t xml:space="preserve"> section further distinguishes colors by the major UI elements such as buttons and menus. The default values for the basic colors are based on the key colors, but can be overridden for control over the styles of individual UI elements.</w:t>
      </w:r>
    </w:p>
    <w:p w14:paraId="324CDBF7" w14:textId="77777777" w:rsidR="00222364" w:rsidRDefault="00222364" w:rsidP="00222364">
      <w:pPr>
        <w:pStyle w:val="ListParagraph"/>
        <w:numPr>
          <w:ilvl w:val="0"/>
          <w:numId w:val="22"/>
        </w:numPr>
      </w:pPr>
      <w:r>
        <w:t xml:space="preserve">The </w:t>
      </w:r>
      <w:r w:rsidRPr="00222364">
        <w:rPr>
          <w:i/>
        </w:rPr>
        <w:t>Global Fonts</w:t>
      </w:r>
      <w:r>
        <w:t xml:space="preserve"> and </w:t>
      </w:r>
      <w:r w:rsidRPr="00222364">
        <w:rPr>
          <w:i/>
        </w:rPr>
        <w:t>Headings</w:t>
      </w:r>
      <w:r>
        <w:t xml:space="preserve"> sections provide control over the typefaces and sizes of the main text elements.</w:t>
      </w:r>
    </w:p>
    <w:p w14:paraId="499F65C0" w14:textId="77777777" w:rsidR="00222364" w:rsidRPr="00222364" w:rsidRDefault="00222364" w:rsidP="00222364">
      <w:pPr>
        <w:pStyle w:val="ListParagraph"/>
        <w:numPr>
          <w:ilvl w:val="0"/>
          <w:numId w:val="22"/>
        </w:numPr>
      </w:pPr>
      <w:r>
        <w:t>The remaining sections allow fine-grained customization of the UI elements, if needed. Most of the variables in these sections are based on the basic color variables.</w:t>
      </w:r>
    </w:p>
    <w:p w14:paraId="030F5A7C" w14:textId="77777777" w:rsidR="00222364" w:rsidRDefault="00222364" w:rsidP="00222364">
      <w:r w:rsidRPr="00222364">
        <w:rPr>
          <w:b/>
        </w:rPr>
        <w:t>Note:</w:t>
      </w:r>
      <w:r>
        <w:t xml:space="preserve"> Variable names begin with the “@” character, as per the </w:t>
      </w:r>
      <w:hyperlink r:id="rId63" w:history="1">
        <w:r w:rsidRPr="00222364">
          <w:rPr>
            <w:rStyle w:val="Hyperlink"/>
          </w:rPr>
          <w:t>Less</w:t>
        </w:r>
      </w:hyperlink>
      <w:r>
        <w:t xml:space="preserve"> language. The variables, as well as Less expressions and functions, can be used to set the value of any variable.</w:t>
      </w:r>
    </w:p>
    <w:p w14:paraId="7F0EF174" w14:textId="77777777" w:rsidR="00222364" w:rsidRPr="006721D2" w:rsidRDefault="00222364" w:rsidP="00222364">
      <w:pPr>
        <w:pStyle w:val="ListParagraph"/>
        <w:numPr>
          <w:ilvl w:val="0"/>
          <w:numId w:val="23"/>
        </w:numPr>
        <w:rPr>
          <w:b/>
          <w:sz w:val="28"/>
          <w:szCs w:val="28"/>
        </w:rPr>
      </w:pPr>
      <w:r>
        <w:rPr>
          <w:b/>
          <w:sz w:val="28"/>
          <w:szCs w:val="28"/>
        </w:rPr>
        <w:t>Configuration Files</w:t>
      </w:r>
    </w:p>
    <w:p w14:paraId="7B51E800" w14:textId="77777777" w:rsidR="00222364" w:rsidRDefault="00222364" w:rsidP="00222364">
      <w:r>
        <w:t xml:space="preserve">API Portal includes files added to the Purity III template’s folders and files replacing those belonging to the Purity III template. </w:t>
      </w:r>
      <w:r w:rsidR="00D159AD">
        <w:t>All paths are relative to the purity_iii template folder.</w:t>
      </w:r>
    </w:p>
    <w:p w14:paraId="103E3852" w14:textId="77777777" w:rsidR="00D159AD" w:rsidRPr="00EB723E" w:rsidRDefault="00222364" w:rsidP="00D159AD">
      <w:pPr>
        <w:spacing w:after="0"/>
        <w:jc w:val="center"/>
        <w:rPr>
          <w:b/>
        </w:rPr>
      </w:pPr>
      <w:r>
        <w:rPr>
          <w:b/>
        </w:rPr>
        <w:t>Files Added</w:t>
      </w:r>
      <w:r w:rsidR="00D159AD">
        <w:rPr>
          <w:b/>
        </w:rPr>
        <w:br/>
      </w:r>
    </w:p>
    <w:p w14:paraId="3E03600E" w14:textId="77777777" w:rsidR="00222364" w:rsidRDefault="00222364" w:rsidP="00222364">
      <w:r w:rsidRPr="00D159AD">
        <w:rPr>
          <w:b/>
        </w:rPr>
        <w:t>less/custom-themed.less:</w:t>
      </w:r>
      <w:r>
        <w:t xml:space="preserve"> The main Less file that compiles all custom styles for API Portal.</w:t>
      </w:r>
    </w:p>
    <w:p w14:paraId="2288D0C1" w14:textId="77777777" w:rsidR="00222364" w:rsidRDefault="00222364" w:rsidP="00222364">
      <w:r w:rsidRPr="00D159AD">
        <w:rPr>
          <w:b/>
        </w:rPr>
        <w:t>less/variables-themed.less:</w:t>
      </w:r>
      <w:r>
        <w:t xml:space="preserve"> </w:t>
      </w:r>
      <w:r w:rsidR="00D159AD">
        <w:t xml:space="preserve">Defines </w:t>
      </w:r>
      <w:r>
        <w:t>all</w:t>
      </w:r>
      <w:r w:rsidR="00D159AD">
        <w:t xml:space="preserve"> customizable variables and their default values.</w:t>
      </w:r>
    </w:p>
    <w:p w14:paraId="75BD4384" w14:textId="77777777" w:rsidR="00222364" w:rsidRDefault="00222364" w:rsidP="00222364">
      <w:r w:rsidRPr="00D159AD">
        <w:rPr>
          <w:b/>
        </w:rPr>
        <w:lastRenderedPageBreak/>
        <w:t>less/custom-styles.less:</w:t>
      </w:r>
      <w:r w:rsidR="00D159AD">
        <w:t xml:space="preserve"> Defines all styles used by API Portal. Styles are based on the theme variables defined in </w:t>
      </w:r>
      <w:r w:rsidR="00D159AD" w:rsidRPr="00D159AD">
        <w:rPr>
          <w:i/>
        </w:rPr>
        <w:t>variables-themed.less</w:t>
      </w:r>
      <w:r w:rsidR="00D159AD">
        <w:t xml:space="preserve"> and possibly customized in the theme’s </w:t>
      </w:r>
      <w:r w:rsidR="00D159AD" w:rsidRPr="00D159AD">
        <w:rPr>
          <w:i/>
        </w:rPr>
        <w:t>variables-custom.less</w:t>
      </w:r>
      <w:r w:rsidR="00D159AD">
        <w:t>.</w:t>
      </w:r>
    </w:p>
    <w:p w14:paraId="78D42320" w14:textId="77777777" w:rsidR="00222364" w:rsidRDefault="00222364" w:rsidP="00222364">
      <w:r w:rsidRPr="00D159AD">
        <w:rPr>
          <w:b/>
        </w:rPr>
        <w:t>less/vars-a5.less:</w:t>
      </w:r>
      <w:r w:rsidR="00D159AD">
        <w:t xml:space="preserve"> Constants for the Axway5 style after which the default API Portal style is based.</w:t>
      </w:r>
    </w:p>
    <w:p w14:paraId="7D546C58" w14:textId="77777777" w:rsidR="00D159AD" w:rsidRDefault="00D159AD" w:rsidP="00D159AD">
      <w:r w:rsidRPr="00D159AD">
        <w:rPr>
          <w:b/>
        </w:rPr>
        <w:t>less/themes/axway/template.less:</w:t>
      </w:r>
      <w:r>
        <w:t xml:space="preserve"> Styles for the theme. Imports </w:t>
      </w:r>
      <w:r w:rsidRPr="00D159AD">
        <w:rPr>
          <w:i/>
        </w:rPr>
        <w:t>custom-styles.less</w:t>
      </w:r>
      <w:r>
        <w:t>.</w:t>
      </w:r>
    </w:p>
    <w:p w14:paraId="2ACD7790" w14:textId="77777777" w:rsidR="00222364" w:rsidRDefault="00222364" w:rsidP="00222364">
      <w:r w:rsidRPr="00D159AD">
        <w:rPr>
          <w:b/>
        </w:rPr>
        <w:t>less/themes/axway/variables.less:</w:t>
      </w:r>
      <w:r w:rsidR="00D159AD">
        <w:t xml:space="preserve"> Theme values customized via a file editor. Imports </w:t>
      </w:r>
      <w:r w:rsidR="00D159AD" w:rsidRPr="00D159AD">
        <w:rPr>
          <w:i/>
        </w:rPr>
        <w:t>variables-themed.less</w:t>
      </w:r>
      <w:r w:rsidR="00D159AD">
        <w:t>.</w:t>
      </w:r>
    </w:p>
    <w:p w14:paraId="27709213" w14:textId="77777777" w:rsidR="00222364" w:rsidRDefault="00222364" w:rsidP="00222364">
      <w:r w:rsidRPr="00D159AD">
        <w:rPr>
          <w:b/>
        </w:rPr>
        <w:t>less/themes/axway/variables-custom.less:</w:t>
      </w:r>
      <w:r w:rsidR="00D159AD">
        <w:t xml:space="preserve"> Theme values customized via the ThemeMagic GUI. Do not edit this file manually.</w:t>
      </w:r>
    </w:p>
    <w:p w14:paraId="24A0B6AD" w14:textId="77777777" w:rsidR="00D159AD" w:rsidRPr="00EB723E" w:rsidRDefault="00222364" w:rsidP="00D159AD">
      <w:pPr>
        <w:spacing w:after="0"/>
        <w:jc w:val="center"/>
        <w:rPr>
          <w:b/>
        </w:rPr>
      </w:pPr>
      <w:r>
        <w:rPr>
          <w:b/>
        </w:rPr>
        <w:t>Purity III Files Replaced</w:t>
      </w:r>
      <w:r w:rsidR="00D159AD">
        <w:rPr>
          <w:b/>
        </w:rPr>
        <w:br/>
      </w:r>
    </w:p>
    <w:p w14:paraId="448CC12C" w14:textId="77777777" w:rsidR="00222364" w:rsidRDefault="00222364" w:rsidP="00222364">
      <w:r w:rsidRPr="00D159AD">
        <w:rPr>
          <w:b/>
        </w:rPr>
        <w:t>thememagic.xml</w:t>
      </w:r>
      <w:r w:rsidR="00D159AD" w:rsidRPr="00D159AD">
        <w:rPr>
          <w:b/>
        </w:rPr>
        <w:t>:</w:t>
      </w:r>
      <w:r w:rsidR="00D159AD">
        <w:t xml:space="preserve"> Configuration for the ThemeMagic GUI.</w:t>
      </w:r>
    </w:p>
    <w:p w14:paraId="66DB82E8" w14:textId="77777777" w:rsidR="00D159AD" w:rsidRPr="00D159AD" w:rsidRDefault="00D159AD" w:rsidP="00222364">
      <w:r w:rsidRPr="00D159AD">
        <w:rPr>
          <w:b/>
        </w:rPr>
        <w:t>language/en-GB/en-GB.tpl_purity_iii.ini:</w:t>
      </w:r>
      <w:r w:rsidRPr="00D159AD">
        <w:t xml:space="preserve"> Language strings displayed in the ThemeMagic GUI. </w:t>
      </w:r>
      <w:r>
        <w:t xml:space="preserve">In order to be utilized by ThemeMagic, this file must be copied to Joomla’s main language folder, </w:t>
      </w:r>
      <w:r w:rsidRPr="00D159AD">
        <w:rPr>
          <w:i/>
        </w:rPr>
        <w:t>language/en-GB/en-GB.tpl_purity_iii.ini</w:t>
      </w:r>
      <w:r>
        <w:t>. The copy is done when the API Portal plugin is installed.</w:t>
      </w:r>
    </w:p>
    <w:p w14:paraId="0E39FAE4" w14:textId="77777777" w:rsidR="00222364" w:rsidRDefault="00222364" w:rsidP="00222364">
      <w:r w:rsidRPr="00D159AD">
        <w:rPr>
          <w:b/>
        </w:rPr>
        <w:t>less/variables.less</w:t>
      </w:r>
      <w:r w:rsidR="00D159AD" w:rsidRPr="00D159AD">
        <w:rPr>
          <w:b/>
        </w:rPr>
        <w:t>:</w:t>
      </w:r>
      <w:r w:rsidR="00D159AD">
        <w:t xml:space="preserve"> Global variables for the Purity III template. Default values for theming variables must be defined in this file, therefore the contents of </w:t>
      </w:r>
      <w:r w:rsidR="00D159AD" w:rsidRPr="00D159AD">
        <w:rPr>
          <w:i/>
        </w:rPr>
        <w:t>variables-themed.less</w:t>
      </w:r>
      <w:r w:rsidR="00D159AD">
        <w:t xml:space="preserve"> should be included at the bottom of this file.</w:t>
      </w:r>
    </w:p>
    <w:p w14:paraId="615AB2ED" w14:textId="77777777" w:rsidR="00D159AD" w:rsidRPr="00EB723E" w:rsidRDefault="00D159AD" w:rsidP="00D159AD">
      <w:pPr>
        <w:spacing w:after="0"/>
        <w:jc w:val="center"/>
        <w:rPr>
          <w:b/>
        </w:rPr>
      </w:pPr>
      <w:r>
        <w:rPr>
          <w:b/>
        </w:rPr>
        <w:t>Notes about Updating Purity III, T3, or API Portal</w:t>
      </w:r>
      <w:r>
        <w:rPr>
          <w:b/>
        </w:rPr>
        <w:br/>
      </w:r>
    </w:p>
    <w:p w14:paraId="6F8F0D7B" w14:textId="77777777" w:rsidR="00222364" w:rsidRDefault="00D159AD" w:rsidP="00222364">
      <w:r>
        <w:t>The Purity III files replaced by the API Portal plugin should be backed up prior to updating the template or framework, then restored or merged afterwards.</w:t>
      </w:r>
    </w:p>
    <w:p w14:paraId="5E050A4A" w14:textId="77777777" w:rsidR="00D159AD" w:rsidRDefault="00D159AD" w:rsidP="00222364">
      <w:r>
        <w:t>If the “axway” theme or any file mentioned above has been customized, backups should be made prior to updating the API Portal plugin to avoid losing those customizations. Merging may be required after the update.</w:t>
      </w:r>
    </w:p>
    <w:p w14:paraId="02689439" w14:textId="77777777" w:rsidR="005E6A17" w:rsidRPr="00EB723E" w:rsidRDefault="005E6A17" w:rsidP="005E6A17">
      <w:pPr>
        <w:spacing w:after="0"/>
        <w:jc w:val="center"/>
        <w:rPr>
          <w:b/>
        </w:rPr>
      </w:pPr>
      <w:r>
        <w:rPr>
          <w:b/>
        </w:rPr>
        <w:t>Adding a Custom Stylesheet</w:t>
      </w:r>
      <w:r>
        <w:rPr>
          <w:b/>
        </w:rPr>
        <w:br/>
      </w:r>
    </w:p>
    <w:p w14:paraId="010B124C" w14:textId="77777777" w:rsidR="005E6A17" w:rsidRDefault="005E6A17" w:rsidP="005E6A17">
      <w:r>
        <w:t xml:space="preserve">Additional styles that rely on the customizable variables can be added to </w:t>
      </w:r>
      <w:r w:rsidRPr="005E6A17">
        <w:rPr>
          <w:i/>
        </w:rPr>
        <w:t>custom-styles.less</w:t>
      </w:r>
      <w:r>
        <w:t xml:space="preserve">. A safer way that avoids being overwritten during plugin updates is to create a new less file and import it from </w:t>
      </w:r>
      <w:r w:rsidRPr="005E6A17">
        <w:rPr>
          <w:i/>
        </w:rPr>
        <w:t>custom-themed.less</w:t>
      </w:r>
      <w:r>
        <w:t>.</w:t>
      </w:r>
    </w:p>
    <w:p w14:paraId="20C99AF2" w14:textId="77777777" w:rsidR="005E6A17" w:rsidRPr="005E6A17" w:rsidRDefault="005E6A17" w:rsidP="005E6A17">
      <w:r>
        <w:t xml:space="preserve">When styles are modified, the .less files should be compiled to CSS using the “&lt;/&gt; LESS to CSS” button on the </w:t>
      </w:r>
      <w:r w:rsidRPr="005E6A17">
        <w:rPr>
          <w:i/>
        </w:rPr>
        <w:t xml:space="preserve">Purity III </w:t>
      </w:r>
      <w:r>
        <w:rPr>
          <w:i/>
        </w:rPr>
        <w:t>–</w:t>
      </w:r>
      <w:r w:rsidRPr="005E6A17">
        <w:rPr>
          <w:i/>
        </w:rPr>
        <w:t xml:space="preserve"> Default</w:t>
      </w:r>
      <w:r>
        <w:t xml:space="preserve"> configuration screen.</w:t>
      </w:r>
    </w:p>
    <w:p w14:paraId="7149FC43" w14:textId="77777777" w:rsidR="005E6A17" w:rsidRDefault="005E6A17" w:rsidP="005E6A17">
      <w:r>
        <w:t xml:space="preserve">T3 provides a simple way to add a custom stylesheet. It will always attempt to load a CSS file called </w:t>
      </w:r>
      <w:r w:rsidRPr="00D159AD">
        <w:rPr>
          <w:i/>
        </w:rPr>
        <w:t>custom.css</w:t>
      </w:r>
      <w:r>
        <w:rPr>
          <w:i/>
        </w:rPr>
        <w:t xml:space="preserve"> </w:t>
      </w:r>
      <w:r>
        <w:t xml:space="preserve">(usually located in Purity’s </w:t>
      </w:r>
      <w:r w:rsidRPr="00D159AD">
        <w:rPr>
          <w:i/>
        </w:rPr>
        <w:t>css</w:t>
      </w:r>
      <w:r>
        <w:t xml:space="preserve"> folder).</w:t>
      </w:r>
    </w:p>
    <w:p w14:paraId="3E5F98E7" w14:textId="77777777" w:rsidR="00D159AD" w:rsidRDefault="005E6A17" w:rsidP="00222364">
      <w:r w:rsidRPr="005E6A17">
        <w:rPr>
          <w:b/>
        </w:rPr>
        <w:lastRenderedPageBreak/>
        <w:t xml:space="preserve">Note: </w:t>
      </w:r>
      <w:r>
        <w:t xml:space="preserve">If Less functionality is needed in the custom stylesheet, create </w:t>
      </w:r>
      <w:r w:rsidRPr="00D159AD">
        <w:rPr>
          <w:i/>
        </w:rPr>
        <w:t>less/custom.less</w:t>
      </w:r>
      <w:r>
        <w:t xml:space="preserve"> which will then compile to </w:t>
      </w:r>
      <w:r w:rsidRPr="00D159AD">
        <w:rPr>
          <w:i/>
        </w:rPr>
        <w:t>custom.css</w:t>
      </w:r>
      <w:r>
        <w:t xml:space="preserve">. This technique has a limitation in that styles defined in </w:t>
      </w:r>
      <w:r w:rsidRPr="00D159AD">
        <w:rPr>
          <w:i/>
        </w:rPr>
        <w:t>custom.less</w:t>
      </w:r>
      <w:r>
        <w:t xml:space="preserve"> are independent of the template’s stylesheet and do not render with updated variable values in ThemeMagic’s preview.</w:t>
      </w:r>
    </w:p>
    <w:p w14:paraId="7479B034" w14:textId="77777777" w:rsidR="005E6A17" w:rsidRPr="00222364" w:rsidRDefault="005E6A17" w:rsidP="00222364"/>
    <w:sectPr w:rsidR="005E6A17" w:rsidRPr="00222364" w:rsidSect="00A6367E">
      <w:footerReference w:type="default" r:id="rId64"/>
      <w:pgSz w:w="12240" w:h="15840" w:code="1"/>
      <w:pgMar w:top="1440" w:right="1080" w:bottom="1440" w:left="1080" w:header="360"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91447" w14:textId="77777777" w:rsidR="00896333" w:rsidRDefault="00896333" w:rsidP="00DA5D20">
      <w:r>
        <w:separator/>
      </w:r>
    </w:p>
    <w:p w14:paraId="52FBB8DD" w14:textId="77777777" w:rsidR="00896333" w:rsidRDefault="00896333" w:rsidP="00DA5D20"/>
    <w:p w14:paraId="1DEFE4A8" w14:textId="77777777" w:rsidR="00896333" w:rsidRDefault="00896333" w:rsidP="00DA5D20"/>
  </w:endnote>
  <w:endnote w:type="continuationSeparator" w:id="0">
    <w:p w14:paraId="5303EC0A" w14:textId="77777777" w:rsidR="00896333" w:rsidRDefault="00896333" w:rsidP="00DA5D20">
      <w:r>
        <w:continuationSeparator/>
      </w:r>
    </w:p>
    <w:p w14:paraId="588323C8" w14:textId="77777777" w:rsidR="00896333" w:rsidRDefault="00896333" w:rsidP="00DA5D20"/>
    <w:p w14:paraId="3A009BEE" w14:textId="77777777" w:rsidR="00896333" w:rsidRDefault="00896333" w:rsidP="00DA5D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Eras Medium ITC">
    <w:panose1 w:val="020B06020305040208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Square721 Ex BT">
    <w:altName w:val="Arial"/>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E7D6E" w14:textId="77777777" w:rsidR="00DA57B5" w:rsidRDefault="00DA57B5" w:rsidP="00DA5D2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40EDC9F" w14:textId="77777777" w:rsidR="00DA57B5" w:rsidRDefault="00DA57B5" w:rsidP="00DA5D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400ED" w14:textId="77777777" w:rsidR="00DA57B5" w:rsidRDefault="00896333" w:rsidP="00DA5D20">
    <w:pPr>
      <w:pStyle w:val="Footer"/>
    </w:pPr>
    <w:r>
      <w:rPr>
        <w:noProof/>
      </w:rPr>
      <w:pict w14:anchorId="783FCE8E">
        <v:shapetype id="_x0000_t202" coordsize="21600,21600" o:spt="202" path="m,l,21600r21600,l21600,xe">
          <v:stroke joinstyle="miter"/>
          <v:path gradientshapeok="t" o:connecttype="rect"/>
        </v:shapetype>
        <v:shape id="Text Box 40" o:spid="_x0000_s2060" type="#_x0000_t202" style="position:absolute;margin-left:23.3pt;margin-top:794.15pt;width:115.9pt;height:25.1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8kuQIAALs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" filled="f" stroked="f" strokecolor="red">
          <v:textbox style="mso-next-textbox:#Text Box 40">
            <w:txbxContent>
              <w:p w14:paraId="290716EB" w14:textId="77777777" w:rsidR="00DA57B5" w:rsidRPr="006C4816" w:rsidRDefault="00DA57B5" w:rsidP="00DA5D20"/>
            </w:txbxContent>
          </v:textbox>
          <w10:wrap anchorx="page" anchory="page"/>
          <w10:anchorlock/>
        </v:shape>
      </w:pict>
    </w:r>
    <w:r>
      <w:rPr>
        <w:noProof/>
      </w:rPr>
      <w:pict w14:anchorId="42E4243B">
        <v:rect id="Rectangle 7" o:spid="_x0000_s2059" style="position:absolute;margin-left:28.35pt;margin-top:796.65pt;width:180pt;height:9pt;z-index:251651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" fillcolor="gray" stroked="f" strokecolor="#030">
          <w10:wrap anchorx="page" anchory="page"/>
          <w10:anchorlock/>
        </v:rect>
      </w:pict>
    </w:r>
    <w:r>
      <w:rPr>
        <w:noProof/>
      </w:rPr>
      <w:pict w14:anchorId="454ED502">
        <v:rect id="Rectangle 8" o:spid="_x0000_s2058" style="position:absolute;margin-left:207.3pt;margin-top:796.65pt;width:5in;height:9pt;z-index:25165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" fillcolor="#c00" stroked="f">
          <w10:wrap anchorx="page" anchory="page"/>
          <w10:anchorlock/>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43" w:type="dxa"/>
      <w:tblInd w:w="-781" w:type="dxa"/>
      <w:tblCellMar>
        <w:left w:w="70" w:type="dxa"/>
        <w:right w:w="70" w:type="dxa"/>
      </w:tblCellMar>
      <w:tblLook w:val="0000" w:firstRow="0" w:lastRow="0" w:firstColumn="0" w:lastColumn="0" w:noHBand="0" w:noVBand="0"/>
    </w:tblPr>
    <w:tblGrid>
      <w:gridCol w:w="3545"/>
      <w:gridCol w:w="6306"/>
      <w:gridCol w:w="992"/>
    </w:tblGrid>
    <w:tr w:rsidR="00DA57B5" w:rsidRPr="00B6646D" w14:paraId="503450D6" w14:textId="77777777">
      <w:trPr>
        <w:trHeight w:val="284"/>
      </w:trPr>
      <w:tc>
        <w:tcPr>
          <w:tcW w:w="3545" w:type="dxa"/>
          <w:vAlign w:val="center"/>
        </w:tcPr>
        <w:p w14:paraId="04FAAEC7" w14:textId="77777777" w:rsidR="00DA57B5" w:rsidRDefault="00DA57B5" w:rsidP="004A4694">
          <w:pPr>
            <w:pStyle w:val="FooterStyle"/>
          </w:pPr>
        </w:p>
      </w:tc>
      <w:tc>
        <w:tcPr>
          <w:tcW w:w="6306" w:type="dxa"/>
          <w:vAlign w:val="center"/>
        </w:tcPr>
        <w:p w14:paraId="200FABD0" w14:textId="77777777" w:rsidR="00DA57B5" w:rsidRDefault="00DA57B5" w:rsidP="00AC454E">
          <w:pPr>
            <w:pStyle w:val="FooterStyle"/>
          </w:pPr>
        </w:p>
      </w:tc>
      <w:tc>
        <w:tcPr>
          <w:tcW w:w="992" w:type="dxa"/>
          <w:vAlign w:val="center"/>
        </w:tcPr>
        <w:p w14:paraId="143F01CA" w14:textId="77777777" w:rsidR="00DA57B5" w:rsidRPr="00B6646D" w:rsidRDefault="00DA57B5" w:rsidP="00DA5D20">
          <w:pPr>
            <w:pStyle w:val="Footer"/>
            <w:rPr>
              <w:rFonts w:ascii="Arial" w:hAnsi="Arial" w:cs="Arial"/>
            </w:rPr>
          </w:pPr>
          <w:r w:rsidRPr="00B6646D">
            <w:rPr>
              <w:rStyle w:val="PageNumber"/>
            </w:rPr>
            <w:fldChar w:fldCharType="begin"/>
          </w:r>
          <w:r w:rsidRPr="00B6646D">
            <w:rPr>
              <w:rStyle w:val="PageNumber"/>
            </w:rPr>
            <w:instrText xml:space="preserve"> PAGE </w:instrText>
          </w:r>
          <w:r w:rsidRPr="00B6646D">
            <w:rPr>
              <w:rStyle w:val="PageNumber"/>
            </w:rPr>
            <w:fldChar w:fldCharType="separate"/>
          </w:r>
          <w:r w:rsidR="00B27A10">
            <w:rPr>
              <w:rStyle w:val="PageNumber"/>
              <w:noProof/>
            </w:rPr>
            <w:t>i</w:t>
          </w:r>
          <w:r w:rsidRPr="00B6646D">
            <w:rPr>
              <w:rStyle w:val="PageNumber"/>
            </w:rPr>
            <w:fldChar w:fldCharType="end"/>
          </w:r>
        </w:p>
      </w:tc>
    </w:tr>
  </w:tbl>
  <w:p w14:paraId="020E1343" w14:textId="77777777" w:rsidR="00DA57B5" w:rsidRDefault="00DA57B5" w:rsidP="00DA5D20">
    <w:pPr>
      <w:pStyle w:val="Footer"/>
    </w:pPr>
  </w:p>
  <w:p w14:paraId="7105ABEE" w14:textId="77777777" w:rsidR="00DA57B5" w:rsidRDefault="00896333" w:rsidP="00DA5D20">
    <w:pPr>
      <w:pStyle w:val="Footer"/>
    </w:pPr>
    <w:r>
      <w:rPr>
        <w:noProof/>
      </w:rPr>
      <w:pict w14:anchorId="7C4E84F1">
        <v:rect id="Rectangle 30" o:spid="_x0000_s2057" style="position:absolute;margin-left:208pt;margin-top:795.15pt;width:5in;height:9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" fillcolor="#c00" stroked="f">
          <w10:wrap anchorx="page" anchory="page"/>
          <w10:anchorlock/>
        </v:rect>
      </w:pict>
    </w:r>
    <w:r>
      <w:rPr>
        <w:noProof/>
      </w:rPr>
      <w:pict w14:anchorId="6B4EFBDF">
        <v:rect id="Rectangle 29" o:spid="_x0000_s2056" style="position:absolute;margin-left:28.05pt;margin-top:795.15pt;width:180pt;height: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" fillcolor="gray" stroked="f">
          <w10:wrap anchorx="page" anchory="page"/>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0E847" w14:textId="77777777" w:rsidR="00DA57B5" w:rsidRDefault="00896333">
    <w:pPr>
      <w:pStyle w:val="DocRef"/>
      <w:tabs>
        <w:tab w:val="left" w:pos="980"/>
      </w:tabs>
    </w:pPr>
    <w:r>
      <w:rPr>
        <w:noProof/>
        <w:lang w:eastAsia="en-US"/>
      </w:rPr>
      <w:pict w14:anchorId="5021909F">
        <v:rect id="Rectangle 10" o:spid="_x0000_s2055" style="position:absolute;margin-left:28.35pt;margin-top:796.65pt;width:180pt;height:9pt;z-index:251654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" fillcolor="gray" stroked="f">
          <w10:wrap anchorx="page" anchory="page"/>
        </v:rect>
      </w:pict>
    </w:r>
    <w:r>
      <w:rPr>
        <w:noProof/>
        <w:lang w:eastAsia="en-US"/>
      </w:rPr>
      <w:pict w14:anchorId="32B61248">
        <v:rect id="Rectangle 12" o:spid="_x0000_s2054" style="position:absolute;margin-left:207.25pt;margin-top:796.65pt;width:5in;height:9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" fillcolor="#c00" stroked="f">
          <w10:wrap anchorx="page" anchory="page"/>
          <w10:anchorlock/>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6609" w:type="dxa"/>
      <w:tblInd w:w="-781" w:type="dxa"/>
      <w:tblCellMar>
        <w:left w:w="70" w:type="dxa"/>
        <w:right w:w="70" w:type="dxa"/>
      </w:tblCellMar>
      <w:tblLook w:val="0000" w:firstRow="0" w:lastRow="0" w:firstColumn="0" w:lastColumn="0" w:noHBand="0" w:noVBand="0"/>
    </w:tblPr>
    <w:tblGrid>
      <w:gridCol w:w="9941"/>
      <w:gridCol w:w="5664"/>
      <w:gridCol w:w="1004"/>
    </w:tblGrid>
    <w:tr w:rsidR="00DA57B5" w:rsidRPr="00B6646D" w14:paraId="0D3E742D" w14:textId="77777777" w:rsidTr="000F05A4">
      <w:trPr>
        <w:trHeight w:val="488"/>
      </w:trPr>
      <w:tc>
        <w:tcPr>
          <w:tcW w:w="9941" w:type="dxa"/>
          <w:vAlign w:val="center"/>
        </w:tcPr>
        <w:p w14:paraId="7F89CEF4" w14:textId="77777777" w:rsidR="00DA57B5" w:rsidRPr="008408B2" w:rsidRDefault="00DA57B5" w:rsidP="005E54AD">
          <w:pPr>
            <w:pStyle w:val="FooterStyle"/>
            <w:ind w:left="331"/>
            <w:rPr>
              <w:rFonts w:ascii="Cambria" w:hAnsi="Cambria"/>
              <w:sz w:val="22"/>
              <w:szCs w:val="22"/>
            </w:rPr>
          </w:pPr>
          <w:r w:rsidRPr="008408B2">
            <w:rPr>
              <w:rFonts w:ascii="Cambria" w:hAnsi="Cambria"/>
              <w:sz w:val="22"/>
              <w:szCs w:val="22"/>
            </w:rPr>
            <w:t xml:space="preserve">Guide to Operations – </w:t>
          </w:r>
          <w:r>
            <w:rPr>
              <w:rFonts w:ascii="Cambria" w:hAnsi="Cambria"/>
              <w:sz w:val="22"/>
              <w:szCs w:val="22"/>
            </w:rPr>
            <w:t>API Portal for A</w:t>
          </w:r>
          <w:r w:rsidRPr="00E376F4">
            <w:rPr>
              <w:rFonts w:ascii="Cambria" w:hAnsi="Cambria"/>
              <w:b/>
              <w:color w:val="FF0000"/>
              <w:sz w:val="22"/>
              <w:szCs w:val="22"/>
            </w:rPr>
            <w:t>x</w:t>
          </w:r>
          <w:r>
            <w:rPr>
              <w:rFonts w:ascii="Cambria" w:hAnsi="Cambria"/>
              <w:sz w:val="22"/>
              <w:szCs w:val="22"/>
            </w:rPr>
            <w:t>way API Gateway</w:t>
          </w:r>
        </w:p>
      </w:tc>
      <w:tc>
        <w:tcPr>
          <w:tcW w:w="5664" w:type="dxa"/>
          <w:vAlign w:val="center"/>
        </w:tcPr>
        <w:p w14:paraId="64D5686A" w14:textId="77777777" w:rsidR="00DA57B5" w:rsidRDefault="00DA57B5" w:rsidP="00E50F26">
          <w:pPr>
            <w:pStyle w:val="FooterStyle"/>
          </w:pPr>
          <w:r>
            <w:rPr>
              <w:color w:val="7F7F7F"/>
              <w:spacing w:val="60"/>
            </w:rPr>
            <w:t>Page</w:t>
          </w:r>
          <w:r>
            <w:t xml:space="preserve"> | </w:t>
          </w:r>
          <w:r>
            <w:fldChar w:fldCharType="begin"/>
          </w:r>
          <w:r>
            <w:instrText xml:space="preserve"> PAGE   \* MERGEFORMAT </w:instrText>
          </w:r>
          <w:r>
            <w:fldChar w:fldCharType="separate"/>
          </w:r>
          <w:r w:rsidR="00B27A10" w:rsidRPr="00B27A10">
            <w:rPr>
              <w:b/>
              <w:noProof/>
            </w:rPr>
            <w:t>41</w:t>
          </w:r>
          <w:r>
            <w:rPr>
              <w:b/>
              <w:noProof/>
            </w:rPr>
            <w:fldChar w:fldCharType="end"/>
          </w:r>
        </w:p>
      </w:tc>
      <w:tc>
        <w:tcPr>
          <w:tcW w:w="1004" w:type="dxa"/>
          <w:vAlign w:val="center"/>
        </w:tcPr>
        <w:p w14:paraId="6A139B6C" w14:textId="77777777" w:rsidR="00DA57B5" w:rsidRPr="00B6646D" w:rsidRDefault="00DA57B5" w:rsidP="00DA5D20">
          <w:pPr>
            <w:pStyle w:val="Footer"/>
            <w:rPr>
              <w:rFonts w:ascii="Arial" w:hAnsi="Arial" w:cs="Arial"/>
            </w:rPr>
          </w:pPr>
          <w:r w:rsidRPr="00B6646D">
            <w:rPr>
              <w:rStyle w:val="PageNumber"/>
            </w:rPr>
            <w:fldChar w:fldCharType="begin"/>
          </w:r>
          <w:r w:rsidRPr="00B6646D">
            <w:rPr>
              <w:rStyle w:val="PageNumber"/>
            </w:rPr>
            <w:instrText xml:space="preserve"> PAGE </w:instrText>
          </w:r>
          <w:r w:rsidRPr="00B6646D">
            <w:rPr>
              <w:rStyle w:val="PageNumber"/>
            </w:rPr>
            <w:fldChar w:fldCharType="separate"/>
          </w:r>
          <w:r w:rsidR="00B27A10">
            <w:rPr>
              <w:rStyle w:val="PageNumber"/>
              <w:noProof/>
            </w:rPr>
            <w:t>41</w:t>
          </w:r>
          <w:r w:rsidRPr="00B6646D">
            <w:rPr>
              <w:rStyle w:val="PageNumber"/>
            </w:rPr>
            <w:fldChar w:fldCharType="end"/>
          </w:r>
        </w:p>
      </w:tc>
    </w:tr>
  </w:tbl>
  <w:p w14:paraId="2FFB9214" w14:textId="77777777" w:rsidR="00DA57B5" w:rsidRDefault="00896333" w:rsidP="00DA5D20">
    <w:pPr>
      <w:pStyle w:val="Footer"/>
    </w:pPr>
    <w:r>
      <w:rPr>
        <w:noProof/>
      </w:rPr>
      <w:pict w14:anchorId="0DE82AED">
        <v:shapetype id="_x0000_t202" coordsize="21600,21600" o:spt="202" path="m,l,21600r21600,l21600,xe">
          <v:stroke joinstyle="miter"/>
          <v:path gradientshapeok="t" o:connecttype="rect"/>
        </v:shapetype>
        <v:shape id="Text Box 106" o:spid="_x0000_s2053" type="#_x0000_t202" style="position:absolute;margin-left:26.55pt;margin-top:739pt;width:115.9pt;height:25.1pt;z-index:251663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" filled="f" stroked="f" strokecolor="red">
          <v:textbox>
            <w:txbxContent>
              <w:p w14:paraId="752DD258" w14:textId="77777777" w:rsidR="00DA57B5" w:rsidRPr="006C4816" w:rsidRDefault="00DA57B5" w:rsidP="00DA5D20"/>
            </w:txbxContent>
          </v:textbox>
          <w10:wrap anchorx="page" anchory="page"/>
          <w10:anchorlock/>
        </v:shape>
      </w:pict>
    </w:r>
    <w:r>
      <w:rPr>
        <w:noProof/>
      </w:rPr>
      <w:pict w14:anchorId="1EC3869D">
        <v:rect id="Rectangle 105" o:spid="_x0000_s2052" style="position:absolute;margin-left:210.55pt;margin-top:741.5pt;width:5in;height:9pt;z-index:251662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" fillcolor="#c00" stroked="f">
          <w10:wrap anchorx="page" anchory="page"/>
          <w10:anchorlock/>
        </v:rect>
      </w:pict>
    </w:r>
    <w:r>
      <w:rPr>
        <w:noProof/>
      </w:rPr>
      <w:pict w14:anchorId="4E0FF792">
        <v:rect id="Rectangle 104" o:spid="_x0000_s2051" style="position:absolute;margin-left:31.6pt;margin-top:741.5pt;width:180pt;height:9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" fillcolor="gray" stroked="f" strokecolor="#030">
          <w10:wrap anchorx="page" anchory="page"/>
          <w10:anchorlock/>
        </v:rect>
      </w:pict>
    </w:r>
    <w:r>
      <w:rPr>
        <w:noProof/>
      </w:rPr>
      <w:pict w14:anchorId="55998144">
        <v:rect id="Rectangle 100" o:spid="_x0000_s2050" style="position:absolute;margin-left:208pt;margin-top:795.15pt;width:5in;height:9pt;z-index:2516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" fillcolor="#c00" stroked="f">
          <w10:wrap anchorx="page" anchory="page"/>
          <w10:anchorlock/>
        </v:rect>
      </w:pict>
    </w:r>
    <w:r>
      <w:rPr>
        <w:noProof/>
      </w:rPr>
      <w:pict w14:anchorId="7D00F6C0">
        <v:rect id="Rectangle 99" o:spid="_x0000_s2049" style="position:absolute;margin-left:28.05pt;margin-top:795.15pt;width:180pt;height: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" fillcolor="gray" stroked="f">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0A071" w14:textId="77777777" w:rsidR="00896333" w:rsidRDefault="00896333" w:rsidP="00DA5D20">
      <w:r>
        <w:separator/>
      </w:r>
    </w:p>
    <w:p w14:paraId="25E80DE8" w14:textId="77777777" w:rsidR="00896333" w:rsidRDefault="00896333" w:rsidP="00DA5D20"/>
    <w:p w14:paraId="526A44B0" w14:textId="77777777" w:rsidR="00896333" w:rsidRDefault="00896333" w:rsidP="00DA5D20"/>
  </w:footnote>
  <w:footnote w:type="continuationSeparator" w:id="0">
    <w:p w14:paraId="311C161D" w14:textId="77777777" w:rsidR="00896333" w:rsidRDefault="00896333" w:rsidP="00DA5D20">
      <w:r>
        <w:continuationSeparator/>
      </w:r>
    </w:p>
    <w:p w14:paraId="1D891554" w14:textId="77777777" w:rsidR="00896333" w:rsidRDefault="00896333" w:rsidP="00DA5D20"/>
    <w:p w14:paraId="2F03F33C" w14:textId="77777777" w:rsidR="00896333" w:rsidRDefault="00896333" w:rsidP="00DA5D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43530" w14:textId="77777777" w:rsidR="00DA57B5" w:rsidRDefault="00DA57B5" w:rsidP="009A37E7">
    <w:pPr>
      <w:pStyle w:val="FirstPageHead"/>
      <w:jc w:val="left"/>
    </w:pPr>
    <w:r>
      <w:rPr>
        <w:noProof/>
        <w:lang w:eastAsia="en-US"/>
      </w:rPr>
      <w:drawing>
        <wp:inline distT="0" distB="0" distL="0" distR="0" wp14:anchorId="0F255696" wp14:editId="26777483">
          <wp:extent cx="1788160" cy="1236980"/>
          <wp:effectExtent l="19050" t="0" r="2540" b="0"/>
          <wp:docPr id="1" name="Picture 1" descr="Axwa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xwayLogo"/>
                  <pic:cNvPicPr>
                    <a:picLocks noChangeAspect="1" noChangeArrowheads="1"/>
                  </pic:cNvPicPr>
                </pic:nvPicPr>
                <pic:blipFill>
                  <a:blip r:embed="rId1"/>
                  <a:srcRect/>
                  <a:stretch>
                    <a:fillRect/>
                  </a:stretch>
                </pic:blipFill>
                <pic:spPr bwMode="auto">
                  <a:xfrm>
                    <a:off x="0" y="0"/>
                    <a:ext cx="1788160" cy="1236980"/>
                  </a:xfrm>
                  <a:prstGeom prst="rect">
                    <a:avLst/>
                  </a:prstGeom>
                  <a:noFill/>
                  <a:ln w="9525">
                    <a:noFill/>
                    <a:miter lim="800000"/>
                    <a:headEnd/>
                    <a:tailEnd/>
                  </a:ln>
                </pic:spPr>
              </pic:pic>
            </a:graphicData>
          </a:graphic>
        </wp:inline>
      </w:drawing>
    </w:r>
    <w:r>
      <w:rPr>
        <w:noProof/>
        <w:sz w:val="20"/>
        <w:lang w:eastAsia="en-US"/>
      </w:rPr>
      <w:drawing>
        <wp:anchor distT="0" distB="0" distL="114300" distR="114300" simplePos="0" relativeHeight="251652608" behindDoc="0" locked="1" layoutInCell="1" allowOverlap="1" wp14:anchorId="4FBD8C06" wp14:editId="35B19221">
          <wp:simplePos x="0" y="0"/>
          <wp:positionH relativeFrom="page">
            <wp:posOffset>360045</wp:posOffset>
          </wp:positionH>
          <wp:positionV relativeFrom="page">
            <wp:posOffset>1490345</wp:posOffset>
          </wp:positionV>
          <wp:extent cx="6840220" cy="178752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6840220" cy="1787525"/>
                  </a:xfrm>
                  <a:prstGeom prst="rect">
                    <a:avLst/>
                  </a:prstGeom>
                  <a:noFill/>
                </pic:spPr>
              </pic:pic>
            </a:graphicData>
          </a:graphic>
        </wp:anchor>
      </w:drawing>
    </w:r>
  </w:p>
  <w:p w14:paraId="3D693832" w14:textId="77777777" w:rsidR="00DA57B5" w:rsidRDefault="00DA57B5" w:rsidP="00DA5D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1A497" w14:textId="77777777" w:rsidR="00DA57B5" w:rsidRDefault="00DA57B5" w:rsidP="00DA5D20">
    <w:pPr>
      <w:pStyle w:val="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7A5EE7B4"/>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015E18CD"/>
    <w:multiLevelType w:val="hybridMultilevel"/>
    <w:tmpl w:val="DE447CF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nsid w:val="01BD6300"/>
    <w:multiLevelType w:val="hybridMultilevel"/>
    <w:tmpl w:val="3E64F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D23F3"/>
    <w:multiLevelType w:val="hybridMultilevel"/>
    <w:tmpl w:val="54281A34"/>
    <w:lvl w:ilvl="0" w:tplc="B93A7868">
      <w:start w:val="1"/>
      <w:numFmt w:val="bullet"/>
      <w:pStyle w:val="b1wText"/>
      <w:lvlText w:val=""/>
      <w:lvlJc w:val="left"/>
      <w:pPr>
        <w:tabs>
          <w:tab w:val="num" w:pos="1282"/>
        </w:tabs>
        <w:ind w:left="128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0C2C25"/>
    <w:multiLevelType w:val="hybridMultilevel"/>
    <w:tmpl w:val="AF38883E"/>
    <w:lvl w:ilvl="0" w:tplc="0402000B">
      <w:start w:val="1"/>
      <w:numFmt w:val="bullet"/>
      <w:lvlText w:val=""/>
      <w:lvlJc w:val="left"/>
      <w:pPr>
        <w:ind w:left="720" w:hanging="360"/>
      </w:pPr>
      <w:rPr>
        <w:rFonts w:ascii="Wingdings" w:hAnsi="Wingdings" w:hint="default"/>
      </w:rPr>
    </w:lvl>
    <w:lvl w:ilvl="1" w:tplc="0402000B">
      <w:start w:val="1"/>
      <w:numFmt w:val="bullet"/>
      <w:lvlText w:val=""/>
      <w:lvlJc w:val="left"/>
      <w:pPr>
        <w:ind w:left="1440" w:hanging="360"/>
      </w:pPr>
      <w:rPr>
        <w:rFonts w:ascii="Wingdings" w:hAnsi="Wingdings" w:hint="default"/>
      </w:rPr>
    </w:lvl>
    <w:lvl w:ilvl="2" w:tplc="2668E32C">
      <w:numFmt w:val="bullet"/>
      <w:lvlText w:val="-"/>
      <w:lvlJc w:val="left"/>
      <w:pPr>
        <w:ind w:left="2160" w:hanging="360"/>
      </w:pPr>
      <w:rPr>
        <w:rFonts w:ascii="Cambria" w:eastAsia="Calibri" w:hAnsi="Cambria" w:cs="Times New Roman"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11CF6060"/>
    <w:multiLevelType w:val="hybridMultilevel"/>
    <w:tmpl w:val="0D04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1AEE"/>
    <w:multiLevelType w:val="hybridMultilevel"/>
    <w:tmpl w:val="87D0DEF4"/>
    <w:lvl w:ilvl="0" w:tplc="E23CA1B2">
      <w:start w:val="1"/>
      <w:numFmt w:val="bullet"/>
      <w:pStyle w:val="tb1"/>
      <w:lvlText w:val=""/>
      <w:lvlJc w:val="left"/>
      <w:pPr>
        <w:tabs>
          <w:tab w:val="num" w:pos="417"/>
        </w:tabs>
        <w:ind w:left="397" w:hanging="340"/>
      </w:pPr>
      <w:rPr>
        <w:rFonts w:ascii="Wingdings 2" w:hAnsi="Wingdings 2" w:hint="default"/>
      </w:rPr>
    </w:lvl>
    <w:lvl w:ilvl="1" w:tplc="040C0003" w:tentative="1">
      <w:start w:val="1"/>
      <w:numFmt w:val="bullet"/>
      <w:lvlText w:val="o"/>
      <w:lvlJc w:val="left"/>
      <w:pPr>
        <w:tabs>
          <w:tab w:val="num" w:pos="201"/>
        </w:tabs>
        <w:ind w:left="201" w:hanging="360"/>
      </w:pPr>
      <w:rPr>
        <w:rFonts w:ascii="Courier New" w:hAnsi="Courier New" w:hint="default"/>
      </w:rPr>
    </w:lvl>
    <w:lvl w:ilvl="2" w:tplc="040C0005" w:tentative="1">
      <w:start w:val="1"/>
      <w:numFmt w:val="bullet"/>
      <w:lvlText w:val=""/>
      <w:lvlJc w:val="left"/>
      <w:pPr>
        <w:tabs>
          <w:tab w:val="num" w:pos="921"/>
        </w:tabs>
        <w:ind w:left="921" w:hanging="360"/>
      </w:pPr>
      <w:rPr>
        <w:rFonts w:ascii="Wingdings" w:hAnsi="Wingdings" w:hint="default"/>
      </w:rPr>
    </w:lvl>
    <w:lvl w:ilvl="3" w:tplc="040C0001" w:tentative="1">
      <w:start w:val="1"/>
      <w:numFmt w:val="bullet"/>
      <w:lvlText w:val=""/>
      <w:lvlJc w:val="left"/>
      <w:pPr>
        <w:tabs>
          <w:tab w:val="num" w:pos="1641"/>
        </w:tabs>
        <w:ind w:left="1641" w:hanging="360"/>
      </w:pPr>
      <w:rPr>
        <w:rFonts w:ascii="Symbol" w:hAnsi="Symbol" w:hint="default"/>
      </w:rPr>
    </w:lvl>
    <w:lvl w:ilvl="4" w:tplc="040C0003" w:tentative="1">
      <w:start w:val="1"/>
      <w:numFmt w:val="bullet"/>
      <w:lvlText w:val="o"/>
      <w:lvlJc w:val="left"/>
      <w:pPr>
        <w:tabs>
          <w:tab w:val="num" w:pos="2361"/>
        </w:tabs>
        <w:ind w:left="2361" w:hanging="360"/>
      </w:pPr>
      <w:rPr>
        <w:rFonts w:ascii="Courier New" w:hAnsi="Courier New" w:hint="default"/>
      </w:rPr>
    </w:lvl>
    <w:lvl w:ilvl="5" w:tplc="040C0005" w:tentative="1">
      <w:start w:val="1"/>
      <w:numFmt w:val="bullet"/>
      <w:lvlText w:val=""/>
      <w:lvlJc w:val="left"/>
      <w:pPr>
        <w:tabs>
          <w:tab w:val="num" w:pos="3081"/>
        </w:tabs>
        <w:ind w:left="3081" w:hanging="360"/>
      </w:pPr>
      <w:rPr>
        <w:rFonts w:ascii="Wingdings" w:hAnsi="Wingdings" w:hint="default"/>
      </w:rPr>
    </w:lvl>
    <w:lvl w:ilvl="6" w:tplc="040C0001" w:tentative="1">
      <w:start w:val="1"/>
      <w:numFmt w:val="bullet"/>
      <w:lvlText w:val=""/>
      <w:lvlJc w:val="left"/>
      <w:pPr>
        <w:tabs>
          <w:tab w:val="num" w:pos="3801"/>
        </w:tabs>
        <w:ind w:left="3801" w:hanging="360"/>
      </w:pPr>
      <w:rPr>
        <w:rFonts w:ascii="Symbol" w:hAnsi="Symbol" w:hint="default"/>
      </w:rPr>
    </w:lvl>
    <w:lvl w:ilvl="7" w:tplc="040C0003" w:tentative="1">
      <w:start w:val="1"/>
      <w:numFmt w:val="bullet"/>
      <w:lvlText w:val="o"/>
      <w:lvlJc w:val="left"/>
      <w:pPr>
        <w:tabs>
          <w:tab w:val="num" w:pos="4521"/>
        </w:tabs>
        <w:ind w:left="4521" w:hanging="360"/>
      </w:pPr>
      <w:rPr>
        <w:rFonts w:ascii="Courier New" w:hAnsi="Courier New" w:hint="default"/>
      </w:rPr>
    </w:lvl>
    <w:lvl w:ilvl="8" w:tplc="040C0005" w:tentative="1">
      <w:start w:val="1"/>
      <w:numFmt w:val="bullet"/>
      <w:lvlText w:val=""/>
      <w:lvlJc w:val="left"/>
      <w:pPr>
        <w:tabs>
          <w:tab w:val="num" w:pos="5241"/>
        </w:tabs>
        <w:ind w:left="5241" w:hanging="360"/>
      </w:pPr>
      <w:rPr>
        <w:rFonts w:ascii="Wingdings" w:hAnsi="Wingdings" w:hint="default"/>
      </w:rPr>
    </w:lvl>
  </w:abstractNum>
  <w:abstractNum w:abstractNumId="7">
    <w:nsid w:val="18A11DEA"/>
    <w:multiLevelType w:val="hybridMultilevel"/>
    <w:tmpl w:val="BB16F30E"/>
    <w:name w:val="xxx3"/>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253358"/>
    <w:multiLevelType w:val="hybridMultilevel"/>
    <w:tmpl w:val="A502D6B0"/>
    <w:lvl w:ilvl="0" w:tplc="B3789664">
      <w:start w:val="1"/>
      <w:numFmt w:val="bullet"/>
      <w:pStyle w:val="b1"/>
      <w:lvlText w:val=""/>
      <w:lvlJc w:val="left"/>
      <w:pPr>
        <w:tabs>
          <w:tab w:val="num" w:pos="1247"/>
        </w:tabs>
        <w:ind w:left="1247" w:hanging="680"/>
      </w:pPr>
      <w:rPr>
        <w:rFonts w:ascii="Wingdings 2" w:hAnsi="Wingdings 2" w:hint="default"/>
        <w:color w:val="auto"/>
        <w:sz w:val="1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20726985"/>
    <w:multiLevelType w:val="hybridMultilevel"/>
    <w:tmpl w:val="C52008CC"/>
    <w:lvl w:ilvl="0" w:tplc="5CC8F8FE">
      <w:start w:val="1"/>
      <w:numFmt w:val="bullet"/>
      <w:pStyle w:val="tb2"/>
      <w:lvlText w:val="o"/>
      <w:lvlJc w:val="left"/>
      <w:pPr>
        <w:tabs>
          <w:tab w:val="num" w:pos="868"/>
        </w:tabs>
        <w:ind w:left="868" w:hanging="522"/>
      </w:pPr>
      <w:rPr>
        <w:rFonts w:hint="default"/>
        <w:sz w:val="12"/>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261F3E3C"/>
    <w:multiLevelType w:val="hybridMultilevel"/>
    <w:tmpl w:val="7B6A07F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29AE22B7"/>
    <w:multiLevelType w:val="hybridMultilevel"/>
    <w:tmpl w:val="916C4D3A"/>
    <w:name w:val="xxx2"/>
    <w:lvl w:ilvl="0" w:tplc="C10470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A37C9"/>
    <w:multiLevelType w:val="hybridMultilevel"/>
    <w:tmpl w:val="84C62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B03382"/>
    <w:multiLevelType w:val="multilevel"/>
    <w:tmpl w:val="C74097A0"/>
    <w:name w:val="xxx"/>
    <w:lvl w:ilvl="0">
      <w:start w:val="1"/>
      <w:numFmt w:val="decimal"/>
      <w:pStyle w:val="Heading1"/>
      <w:lvlText w:val="%1"/>
      <w:lvlJc w:val="left"/>
      <w:pPr>
        <w:tabs>
          <w:tab w:val="num" w:pos="12240"/>
        </w:tabs>
        <w:ind w:left="11883" w:hanging="363"/>
      </w:pPr>
      <w:rPr>
        <w:rFonts w:hint="default"/>
        <w:color w:val="CC0000"/>
      </w:rPr>
    </w:lvl>
    <w:lvl w:ilvl="1">
      <w:start w:val="1"/>
      <w:numFmt w:val="decimal"/>
      <w:pStyle w:val="Heading2"/>
      <w:lvlText w:val="%2."/>
      <w:lvlJc w:val="left"/>
      <w:pPr>
        <w:tabs>
          <w:tab w:val="num" w:pos="360"/>
        </w:tabs>
        <w:ind w:left="227" w:hanging="227"/>
      </w:pPr>
      <w:rPr>
        <w:rFonts w:hint="default"/>
        <w:b/>
        <w:i w:val="0"/>
        <w:caps w:val="0"/>
        <w:sz w:val="32"/>
      </w:rPr>
    </w:lvl>
    <w:lvl w:ilvl="2">
      <w:start w:val="1"/>
      <w:numFmt w:val="decimal"/>
      <w:pStyle w:val="Heading3"/>
      <w:lvlText w:val="%1.%2.%3"/>
      <w:lvlJc w:val="left"/>
      <w:pPr>
        <w:tabs>
          <w:tab w:val="num" w:pos="720"/>
        </w:tabs>
        <w:ind w:left="227" w:hanging="227"/>
      </w:pPr>
      <w:rPr>
        <w:rFonts w:ascii="Arial" w:hAnsi="Arial" w:cs="Arial" w:hint="default"/>
        <w:b/>
        <w:i w:val="0"/>
        <w:sz w:val="24"/>
        <w:szCs w:val="24"/>
      </w:rPr>
    </w:lvl>
    <w:lvl w:ilvl="3">
      <w:start w:val="1"/>
      <w:numFmt w:val="decimal"/>
      <w:pStyle w:val="Heading4"/>
      <w:lvlText w:val="%1.%2.%3.%4"/>
      <w:lvlJc w:val="left"/>
      <w:pPr>
        <w:tabs>
          <w:tab w:val="num" w:pos="436"/>
        </w:tabs>
        <w:ind w:left="66" w:hanging="350"/>
      </w:pPr>
      <w:rPr>
        <w:rFonts w:ascii="Arial" w:hAnsi="Arial" w:hint="default"/>
        <w:b/>
        <w:i w:val="0"/>
        <w:sz w:val="20"/>
      </w:rPr>
    </w:lvl>
    <w:lvl w:ilvl="4">
      <w:start w:val="1"/>
      <w:numFmt w:val="decimal"/>
      <w:lvlText w:val="%1.%2.%3.%4.%5"/>
      <w:lvlJc w:val="left"/>
      <w:pPr>
        <w:tabs>
          <w:tab w:val="num" w:pos="2236"/>
        </w:tabs>
        <w:ind w:left="724" w:hanging="1008"/>
      </w:pPr>
      <w:rPr>
        <w:rFonts w:hint="default"/>
      </w:rPr>
    </w:lvl>
    <w:lvl w:ilvl="5">
      <w:start w:val="1"/>
      <w:numFmt w:val="decimal"/>
      <w:lvlText w:val="%1.%2.%3.%4.%5.%6"/>
      <w:lvlJc w:val="left"/>
      <w:pPr>
        <w:tabs>
          <w:tab w:val="num" w:pos="868"/>
        </w:tabs>
        <w:ind w:left="868" w:hanging="1152"/>
      </w:pPr>
      <w:rPr>
        <w:rFonts w:hint="default"/>
      </w:rPr>
    </w:lvl>
    <w:lvl w:ilvl="6">
      <w:start w:val="1"/>
      <w:numFmt w:val="decimal"/>
      <w:lvlText w:val="%1.%2.%3.%4.%5.%6.%7"/>
      <w:lvlJc w:val="left"/>
      <w:pPr>
        <w:tabs>
          <w:tab w:val="num" w:pos="1012"/>
        </w:tabs>
        <w:ind w:left="1012" w:hanging="1296"/>
      </w:pPr>
      <w:rPr>
        <w:rFonts w:hint="default"/>
      </w:rPr>
    </w:lvl>
    <w:lvl w:ilvl="7">
      <w:start w:val="1"/>
      <w:numFmt w:val="decimal"/>
      <w:lvlText w:val="%1.%2.%3.%4.%5.%6.%7.%8"/>
      <w:lvlJc w:val="left"/>
      <w:pPr>
        <w:tabs>
          <w:tab w:val="num" w:pos="1156"/>
        </w:tabs>
        <w:ind w:left="1156" w:hanging="1440"/>
      </w:pPr>
      <w:rPr>
        <w:rFonts w:hint="default"/>
      </w:rPr>
    </w:lvl>
    <w:lvl w:ilvl="8">
      <w:start w:val="1"/>
      <w:numFmt w:val="decimal"/>
      <w:lvlText w:val="%1.%2.%3.%4.%5.%6.%7.%8.%9"/>
      <w:lvlJc w:val="left"/>
      <w:pPr>
        <w:tabs>
          <w:tab w:val="num" w:pos="1300"/>
        </w:tabs>
        <w:ind w:left="1300" w:hanging="1584"/>
      </w:pPr>
      <w:rPr>
        <w:rFonts w:hint="default"/>
      </w:rPr>
    </w:lvl>
  </w:abstractNum>
  <w:abstractNum w:abstractNumId="14">
    <w:nsid w:val="37B67705"/>
    <w:multiLevelType w:val="hybridMultilevel"/>
    <w:tmpl w:val="6C022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074F3"/>
    <w:multiLevelType w:val="hybridMultilevel"/>
    <w:tmpl w:val="A37409E2"/>
    <w:lvl w:ilvl="0" w:tplc="A7ACE32C">
      <w:start w:val="1"/>
      <w:numFmt w:val="decimal"/>
      <w:pStyle w:val="StepswText"/>
      <w:lvlText w:val="%1."/>
      <w:lvlJc w:val="left"/>
      <w:pPr>
        <w:tabs>
          <w:tab w:val="num" w:pos="1282"/>
        </w:tabs>
        <w:ind w:left="128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5464FFE"/>
    <w:multiLevelType w:val="hybridMultilevel"/>
    <w:tmpl w:val="36F0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122DCB"/>
    <w:multiLevelType w:val="hybridMultilevel"/>
    <w:tmpl w:val="0990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D00A49"/>
    <w:multiLevelType w:val="hybridMultilevel"/>
    <w:tmpl w:val="B7805324"/>
    <w:lvl w:ilvl="0" w:tplc="F6CA3DF4">
      <w:start w:val="1"/>
      <w:numFmt w:val="bullet"/>
      <w:pStyle w:val="b2"/>
      <w:lvlText w:val="o"/>
      <w:lvlJc w:val="left"/>
      <w:pPr>
        <w:tabs>
          <w:tab w:val="num" w:pos="1656"/>
        </w:tabs>
        <w:ind w:left="1656" w:hanging="522"/>
      </w:pPr>
      <w:rPr>
        <w:rFonts w:hint="default"/>
        <w:sz w:val="12"/>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E5249AF"/>
    <w:multiLevelType w:val="hybridMultilevel"/>
    <w:tmpl w:val="F8DCCB10"/>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20">
    <w:nsid w:val="689B5C46"/>
    <w:multiLevelType w:val="hybridMultilevel"/>
    <w:tmpl w:val="6896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C87E6C"/>
    <w:multiLevelType w:val="hybridMultilevel"/>
    <w:tmpl w:val="02F247A8"/>
    <w:lvl w:ilvl="0" w:tplc="883CC6C2">
      <w:start w:val="1"/>
      <w:numFmt w:val="bullet"/>
      <w:pStyle w:val="b2wText"/>
      <w:lvlText w:val="o"/>
      <w:lvlJc w:val="left"/>
      <w:pPr>
        <w:tabs>
          <w:tab w:val="num" w:pos="1818"/>
        </w:tabs>
        <w:ind w:left="1818" w:hanging="522"/>
      </w:pPr>
      <w:rPr>
        <w:rFonts w:hint="default"/>
        <w:sz w:val="1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3097A65"/>
    <w:multiLevelType w:val="hybridMultilevel"/>
    <w:tmpl w:val="71D22412"/>
    <w:lvl w:ilvl="0" w:tplc="04090001">
      <w:start w:val="1"/>
      <w:numFmt w:val="bullet"/>
      <w:lvlText w:val=""/>
      <w:lvlJc w:val="left"/>
      <w:pPr>
        <w:ind w:left="1117" w:hanging="360"/>
      </w:pPr>
      <w:rPr>
        <w:rFonts w:ascii="Symbol" w:hAnsi="Symbol" w:hint="default"/>
      </w:rPr>
    </w:lvl>
    <w:lvl w:ilvl="1" w:tplc="04090019">
      <w:start w:val="1"/>
      <w:numFmt w:val="lowerLetter"/>
      <w:lvlText w:val="%2."/>
      <w:lvlJc w:val="left"/>
      <w:pPr>
        <w:ind w:left="1837" w:hanging="360"/>
      </w:pPr>
    </w:lvl>
    <w:lvl w:ilvl="2" w:tplc="0409001B">
      <w:start w:val="1"/>
      <w:numFmt w:val="lowerRoman"/>
      <w:lvlText w:val="%3."/>
      <w:lvlJc w:val="right"/>
      <w:pPr>
        <w:ind w:left="2557" w:hanging="180"/>
      </w:pPr>
    </w:lvl>
    <w:lvl w:ilvl="3" w:tplc="04090001">
      <w:start w:val="1"/>
      <w:numFmt w:val="bullet"/>
      <w:lvlText w:val=""/>
      <w:lvlJc w:val="left"/>
      <w:pPr>
        <w:ind w:left="3277" w:hanging="360"/>
      </w:pPr>
      <w:rPr>
        <w:rFonts w:ascii="Symbol" w:hAnsi="Symbol" w:hint="default"/>
      </w:r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3">
    <w:nsid w:val="74F82B80"/>
    <w:multiLevelType w:val="hybridMultilevel"/>
    <w:tmpl w:val="8654D65A"/>
    <w:lvl w:ilvl="0" w:tplc="CDEC89F2">
      <w:start w:val="1"/>
      <w:numFmt w:val="decimal"/>
      <w:pStyle w:val="Steps"/>
      <w:lvlText w:val="%1."/>
      <w:lvlJc w:val="left"/>
      <w:pPr>
        <w:tabs>
          <w:tab w:val="num" w:pos="1287"/>
        </w:tabs>
        <w:ind w:left="1287" w:hanging="360"/>
      </w:p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24">
    <w:nsid w:val="76723A25"/>
    <w:multiLevelType w:val="hybridMultilevel"/>
    <w:tmpl w:val="6C022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1C6291"/>
    <w:multiLevelType w:val="hybridMultilevel"/>
    <w:tmpl w:val="9E3603EA"/>
    <w:lvl w:ilvl="0" w:tplc="9928372E">
      <w:start w:val="1"/>
      <w:numFmt w:val="decimal"/>
      <w:pStyle w:val="FigurLegend"/>
      <w:lvlText w:val="Figure %1:"/>
      <w:lvlJc w:val="left"/>
      <w:pPr>
        <w:tabs>
          <w:tab w:val="num" w:pos="2002"/>
        </w:tabs>
        <w:ind w:left="355" w:firstLine="567"/>
      </w:pPr>
      <w:rPr>
        <w:rFonts w:ascii="Verdana" w:hAnsi="Verdana" w:hint="default"/>
        <w:b/>
        <w:i w:val="0"/>
        <w:sz w:val="18"/>
        <w:szCs w:val="18"/>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3"/>
  </w:num>
  <w:num w:numId="2">
    <w:abstractNumId w:val="15"/>
  </w:num>
  <w:num w:numId="3">
    <w:abstractNumId w:val="13"/>
  </w:num>
  <w:num w:numId="4">
    <w:abstractNumId w:val="8"/>
  </w:num>
  <w:num w:numId="5">
    <w:abstractNumId w:val="3"/>
  </w:num>
  <w:num w:numId="6">
    <w:abstractNumId w:val="18"/>
  </w:num>
  <w:num w:numId="7">
    <w:abstractNumId w:val="21"/>
  </w:num>
  <w:num w:numId="8">
    <w:abstractNumId w:val="6"/>
  </w:num>
  <w:num w:numId="9">
    <w:abstractNumId w:val="9"/>
  </w:num>
  <w:num w:numId="10">
    <w:abstractNumId w:val="25"/>
    <w:lvlOverride w:ilvl="0">
      <w:startOverride w:val="1"/>
    </w:lvlOverride>
  </w:num>
  <w:num w:numId="11">
    <w:abstractNumId w:val="0"/>
  </w:num>
  <w:num w:numId="12">
    <w:abstractNumId w:val="1"/>
  </w:num>
  <w:num w:numId="13">
    <w:abstractNumId w:val="4"/>
  </w:num>
  <w:num w:numId="14">
    <w:abstractNumId w:val="10"/>
  </w:num>
  <w:num w:numId="15">
    <w:abstractNumId w:val="20"/>
  </w:num>
  <w:num w:numId="16">
    <w:abstractNumId w:val="11"/>
  </w:num>
  <w:num w:numId="17">
    <w:abstractNumId w:val="7"/>
  </w:num>
  <w:num w:numId="18">
    <w:abstractNumId w:val="22"/>
  </w:num>
  <w:num w:numId="19">
    <w:abstractNumId w:val="14"/>
  </w:num>
  <w:num w:numId="20">
    <w:abstractNumId w:val="2"/>
  </w:num>
  <w:num w:numId="21">
    <w:abstractNumId w:val="5"/>
  </w:num>
  <w:num w:numId="22">
    <w:abstractNumId w:val="17"/>
  </w:num>
  <w:num w:numId="23">
    <w:abstractNumId w:val="12"/>
  </w:num>
  <w:num w:numId="24">
    <w:abstractNumId w:val="24"/>
  </w:num>
  <w:num w:numId="25">
    <w:abstractNumId w:val="16"/>
  </w:num>
  <w:num w:numId="26">
    <w:abstractNumId w:val="19"/>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 Velinov">
    <w15:presenceInfo w15:providerId="AD" w15:userId="S-1-5-21-1118088713-3015041497-1860396651-52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9" w:dllVersion="512"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formatting="1" w:enforcement="0"/>
  <w:defaultTabStop w:val="397"/>
  <w:hyphenationZone w:val="425"/>
  <w:drawingGridHorizontalSpacing w:val="100"/>
  <w:drawingGridVerticalSpacing w:val="567"/>
  <w:displayHorizontalDrawingGridEvery w:val="2"/>
  <w:noPunctuationKerning/>
  <w:characterSpacingControl w:val="doNotCompress"/>
  <w:hdrShapeDefaults>
    <o:shapedefaults v:ext="edit" spidmax="2061">
      <o:colormru v:ext="edit" colors="#09f,gray"/>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5113A"/>
    <w:rsid w:val="00000CCD"/>
    <w:rsid w:val="00005021"/>
    <w:rsid w:val="00005E87"/>
    <w:rsid w:val="0001182D"/>
    <w:rsid w:val="000133A8"/>
    <w:rsid w:val="00014E33"/>
    <w:rsid w:val="00017535"/>
    <w:rsid w:val="00021512"/>
    <w:rsid w:val="000215EC"/>
    <w:rsid w:val="0002307F"/>
    <w:rsid w:val="00024E1E"/>
    <w:rsid w:val="00026820"/>
    <w:rsid w:val="000320C5"/>
    <w:rsid w:val="00032281"/>
    <w:rsid w:val="00033BED"/>
    <w:rsid w:val="00034152"/>
    <w:rsid w:val="000361DB"/>
    <w:rsid w:val="000366AB"/>
    <w:rsid w:val="000376C6"/>
    <w:rsid w:val="00041267"/>
    <w:rsid w:val="00046834"/>
    <w:rsid w:val="0004763B"/>
    <w:rsid w:val="00050B56"/>
    <w:rsid w:val="00051ACE"/>
    <w:rsid w:val="0005314F"/>
    <w:rsid w:val="00053AB0"/>
    <w:rsid w:val="000554F6"/>
    <w:rsid w:val="000558C1"/>
    <w:rsid w:val="00057D6E"/>
    <w:rsid w:val="000620ED"/>
    <w:rsid w:val="000633C1"/>
    <w:rsid w:val="00064D00"/>
    <w:rsid w:val="000667F4"/>
    <w:rsid w:val="000723FC"/>
    <w:rsid w:val="000724A4"/>
    <w:rsid w:val="000734DC"/>
    <w:rsid w:val="00074B28"/>
    <w:rsid w:val="00075E55"/>
    <w:rsid w:val="00075F77"/>
    <w:rsid w:val="00076EA0"/>
    <w:rsid w:val="000778CE"/>
    <w:rsid w:val="00080A62"/>
    <w:rsid w:val="00082319"/>
    <w:rsid w:val="00082CD5"/>
    <w:rsid w:val="000846DF"/>
    <w:rsid w:val="00084FA9"/>
    <w:rsid w:val="000A2ECD"/>
    <w:rsid w:val="000A4906"/>
    <w:rsid w:val="000A749F"/>
    <w:rsid w:val="000A79AE"/>
    <w:rsid w:val="000A7E41"/>
    <w:rsid w:val="000B10D4"/>
    <w:rsid w:val="000B16D0"/>
    <w:rsid w:val="000B1731"/>
    <w:rsid w:val="000B2705"/>
    <w:rsid w:val="000C051F"/>
    <w:rsid w:val="000C06E7"/>
    <w:rsid w:val="000C129B"/>
    <w:rsid w:val="000C3935"/>
    <w:rsid w:val="000C5781"/>
    <w:rsid w:val="000C641C"/>
    <w:rsid w:val="000D375F"/>
    <w:rsid w:val="000E7621"/>
    <w:rsid w:val="000E7BD9"/>
    <w:rsid w:val="000F05A4"/>
    <w:rsid w:val="000F0DBD"/>
    <w:rsid w:val="000F332C"/>
    <w:rsid w:val="000F5394"/>
    <w:rsid w:val="00100180"/>
    <w:rsid w:val="00102DA2"/>
    <w:rsid w:val="00104A4B"/>
    <w:rsid w:val="00106215"/>
    <w:rsid w:val="00113B8A"/>
    <w:rsid w:val="00117CB4"/>
    <w:rsid w:val="0012519A"/>
    <w:rsid w:val="001253B8"/>
    <w:rsid w:val="00135E2C"/>
    <w:rsid w:val="00141D48"/>
    <w:rsid w:val="001421E8"/>
    <w:rsid w:val="00143E9C"/>
    <w:rsid w:val="00144D14"/>
    <w:rsid w:val="001479AA"/>
    <w:rsid w:val="00151934"/>
    <w:rsid w:val="00152A54"/>
    <w:rsid w:val="0015656D"/>
    <w:rsid w:val="00161121"/>
    <w:rsid w:val="00161F94"/>
    <w:rsid w:val="001647A7"/>
    <w:rsid w:val="00164D88"/>
    <w:rsid w:val="00165329"/>
    <w:rsid w:val="00170A01"/>
    <w:rsid w:val="00171182"/>
    <w:rsid w:val="00180939"/>
    <w:rsid w:val="00180FE7"/>
    <w:rsid w:val="00184A7C"/>
    <w:rsid w:val="00187775"/>
    <w:rsid w:val="001906EC"/>
    <w:rsid w:val="0019145B"/>
    <w:rsid w:val="00191A2F"/>
    <w:rsid w:val="00192235"/>
    <w:rsid w:val="00192913"/>
    <w:rsid w:val="00193B6D"/>
    <w:rsid w:val="00193E81"/>
    <w:rsid w:val="00193FE7"/>
    <w:rsid w:val="00194695"/>
    <w:rsid w:val="00194E79"/>
    <w:rsid w:val="00195111"/>
    <w:rsid w:val="00195F63"/>
    <w:rsid w:val="00197598"/>
    <w:rsid w:val="001A57D2"/>
    <w:rsid w:val="001A5BE9"/>
    <w:rsid w:val="001A6E97"/>
    <w:rsid w:val="001A71C2"/>
    <w:rsid w:val="001A7896"/>
    <w:rsid w:val="001A7C45"/>
    <w:rsid w:val="001B01C2"/>
    <w:rsid w:val="001B14FE"/>
    <w:rsid w:val="001B5590"/>
    <w:rsid w:val="001B5F23"/>
    <w:rsid w:val="001C009E"/>
    <w:rsid w:val="001C290F"/>
    <w:rsid w:val="001C2AFE"/>
    <w:rsid w:val="001C2B4B"/>
    <w:rsid w:val="001C4819"/>
    <w:rsid w:val="001C5EAA"/>
    <w:rsid w:val="001D0C65"/>
    <w:rsid w:val="001D5977"/>
    <w:rsid w:val="001D6A86"/>
    <w:rsid w:val="001E1B3E"/>
    <w:rsid w:val="001E36AC"/>
    <w:rsid w:val="001E6F3D"/>
    <w:rsid w:val="001E7100"/>
    <w:rsid w:val="001F02B1"/>
    <w:rsid w:val="001F3F58"/>
    <w:rsid w:val="001F44A5"/>
    <w:rsid w:val="0020073E"/>
    <w:rsid w:val="00201733"/>
    <w:rsid w:val="00201AA6"/>
    <w:rsid w:val="002020DF"/>
    <w:rsid w:val="002021BF"/>
    <w:rsid w:val="00203ABC"/>
    <w:rsid w:val="002111E0"/>
    <w:rsid w:val="00211304"/>
    <w:rsid w:val="00215E9D"/>
    <w:rsid w:val="00217253"/>
    <w:rsid w:val="00217BED"/>
    <w:rsid w:val="00220C25"/>
    <w:rsid w:val="002218A7"/>
    <w:rsid w:val="00221FC6"/>
    <w:rsid w:val="00222364"/>
    <w:rsid w:val="0022270D"/>
    <w:rsid w:val="00224898"/>
    <w:rsid w:val="00226640"/>
    <w:rsid w:val="00230298"/>
    <w:rsid w:val="002303CB"/>
    <w:rsid w:val="00236668"/>
    <w:rsid w:val="00236855"/>
    <w:rsid w:val="0023766D"/>
    <w:rsid w:val="002428D1"/>
    <w:rsid w:val="00244B30"/>
    <w:rsid w:val="00246839"/>
    <w:rsid w:val="0024785C"/>
    <w:rsid w:val="00251AA7"/>
    <w:rsid w:val="002544AB"/>
    <w:rsid w:val="002562EF"/>
    <w:rsid w:val="00256536"/>
    <w:rsid w:val="00256CD7"/>
    <w:rsid w:val="00260C2B"/>
    <w:rsid w:val="00260C87"/>
    <w:rsid w:val="00263CA7"/>
    <w:rsid w:val="00263F50"/>
    <w:rsid w:val="0027140C"/>
    <w:rsid w:val="00272816"/>
    <w:rsid w:val="00274661"/>
    <w:rsid w:val="00275839"/>
    <w:rsid w:val="00277DBF"/>
    <w:rsid w:val="002831B3"/>
    <w:rsid w:val="00284993"/>
    <w:rsid w:val="00287390"/>
    <w:rsid w:val="00287A0B"/>
    <w:rsid w:val="00291ABB"/>
    <w:rsid w:val="00294A7B"/>
    <w:rsid w:val="0029577F"/>
    <w:rsid w:val="002A147A"/>
    <w:rsid w:val="002A5159"/>
    <w:rsid w:val="002B0255"/>
    <w:rsid w:val="002B2276"/>
    <w:rsid w:val="002B2994"/>
    <w:rsid w:val="002B40EA"/>
    <w:rsid w:val="002C2089"/>
    <w:rsid w:val="002C742B"/>
    <w:rsid w:val="002D029F"/>
    <w:rsid w:val="002D20FB"/>
    <w:rsid w:val="002D2191"/>
    <w:rsid w:val="002D4D6E"/>
    <w:rsid w:val="002E178F"/>
    <w:rsid w:val="002E1FB4"/>
    <w:rsid w:val="002E2144"/>
    <w:rsid w:val="002E4074"/>
    <w:rsid w:val="002F0EB4"/>
    <w:rsid w:val="002F235D"/>
    <w:rsid w:val="002F65BA"/>
    <w:rsid w:val="002F761A"/>
    <w:rsid w:val="0030057E"/>
    <w:rsid w:val="00300BD4"/>
    <w:rsid w:val="0030101D"/>
    <w:rsid w:val="003011F2"/>
    <w:rsid w:val="00302042"/>
    <w:rsid w:val="00302A38"/>
    <w:rsid w:val="003043E1"/>
    <w:rsid w:val="0030448D"/>
    <w:rsid w:val="00306885"/>
    <w:rsid w:val="003108C8"/>
    <w:rsid w:val="00311F15"/>
    <w:rsid w:val="00312C9D"/>
    <w:rsid w:val="00313A12"/>
    <w:rsid w:val="00316840"/>
    <w:rsid w:val="00316A5C"/>
    <w:rsid w:val="00316BEB"/>
    <w:rsid w:val="00321362"/>
    <w:rsid w:val="00322681"/>
    <w:rsid w:val="0032328C"/>
    <w:rsid w:val="00324CAF"/>
    <w:rsid w:val="00325398"/>
    <w:rsid w:val="003275DA"/>
    <w:rsid w:val="0033080C"/>
    <w:rsid w:val="0033170D"/>
    <w:rsid w:val="00336540"/>
    <w:rsid w:val="00337000"/>
    <w:rsid w:val="00345724"/>
    <w:rsid w:val="00350056"/>
    <w:rsid w:val="00354CB5"/>
    <w:rsid w:val="00356301"/>
    <w:rsid w:val="0036403C"/>
    <w:rsid w:val="00364258"/>
    <w:rsid w:val="003702C6"/>
    <w:rsid w:val="00372BCE"/>
    <w:rsid w:val="00374C22"/>
    <w:rsid w:val="00387D60"/>
    <w:rsid w:val="00391C47"/>
    <w:rsid w:val="0039216B"/>
    <w:rsid w:val="00392622"/>
    <w:rsid w:val="003929F3"/>
    <w:rsid w:val="003A36B1"/>
    <w:rsid w:val="003A487C"/>
    <w:rsid w:val="003A724E"/>
    <w:rsid w:val="003B0176"/>
    <w:rsid w:val="003B0441"/>
    <w:rsid w:val="003B0627"/>
    <w:rsid w:val="003B07B9"/>
    <w:rsid w:val="003B1D34"/>
    <w:rsid w:val="003B1F43"/>
    <w:rsid w:val="003B5522"/>
    <w:rsid w:val="003B59CE"/>
    <w:rsid w:val="003C38EA"/>
    <w:rsid w:val="003C5CCF"/>
    <w:rsid w:val="003D06FC"/>
    <w:rsid w:val="003D1050"/>
    <w:rsid w:val="003D387F"/>
    <w:rsid w:val="003D5FC1"/>
    <w:rsid w:val="003E2750"/>
    <w:rsid w:val="003E3BD2"/>
    <w:rsid w:val="003E4C1A"/>
    <w:rsid w:val="003F0AB2"/>
    <w:rsid w:val="003F10B4"/>
    <w:rsid w:val="003F6BDF"/>
    <w:rsid w:val="003F6E73"/>
    <w:rsid w:val="003F74DF"/>
    <w:rsid w:val="003F7BEC"/>
    <w:rsid w:val="004006AA"/>
    <w:rsid w:val="00401D30"/>
    <w:rsid w:val="00402C3E"/>
    <w:rsid w:val="00405A91"/>
    <w:rsid w:val="00406DDE"/>
    <w:rsid w:val="00410DD3"/>
    <w:rsid w:val="00414575"/>
    <w:rsid w:val="00417C55"/>
    <w:rsid w:val="0042096E"/>
    <w:rsid w:val="0042300B"/>
    <w:rsid w:val="00430D8E"/>
    <w:rsid w:val="004412A6"/>
    <w:rsid w:val="00443014"/>
    <w:rsid w:val="004431E0"/>
    <w:rsid w:val="004441A9"/>
    <w:rsid w:val="00447413"/>
    <w:rsid w:val="00450E7E"/>
    <w:rsid w:val="00461B40"/>
    <w:rsid w:val="004626F1"/>
    <w:rsid w:val="004709D8"/>
    <w:rsid w:val="00470E03"/>
    <w:rsid w:val="00475B3E"/>
    <w:rsid w:val="00477EA9"/>
    <w:rsid w:val="0048011B"/>
    <w:rsid w:val="00481D59"/>
    <w:rsid w:val="004838CE"/>
    <w:rsid w:val="00483A30"/>
    <w:rsid w:val="00485F5B"/>
    <w:rsid w:val="0048692A"/>
    <w:rsid w:val="00486A7E"/>
    <w:rsid w:val="00490C51"/>
    <w:rsid w:val="00492B28"/>
    <w:rsid w:val="00493A2A"/>
    <w:rsid w:val="0049539F"/>
    <w:rsid w:val="00495C83"/>
    <w:rsid w:val="00496743"/>
    <w:rsid w:val="004976C7"/>
    <w:rsid w:val="004A0376"/>
    <w:rsid w:val="004A4694"/>
    <w:rsid w:val="004A5B75"/>
    <w:rsid w:val="004A691A"/>
    <w:rsid w:val="004B4647"/>
    <w:rsid w:val="004C0FF4"/>
    <w:rsid w:val="004C507F"/>
    <w:rsid w:val="004C53CF"/>
    <w:rsid w:val="004C5AA0"/>
    <w:rsid w:val="004C6641"/>
    <w:rsid w:val="004C746F"/>
    <w:rsid w:val="004C78C0"/>
    <w:rsid w:val="004D27DC"/>
    <w:rsid w:val="004D50AC"/>
    <w:rsid w:val="004D7C8C"/>
    <w:rsid w:val="004E3157"/>
    <w:rsid w:val="004E385C"/>
    <w:rsid w:val="004E496E"/>
    <w:rsid w:val="004E584A"/>
    <w:rsid w:val="004E6B68"/>
    <w:rsid w:val="004E7FE7"/>
    <w:rsid w:val="004F2334"/>
    <w:rsid w:val="004F3EF9"/>
    <w:rsid w:val="004F5BB3"/>
    <w:rsid w:val="004F6FF0"/>
    <w:rsid w:val="004F700A"/>
    <w:rsid w:val="004F7370"/>
    <w:rsid w:val="004F79C0"/>
    <w:rsid w:val="00505AEB"/>
    <w:rsid w:val="00507659"/>
    <w:rsid w:val="005103FF"/>
    <w:rsid w:val="00510645"/>
    <w:rsid w:val="00511A38"/>
    <w:rsid w:val="0051277F"/>
    <w:rsid w:val="00512C24"/>
    <w:rsid w:val="00513FC7"/>
    <w:rsid w:val="0051705B"/>
    <w:rsid w:val="0052276C"/>
    <w:rsid w:val="00522B00"/>
    <w:rsid w:val="00524A13"/>
    <w:rsid w:val="005254EB"/>
    <w:rsid w:val="00530FBF"/>
    <w:rsid w:val="00531693"/>
    <w:rsid w:val="005319FF"/>
    <w:rsid w:val="00531C70"/>
    <w:rsid w:val="0053244C"/>
    <w:rsid w:val="00532A04"/>
    <w:rsid w:val="00534962"/>
    <w:rsid w:val="005360B2"/>
    <w:rsid w:val="005362FA"/>
    <w:rsid w:val="00537B37"/>
    <w:rsid w:val="005438DB"/>
    <w:rsid w:val="00543ADB"/>
    <w:rsid w:val="005440CA"/>
    <w:rsid w:val="00544EE5"/>
    <w:rsid w:val="00545A5D"/>
    <w:rsid w:val="00546D7F"/>
    <w:rsid w:val="00547722"/>
    <w:rsid w:val="00547813"/>
    <w:rsid w:val="00550D3A"/>
    <w:rsid w:val="00551ECA"/>
    <w:rsid w:val="00552182"/>
    <w:rsid w:val="00553F25"/>
    <w:rsid w:val="00563A13"/>
    <w:rsid w:val="00564035"/>
    <w:rsid w:val="005642A9"/>
    <w:rsid w:val="00566859"/>
    <w:rsid w:val="00567589"/>
    <w:rsid w:val="00573011"/>
    <w:rsid w:val="0057746E"/>
    <w:rsid w:val="005779CE"/>
    <w:rsid w:val="00580582"/>
    <w:rsid w:val="0058113F"/>
    <w:rsid w:val="005820C1"/>
    <w:rsid w:val="00582E9F"/>
    <w:rsid w:val="00591B4E"/>
    <w:rsid w:val="00591C42"/>
    <w:rsid w:val="00591E5C"/>
    <w:rsid w:val="00591F89"/>
    <w:rsid w:val="00595D56"/>
    <w:rsid w:val="005B1E7A"/>
    <w:rsid w:val="005B4CAA"/>
    <w:rsid w:val="005B5CA8"/>
    <w:rsid w:val="005B6017"/>
    <w:rsid w:val="005B63A9"/>
    <w:rsid w:val="005B6EB5"/>
    <w:rsid w:val="005B7CBB"/>
    <w:rsid w:val="005C012C"/>
    <w:rsid w:val="005C1B04"/>
    <w:rsid w:val="005C49D2"/>
    <w:rsid w:val="005C58E2"/>
    <w:rsid w:val="005C63F1"/>
    <w:rsid w:val="005D0515"/>
    <w:rsid w:val="005E0879"/>
    <w:rsid w:val="005E54AD"/>
    <w:rsid w:val="005E6A17"/>
    <w:rsid w:val="005F058A"/>
    <w:rsid w:val="00601D0F"/>
    <w:rsid w:val="00605559"/>
    <w:rsid w:val="00606FE7"/>
    <w:rsid w:val="00612E31"/>
    <w:rsid w:val="0061359F"/>
    <w:rsid w:val="00614343"/>
    <w:rsid w:val="00614467"/>
    <w:rsid w:val="00614841"/>
    <w:rsid w:val="00622FDC"/>
    <w:rsid w:val="00624D59"/>
    <w:rsid w:val="006255A0"/>
    <w:rsid w:val="006319B0"/>
    <w:rsid w:val="00634861"/>
    <w:rsid w:val="006374D3"/>
    <w:rsid w:val="006419D4"/>
    <w:rsid w:val="0064368D"/>
    <w:rsid w:val="00643C64"/>
    <w:rsid w:val="0064583F"/>
    <w:rsid w:val="00650690"/>
    <w:rsid w:val="00650E8E"/>
    <w:rsid w:val="00652FC2"/>
    <w:rsid w:val="00654542"/>
    <w:rsid w:val="00654CF6"/>
    <w:rsid w:val="00656DCB"/>
    <w:rsid w:val="00660127"/>
    <w:rsid w:val="00660351"/>
    <w:rsid w:val="00661550"/>
    <w:rsid w:val="00661E31"/>
    <w:rsid w:val="00665B77"/>
    <w:rsid w:val="00665CE3"/>
    <w:rsid w:val="00665D68"/>
    <w:rsid w:val="00670FBA"/>
    <w:rsid w:val="00671091"/>
    <w:rsid w:val="006721D2"/>
    <w:rsid w:val="006758D4"/>
    <w:rsid w:val="0067692B"/>
    <w:rsid w:val="00677FB8"/>
    <w:rsid w:val="00681441"/>
    <w:rsid w:val="006816D3"/>
    <w:rsid w:val="006831C7"/>
    <w:rsid w:val="00685240"/>
    <w:rsid w:val="006857B2"/>
    <w:rsid w:val="0068598E"/>
    <w:rsid w:val="0068618D"/>
    <w:rsid w:val="00686B24"/>
    <w:rsid w:val="00686D02"/>
    <w:rsid w:val="006875F4"/>
    <w:rsid w:val="00691AB3"/>
    <w:rsid w:val="00693C15"/>
    <w:rsid w:val="00695544"/>
    <w:rsid w:val="0069631F"/>
    <w:rsid w:val="006A78B4"/>
    <w:rsid w:val="006B1437"/>
    <w:rsid w:val="006B310F"/>
    <w:rsid w:val="006B39F9"/>
    <w:rsid w:val="006B6C6F"/>
    <w:rsid w:val="006B6F2C"/>
    <w:rsid w:val="006C4813"/>
    <w:rsid w:val="006C4816"/>
    <w:rsid w:val="006C4F63"/>
    <w:rsid w:val="006C50E5"/>
    <w:rsid w:val="006C56FF"/>
    <w:rsid w:val="006C7079"/>
    <w:rsid w:val="006D1DAF"/>
    <w:rsid w:val="006D3049"/>
    <w:rsid w:val="006D3065"/>
    <w:rsid w:val="006D5E79"/>
    <w:rsid w:val="006D7DDD"/>
    <w:rsid w:val="006E00F7"/>
    <w:rsid w:val="006E1156"/>
    <w:rsid w:val="006E2717"/>
    <w:rsid w:val="006E33C5"/>
    <w:rsid w:val="006E574F"/>
    <w:rsid w:val="006E5FFE"/>
    <w:rsid w:val="006F1A30"/>
    <w:rsid w:val="006F43A4"/>
    <w:rsid w:val="006F5BFB"/>
    <w:rsid w:val="006F7DAF"/>
    <w:rsid w:val="00700179"/>
    <w:rsid w:val="00700720"/>
    <w:rsid w:val="0070089F"/>
    <w:rsid w:val="0070129C"/>
    <w:rsid w:val="007058F4"/>
    <w:rsid w:val="007119C3"/>
    <w:rsid w:val="007120AA"/>
    <w:rsid w:val="007153B3"/>
    <w:rsid w:val="007153BA"/>
    <w:rsid w:val="00733075"/>
    <w:rsid w:val="00734E22"/>
    <w:rsid w:val="00740046"/>
    <w:rsid w:val="00741A11"/>
    <w:rsid w:val="00745035"/>
    <w:rsid w:val="00746D80"/>
    <w:rsid w:val="0075227C"/>
    <w:rsid w:val="007539AA"/>
    <w:rsid w:val="00754344"/>
    <w:rsid w:val="007566B1"/>
    <w:rsid w:val="00760458"/>
    <w:rsid w:val="00762556"/>
    <w:rsid w:val="007626B3"/>
    <w:rsid w:val="00762AE0"/>
    <w:rsid w:val="00764B28"/>
    <w:rsid w:val="0076573F"/>
    <w:rsid w:val="00771A16"/>
    <w:rsid w:val="00772FAF"/>
    <w:rsid w:val="00773189"/>
    <w:rsid w:val="007773A7"/>
    <w:rsid w:val="00777C0D"/>
    <w:rsid w:val="00781344"/>
    <w:rsid w:val="00782343"/>
    <w:rsid w:val="00783A6E"/>
    <w:rsid w:val="00783FA5"/>
    <w:rsid w:val="00786787"/>
    <w:rsid w:val="00790CD6"/>
    <w:rsid w:val="007944A5"/>
    <w:rsid w:val="00794928"/>
    <w:rsid w:val="00794BC8"/>
    <w:rsid w:val="00797BC9"/>
    <w:rsid w:val="007A0E6A"/>
    <w:rsid w:val="007A10A8"/>
    <w:rsid w:val="007A6381"/>
    <w:rsid w:val="007A7AE0"/>
    <w:rsid w:val="007B0738"/>
    <w:rsid w:val="007B3A42"/>
    <w:rsid w:val="007B44B6"/>
    <w:rsid w:val="007B4AF2"/>
    <w:rsid w:val="007B639E"/>
    <w:rsid w:val="007B7C22"/>
    <w:rsid w:val="007C06DC"/>
    <w:rsid w:val="007C11DF"/>
    <w:rsid w:val="007C1D49"/>
    <w:rsid w:val="007C1EAB"/>
    <w:rsid w:val="007C33CC"/>
    <w:rsid w:val="007C6897"/>
    <w:rsid w:val="007C6C47"/>
    <w:rsid w:val="007D690D"/>
    <w:rsid w:val="007E08B5"/>
    <w:rsid w:val="007E1635"/>
    <w:rsid w:val="007E2BA6"/>
    <w:rsid w:val="007E4DF7"/>
    <w:rsid w:val="007F0E4D"/>
    <w:rsid w:val="007F3489"/>
    <w:rsid w:val="007F3D31"/>
    <w:rsid w:val="007F67E8"/>
    <w:rsid w:val="00800BE4"/>
    <w:rsid w:val="00802203"/>
    <w:rsid w:val="008044AD"/>
    <w:rsid w:val="00804EB0"/>
    <w:rsid w:val="008051C6"/>
    <w:rsid w:val="00805317"/>
    <w:rsid w:val="00806382"/>
    <w:rsid w:val="0081099A"/>
    <w:rsid w:val="0081156A"/>
    <w:rsid w:val="0081516F"/>
    <w:rsid w:val="008201CC"/>
    <w:rsid w:val="00822F8E"/>
    <w:rsid w:val="008232CA"/>
    <w:rsid w:val="00823C40"/>
    <w:rsid w:val="00823F80"/>
    <w:rsid w:val="008253A9"/>
    <w:rsid w:val="00825A07"/>
    <w:rsid w:val="00827436"/>
    <w:rsid w:val="008318A7"/>
    <w:rsid w:val="008358D3"/>
    <w:rsid w:val="008402B2"/>
    <w:rsid w:val="008408B2"/>
    <w:rsid w:val="00842A4F"/>
    <w:rsid w:val="008448B7"/>
    <w:rsid w:val="00846DCA"/>
    <w:rsid w:val="00855925"/>
    <w:rsid w:val="008567DE"/>
    <w:rsid w:val="00862060"/>
    <w:rsid w:val="00864F5A"/>
    <w:rsid w:val="00865778"/>
    <w:rsid w:val="00866DEC"/>
    <w:rsid w:val="008676C5"/>
    <w:rsid w:val="008726C5"/>
    <w:rsid w:val="008765FC"/>
    <w:rsid w:val="008776F7"/>
    <w:rsid w:val="00877880"/>
    <w:rsid w:val="008809DE"/>
    <w:rsid w:val="00881596"/>
    <w:rsid w:val="008826E4"/>
    <w:rsid w:val="00882747"/>
    <w:rsid w:val="008835FD"/>
    <w:rsid w:val="00883B99"/>
    <w:rsid w:val="00884645"/>
    <w:rsid w:val="008854A6"/>
    <w:rsid w:val="00891BE1"/>
    <w:rsid w:val="00896333"/>
    <w:rsid w:val="00897911"/>
    <w:rsid w:val="008A094E"/>
    <w:rsid w:val="008A10BB"/>
    <w:rsid w:val="008A3649"/>
    <w:rsid w:val="008A4B23"/>
    <w:rsid w:val="008A5FD7"/>
    <w:rsid w:val="008A7A9F"/>
    <w:rsid w:val="008B0294"/>
    <w:rsid w:val="008B2FBA"/>
    <w:rsid w:val="008B3A5C"/>
    <w:rsid w:val="008B4241"/>
    <w:rsid w:val="008B5F32"/>
    <w:rsid w:val="008C088D"/>
    <w:rsid w:val="008C6786"/>
    <w:rsid w:val="008D155A"/>
    <w:rsid w:val="008D1F85"/>
    <w:rsid w:val="008D37D3"/>
    <w:rsid w:val="008E0374"/>
    <w:rsid w:val="008E0497"/>
    <w:rsid w:val="008E2CEA"/>
    <w:rsid w:val="008E418D"/>
    <w:rsid w:val="008E44DC"/>
    <w:rsid w:val="008E5924"/>
    <w:rsid w:val="008E6A62"/>
    <w:rsid w:val="008E7BA0"/>
    <w:rsid w:val="008F0631"/>
    <w:rsid w:val="008F0B2E"/>
    <w:rsid w:val="008F0FFC"/>
    <w:rsid w:val="008F47A4"/>
    <w:rsid w:val="008F623C"/>
    <w:rsid w:val="00900B61"/>
    <w:rsid w:val="00903F37"/>
    <w:rsid w:val="009075AF"/>
    <w:rsid w:val="009078BF"/>
    <w:rsid w:val="009108BC"/>
    <w:rsid w:val="009139BD"/>
    <w:rsid w:val="009216BE"/>
    <w:rsid w:val="00927464"/>
    <w:rsid w:val="0092776B"/>
    <w:rsid w:val="00930539"/>
    <w:rsid w:val="009317CF"/>
    <w:rsid w:val="0093292B"/>
    <w:rsid w:val="0093369A"/>
    <w:rsid w:val="00933EAF"/>
    <w:rsid w:val="00940138"/>
    <w:rsid w:val="00940207"/>
    <w:rsid w:val="00940E80"/>
    <w:rsid w:val="009412CC"/>
    <w:rsid w:val="00941420"/>
    <w:rsid w:val="00941A22"/>
    <w:rsid w:val="00946FC0"/>
    <w:rsid w:val="009476CC"/>
    <w:rsid w:val="009505A5"/>
    <w:rsid w:val="0095155E"/>
    <w:rsid w:val="0095567D"/>
    <w:rsid w:val="0095666E"/>
    <w:rsid w:val="00956C14"/>
    <w:rsid w:val="0095797B"/>
    <w:rsid w:val="00957F60"/>
    <w:rsid w:val="00962BB9"/>
    <w:rsid w:val="0096585E"/>
    <w:rsid w:val="00966311"/>
    <w:rsid w:val="00966ED3"/>
    <w:rsid w:val="009802B9"/>
    <w:rsid w:val="009807A1"/>
    <w:rsid w:val="009843CA"/>
    <w:rsid w:val="00991B27"/>
    <w:rsid w:val="00991E8B"/>
    <w:rsid w:val="0099207B"/>
    <w:rsid w:val="00995BCD"/>
    <w:rsid w:val="00995FF9"/>
    <w:rsid w:val="009961BE"/>
    <w:rsid w:val="009A37E7"/>
    <w:rsid w:val="009A7E3F"/>
    <w:rsid w:val="009B11A6"/>
    <w:rsid w:val="009B196F"/>
    <w:rsid w:val="009B526C"/>
    <w:rsid w:val="009B61B4"/>
    <w:rsid w:val="009C0987"/>
    <w:rsid w:val="009C5656"/>
    <w:rsid w:val="009C6886"/>
    <w:rsid w:val="009D273C"/>
    <w:rsid w:val="009D4ADA"/>
    <w:rsid w:val="009D535B"/>
    <w:rsid w:val="009D5B25"/>
    <w:rsid w:val="009E1004"/>
    <w:rsid w:val="009E68DA"/>
    <w:rsid w:val="009F1586"/>
    <w:rsid w:val="009F4D41"/>
    <w:rsid w:val="009F57F1"/>
    <w:rsid w:val="009F6237"/>
    <w:rsid w:val="009F70AF"/>
    <w:rsid w:val="00A02F8A"/>
    <w:rsid w:val="00A051BD"/>
    <w:rsid w:val="00A06F68"/>
    <w:rsid w:val="00A1112A"/>
    <w:rsid w:val="00A11B91"/>
    <w:rsid w:val="00A12099"/>
    <w:rsid w:val="00A12DD7"/>
    <w:rsid w:val="00A20126"/>
    <w:rsid w:val="00A20411"/>
    <w:rsid w:val="00A25008"/>
    <w:rsid w:val="00A27D8D"/>
    <w:rsid w:val="00A30143"/>
    <w:rsid w:val="00A306CE"/>
    <w:rsid w:val="00A36B6A"/>
    <w:rsid w:val="00A377C7"/>
    <w:rsid w:val="00A3785A"/>
    <w:rsid w:val="00A40DFD"/>
    <w:rsid w:val="00A40F96"/>
    <w:rsid w:val="00A412F7"/>
    <w:rsid w:val="00A42C1F"/>
    <w:rsid w:val="00A43345"/>
    <w:rsid w:val="00A440C0"/>
    <w:rsid w:val="00A46993"/>
    <w:rsid w:val="00A47EA8"/>
    <w:rsid w:val="00A51A26"/>
    <w:rsid w:val="00A51EA6"/>
    <w:rsid w:val="00A57657"/>
    <w:rsid w:val="00A60939"/>
    <w:rsid w:val="00A63674"/>
    <w:rsid w:val="00A6367E"/>
    <w:rsid w:val="00A651C6"/>
    <w:rsid w:val="00A65556"/>
    <w:rsid w:val="00A66B36"/>
    <w:rsid w:val="00A67CEB"/>
    <w:rsid w:val="00A701E6"/>
    <w:rsid w:val="00A70400"/>
    <w:rsid w:val="00A71204"/>
    <w:rsid w:val="00A72F3E"/>
    <w:rsid w:val="00A73080"/>
    <w:rsid w:val="00A73A97"/>
    <w:rsid w:val="00A7429A"/>
    <w:rsid w:val="00A807FE"/>
    <w:rsid w:val="00A80D44"/>
    <w:rsid w:val="00A82068"/>
    <w:rsid w:val="00A82290"/>
    <w:rsid w:val="00A833C4"/>
    <w:rsid w:val="00A83F4D"/>
    <w:rsid w:val="00A8428D"/>
    <w:rsid w:val="00A85660"/>
    <w:rsid w:val="00A9142B"/>
    <w:rsid w:val="00A93FDF"/>
    <w:rsid w:val="00A96B4A"/>
    <w:rsid w:val="00AA30C2"/>
    <w:rsid w:val="00AA6600"/>
    <w:rsid w:val="00AB024F"/>
    <w:rsid w:val="00AB11FF"/>
    <w:rsid w:val="00AB42CC"/>
    <w:rsid w:val="00AC18E5"/>
    <w:rsid w:val="00AC23A0"/>
    <w:rsid w:val="00AC454E"/>
    <w:rsid w:val="00AC4B40"/>
    <w:rsid w:val="00AD1575"/>
    <w:rsid w:val="00AD28DD"/>
    <w:rsid w:val="00AD3AAC"/>
    <w:rsid w:val="00AD3CCB"/>
    <w:rsid w:val="00AD43BB"/>
    <w:rsid w:val="00AE01BA"/>
    <w:rsid w:val="00AE33D4"/>
    <w:rsid w:val="00AE5E26"/>
    <w:rsid w:val="00AF1534"/>
    <w:rsid w:val="00AF4578"/>
    <w:rsid w:val="00AF4C37"/>
    <w:rsid w:val="00AF4E35"/>
    <w:rsid w:val="00AF54A3"/>
    <w:rsid w:val="00B01B03"/>
    <w:rsid w:val="00B02471"/>
    <w:rsid w:val="00B02961"/>
    <w:rsid w:val="00B056F2"/>
    <w:rsid w:val="00B105B7"/>
    <w:rsid w:val="00B14F32"/>
    <w:rsid w:val="00B20C3D"/>
    <w:rsid w:val="00B23B84"/>
    <w:rsid w:val="00B26069"/>
    <w:rsid w:val="00B2644C"/>
    <w:rsid w:val="00B27A10"/>
    <w:rsid w:val="00B300FE"/>
    <w:rsid w:val="00B32567"/>
    <w:rsid w:val="00B3573E"/>
    <w:rsid w:val="00B36667"/>
    <w:rsid w:val="00B40302"/>
    <w:rsid w:val="00B41010"/>
    <w:rsid w:val="00B437CB"/>
    <w:rsid w:val="00B45F15"/>
    <w:rsid w:val="00B4707C"/>
    <w:rsid w:val="00B4760C"/>
    <w:rsid w:val="00B54F5A"/>
    <w:rsid w:val="00B567CE"/>
    <w:rsid w:val="00B608BB"/>
    <w:rsid w:val="00B614CD"/>
    <w:rsid w:val="00B644C0"/>
    <w:rsid w:val="00B64D93"/>
    <w:rsid w:val="00B6646D"/>
    <w:rsid w:val="00B66910"/>
    <w:rsid w:val="00B67F9E"/>
    <w:rsid w:val="00B70391"/>
    <w:rsid w:val="00B7676E"/>
    <w:rsid w:val="00B8013D"/>
    <w:rsid w:val="00B829B0"/>
    <w:rsid w:val="00B84FAE"/>
    <w:rsid w:val="00B90378"/>
    <w:rsid w:val="00B94E85"/>
    <w:rsid w:val="00B97127"/>
    <w:rsid w:val="00BA19F8"/>
    <w:rsid w:val="00BA2639"/>
    <w:rsid w:val="00BA2933"/>
    <w:rsid w:val="00BA3BC4"/>
    <w:rsid w:val="00BA4780"/>
    <w:rsid w:val="00BA6752"/>
    <w:rsid w:val="00BB050B"/>
    <w:rsid w:val="00BB40A5"/>
    <w:rsid w:val="00BC23AD"/>
    <w:rsid w:val="00BC341B"/>
    <w:rsid w:val="00BC373F"/>
    <w:rsid w:val="00BD0621"/>
    <w:rsid w:val="00BD09E8"/>
    <w:rsid w:val="00BD151A"/>
    <w:rsid w:val="00BD1BA3"/>
    <w:rsid w:val="00BD3CFD"/>
    <w:rsid w:val="00BD4072"/>
    <w:rsid w:val="00BD47D5"/>
    <w:rsid w:val="00BE29B6"/>
    <w:rsid w:val="00BE42A8"/>
    <w:rsid w:val="00BE756A"/>
    <w:rsid w:val="00BF3F73"/>
    <w:rsid w:val="00BF45E8"/>
    <w:rsid w:val="00BF4944"/>
    <w:rsid w:val="00BF5512"/>
    <w:rsid w:val="00BF7DE3"/>
    <w:rsid w:val="00C01386"/>
    <w:rsid w:val="00C0237A"/>
    <w:rsid w:val="00C02EE2"/>
    <w:rsid w:val="00C059F0"/>
    <w:rsid w:val="00C06B62"/>
    <w:rsid w:val="00C16C53"/>
    <w:rsid w:val="00C20CF9"/>
    <w:rsid w:val="00C22DF8"/>
    <w:rsid w:val="00C24A81"/>
    <w:rsid w:val="00C27DFE"/>
    <w:rsid w:val="00C304BF"/>
    <w:rsid w:val="00C34805"/>
    <w:rsid w:val="00C44263"/>
    <w:rsid w:val="00C47F04"/>
    <w:rsid w:val="00C502E9"/>
    <w:rsid w:val="00C5143E"/>
    <w:rsid w:val="00C51D8B"/>
    <w:rsid w:val="00C525EF"/>
    <w:rsid w:val="00C5640F"/>
    <w:rsid w:val="00C57867"/>
    <w:rsid w:val="00C6740B"/>
    <w:rsid w:val="00C70AEE"/>
    <w:rsid w:val="00C72ED2"/>
    <w:rsid w:val="00C73485"/>
    <w:rsid w:val="00C73688"/>
    <w:rsid w:val="00C769F1"/>
    <w:rsid w:val="00C76A0B"/>
    <w:rsid w:val="00C76BB1"/>
    <w:rsid w:val="00C77C60"/>
    <w:rsid w:val="00C805D2"/>
    <w:rsid w:val="00C8144A"/>
    <w:rsid w:val="00C82E00"/>
    <w:rsid w:val="00C837B4"/>
    <w:rsid w:val="00C8408C"/>
    <w:rsid w:val="00C90577"/>
    <w:rsid w:val="00C91BFD"/>
    <w:rsid w:val="00C9226C"/>
    <w:rsid w:val="00C95B08"/>
    <w:rsid w:val="00C97A46"/>
    <w:rsid w:val="00CA0DE6"/>
    <w:rsid w:val="00CA248B"/>
    <w:rsid w:val="00CA32B7"/>
    <w:rsid w:val="00CA3611"/>
    <w:rsid w:val="00CA4870"/>
    <w:rsid w:val="00CA507A"/>
    <w:rsid w:val="00CA7D1A"/>
    <w:rsid w:val="00CB0E1B"/>
    <w:rsid w:val="00CB0FB7"/>
    <w:rsid w:val="00CB2B15"/>
    <w:rsid w:val="00CB3769"/>
    <w:rsid w:val="00CC1761"/>
    <w:rsid w:val="00CC3AD5"/>
    <w:rsid w:val="00CD02AB"/>
    <w:rsid w:val="00CD3012"/>
    <w:rsid w:val="00CD313C"/>
    <w:rsid w:val="00CD60C1"/>
    <w:rsid w:val="00CD7546"/>
    <w:rsid w:val="00CE3388"/>
    <w:rsid w:val="00CE3DD6"/>
    <w:rsid w:val="00CE7150"/>
    <w:rsid w:val="00CF0200"/>
    <w:rsid w:val="00CF0D1E"/>
    <w:rsid w:val="00CF2753"/>
    <w:rsid w:val="00CF5E2C"/>
    <w:rsid w:val="00D000B7"/>
    <w:rsid w:val="00D00AF5"/>
    <w:rsid w:val="00D00C20"/>
    <w:rsid w:val="00D03187"/>
    <w:rsid w:val="00D0366B"/>
    <w:rsid w:val="00D04B04"/>
    <w:rsid w:val="00D05EF7"/>
    <w:rsid w:val="00D0617A"/>
    <w:rsid w:val="00D0722E"/>
    <w:rsid w:val="00D11354"/>
    <w:rsid w:val="00D117FF"/>
    <w:rsid w:val="00D146E9"/>
    <w:rsid w:val="00D159AD"/>
    <w:rsid w:val="00D15DB5"/>
    <w:rsid w:val="00D162CC"/>
    <w:rsid w:val="00D16D68"/>
    <w:rsid w:val="00D17D27"/>
    <w:rsid w:val="00D229FC"/>
    <w:rsid w:val="00D22AA0"/>
    <w:rsid w:val="00D238F5"/>
    <w:rsid w:val="00D268A9"/>
    <w:rsid w:val="00D311F4"/>
    <w:rsid w:val="00D31261"/>
    <w:rsid w:val="00D33EBE"/>
    <w:rsid w:val="00D35ACD"/>
    <w:rsid w:val="00D42AC9"/>
    <w:rsid w:val="00D44BCA"/>
    <w:rsid w:val="00D46491"/>
    <w:rsid w:val="00D46709"/>
    <w:rsid w:val="00D5100F"/>
    <w:rsid w:val="00D56278"/>
    <w:rsid w:val="00D56621"/>
    <w:rsid w:val="00D62537"/>
    <w:rsid w:val="00D62619"/>
    <w:rsid w:val="00D63998"/>
    <w:rsid w:val="00D648C8"/>
    <w:rsid w:val="00D72919"/>
    <w:rsid w:val="00D76C2E"/>
    <w:rsid w:val="00D8338E"/>
    <w:rsid w:val="00D862C2"/>
    <w:rsid w:val="00D86B4B"/>
    <w:rsid w:val="00D8713E"/>
    <w:rsid w:val="00D9045F"/>
    <w:rsid w:val="00D91796"/>
    <w:rsid w:val="00D93FD5"/>
    <w:rsid w:val="00D97C10"/>
    <w:rsid w:val="00D97CFF"/>
    <w:rsid w:val="00D97D98"/>
    <w:rsid w:val="00DA1F0C"/>
    <w:rsid w:val="00DA255F"/>
    <w:rsid w:val="00DA57B5"/>
    <w:rsid w:val="00DA5D20"/>
    <w:rsid w:val="00DA7BF8"/>
    <w:rsid w:val="00DB0383"/>
    <w:rsid w:val="00DB03B3"/>
    <w:rsid w:val="00DB1B16"/>
    <w:rsid w:val="00DB2FB8"/>
    <w:rsid w:val="00DB3C8D"/>
    <w:rsid w:val="00DB53C5"/>
    <w:rsid w:val="00DB7C8A"/>
    <w:rsid w:val="00DB7CAA"/>
    <w:rsid w:val="00DC4DD4"/>
    <w:rsid w:val="00DC6CA8"/>
    <w:rsid w:val="00DD0940"/>
    <w:rsid w:val="00DD1180"/>
    <w:rsid w:val="00DD24FA"/>
    <w:rsid w:val="00DD39A0"/>
    <w:rsid w:val="00DD3BCE"/>
    <w:rsid w:val="00DD55B9"/>
    <w:rsid w:val="00DE0501"/>
    <w:rsid w:val="00DE1D04"/>
    <w:rsid w:val="00DE4AA5"/>
    <w:rsid w:val="00DE63FD"/>
    <w:rsid w:val="00DE714F"/>
    <w:rsid w:val="00DE78C4"/>
    <w:rsid w:val="00DF190F"/>
    <w:rsid w:val="00DF35D3"/>
    <w:rsid w:val="00DF51D2"/>
    <w:rsid w:val="00E02732"/>
    <w:rsid w:val="00E06B0C"/>
    <w:rsid w:val="00E100C1"/>
    <w:rsid w:val="00E15A06"/>
    <w:rsid w:val="00E1782F"/>
    <w:rsid w:val="00E20C23"/>
    <w:rsid w:val="00E22846"/>
    <w:rsid w:val="00E23BC7"/>
    <w:rsid w:val="00E25188"/>
    <w:rsid w:val="00E32F9C"/>
    <w:rsid w:val="00E352DF"/>
    <w:rsid w:val="00E376F4"/>
    <w:rsid w:val="00E37E8B"/>
    <w:rsid w:val="00E4076F"/>
    <w:rsid w:val="00E41F4E"/>
    <w:rsid w:val="00E42F91"/>
    <w:rsid w:val="00E43656"/>
    <w:rsid w:val="00E443C5"/>
    <w:rsid w:val="00E45EE9"/>
    <w:rsid w:val="00E50F26"/>
    <w:rsid w:val="00E51197"/>
    <w:rsid w:val="00E51FD5"/>
    <w:rsid w:val="00E53A4C"/>
    <w:rsid w:val="00E54938"/>
    <w:rsid w:val="00E5666B"/>
    <w:rsid w:val="00E63D28"/>
    <w:rsid w:val="00E663A5"/>
    <w:rsid w:val="00E667C6"/>
    <w:rsid w:val="00E6777C"/>
    <w:rsid w:val="00E73D66"/>
    <w:rsid w:val="00E73EE5"/>
    <w:rsid w:val="00E77D52"/>
    <w:rsid w:val="00E84F01"/>
    <w:rsid w:val="00E964F0"/>
    <w:rsid w:val="00EA0817"/>
    <w:rsid w:val="00EA4F6F"/>
    <w:rsid w:val="00EA7FF0"/>
    <w:rsid w:val="00EB0C95"/>
    <w:rsid w:val="00EB19FD"/>
    <w:rsid w:val="00EB28C5"/>
    <w:rsid w:val="00EB41D5"/>
    <w:rsid w:val="00EB5ADA"/>
    <w:rsid w:val="00EB70B0"/>
    <w:rsid w:val="00EB723E"/>
    <w:rsid w:val="00EC2A15"/>
    <w:rsid w:val="00EC3AA1"/>
    <w:rsid w:val="00EC65D6"/>
    <w:rsid w:val="00ED1F32"/>
    <w:rsid w:val="00ED49B4"/>
    <w:rsid w:val="00ED4FAC"/>
    <w:rsid w:val="00ED5FC9"/>
    <w:rsid w:val="00ED7CF1"/>
    <w:rsid w:val="00EE1264"/>
    <w:rsid w:val="00EF42CA"/>
    <w:rsid w:val="00EF5A87"/>
    <w:rsid w:val="00EF6D0E"/>
    <w:rsid w:val="00EF7D5B"/>
    <w:rsid w:val="00F01BC5"/>
    <w:rsid w:val="00F01DEB"/>
    <w:rsid w:val="00F03485"/>
    <w:rsid w:val="00F10216"/>
    <w:rsid w:val="00F135DF"/>
    <w:rsid w:val="00F15E70"/>
    <w:rsid w:val="00F24145"/>
    <w:rsid w:val="00F25DA5"/>
    <w:rsid w:val="00F27EDD"/>
    <w:rsid w:val="00F32199"/>
    <w:rsid w:val="00F35B15"/>
    <w:rsid w:val="00F35E82"/>
    <w:rsid w:val="00F36948"/>
    <w:rsid w:val="00F37138"/>
    <w:rsid w:val="00F40ACD"/>
    <w:rsid w:val="00F416DE"/>
    <w:rsid w:val="00F41F62"/>
    <w:rsid w:val="00F4452C"/>
    <w:rsid w:val="00F46FDA"/>
    <w:rsid w:val="00F47C26"/>
    <w:rsid w:val="00F5113A"/>
    <w:rsid w:val="00F5124C"/>
    <w:rsid w:val="00F5387E"/>
    <w:rsid w:val="00F55A8F"/>
    <w:rsid w:val="00F6288B"/>
    <w:rsid w:val="00F62E19"/>
    <w:rsid w:val="00F635BF"/>
    <w:rsid w:val="00F63636"/>
    <w:rsid w:val="00F64213"/>
    <w:rsid w:val="00F64D84"/>
    <w:rsid w:val="00F73229"/>
    <w:rsid w:val="00F76440"/>
    <w:rsid w:val="00F8003B"/>
    <w:rsid w:val="00F80F66"/>
    <w:rsid w:val="00F81536"/>
    <w:rsid w:val="00F82639"/>
    <w:rsid w:val="00F82A63"/>
    <w:rsid w:val="00F831E7"/>
    <w:rsid w:val="00F86E34"/>
    <w:rsid w:val="00F8763A"/>
    <w:rsid w:val="00F9390A"/>
    <w:rsid w:val="00F949AE"/>
    <w:rsid w:val="00FA0169"/>
    <w:rsid w:val="00FA540B"/>
    <w:rsid w:val="00FA778B"/>
    <w:rsid w:val="00FB1902"/>
    <w:rsid w:val="00FB669E"/>
    <w:rsid w:val="00FB66BE"/>
    <w:rsid w:val="00FC1AFD"/>
    <w:rsid w:val="00FC271D"/>
    <w:rsid w:val="00FC2EDB"/>
    <w:rsid w:val="00FC3410"/>
    <w:rsid w:val="00FC6806"/>
    <w:rsid w:val="00FD054E"/>
    <w:rsid w:val="00FD07F0"/>
    <w:rsid w:val="00FD4250"/>
    <w:rsid w:val="00FD7320"/>
    <w:rsid w:val="00FE30F7"/>
    <w:rsid w:val="00FE48DD"/>
    <w:rsid w:val="00FE6398"/>
    <w:rsid w:val="00FE7590"/>
    <w:rsid w:val="00FF1455"/>
    <w:rsid w:val="00FF1D7A"/>
    <w:rsid w:val="00FF1EC4"/>
    <w:rsid w:val="00FF21EE"/>
    <w:rsid w:val="00FF228E"/>
    <w:rsid w:val="00FF25F6"/>
    <w:rsid w:val="00FF2F50"/>
    <w:rsid w:val="00FF35C6"/>
    <w:rsid w:val="00FF4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colormru v:ext="edit" colors="#09f,gray"/>
    </o:shapedefaults>
    <o:shapelayout v:ext="edit">
      <o:idmap v:ext="edit" data="1"/>
    </o:shapelayout>
  </w:shapeDefaults>
  <w:decimalSymbol w:val="."/>
  <w:listSeparator w:val=","/>
  <w14:docId w14:val="3EDEF455"/>
  <w15:docId w15:val="{93B8A604-22F0-4F3D-8405-CC3D843F9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bg-BG" w:eastAsia="bg-BG" w:bidi="ar-SA"/>
      </w:rPr>
    </w:rPrDefault>
    <w:pPrDefault/>
  </w:docDefaults>
  <w:latentStyles w:defLockedState="0" w:defUIPriority="9" w:defSemiHidden="0" w:defUnhideWhenUsed="0" w:defQFormat="0" w:count="371">
    <w:lsdException w:name="Normal" w:uiPriority="0" w:qFormat="1"/>
    <w:lsdException w:name="heading 1" w:uiPriority="4" w:qFormat="1"/>
    <w:lsdException w:name="heading 2" w:uiPriority="4" w:qFormat="1"/>
    <w:lsdException w:name="heading 3" w:uiPriority="4" w:qFormat="1"/>
    <w:lsdException w:name="heading 4" w:uiPriority="4" w:qFormat="1"/>
    <w:lsdException w:name="heading 5" w:uiPriority="10" w:qFormat="1"/>
    <w:lsdException w:name="heading 6" w:uiPriority="10" w:qFormat="1"/>
    <w:lsdException w:name="heading 7" w:semiHidden="1" w:uiPriority="10" w:unhideWhenUsed="1" w:qFormat="1"/>
    <w:lsdException w:name="heading 8" w:semiHidden="1" w:uiPriority="10" w:unhideWhenUsed="1" w:qFormat="1"/>
    <w:lsdException w:name="heading 9" w:semiHidden="1" w:uiPriority="1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locked="1"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A17"/>
    <w:pPr>
      <w:spacing w:after="200" w:line="276" w:lineRule="auto"/>
    </w:pPr>
    <w:rPr>
      <w:rFonts w:ascii="Cambria" w:eastAsia="Calibri" w:hAnsi="Cambria"/>
      <w:sz w:val="22"/>
      <w:szCs w:val="22"/>
      <w:lang w:val="en-US" w:eastAsia="en-US"/>
    </w:rPr>
  </w:style>
  <w:style w:type="paragraph" w:styleId="Heading1">
    <w:name w:val="heading 1"/>
    <w:next w:val="introChapter"/>
    <w:link w:val="Heading1Char"/>
    <w:uiPriority w:val="4"/>
    <w:qFormat/>
    <w:rsid w:val="00E376F4"/>
    <w:pPr>
      <w:pageBreakBefore/>
      <w:numPr>
        <w:numId w:val="3"/>
      </w:numPr>
      <w:tabs>
        <w:tab w:val="clear" w:pos="12240"/>
        <w:tab w:val="num" w:pos="436"/>
      </w:tabs>
      <w:spacing w:after="120"/>
      <w:ind w:left="72" w:hanging="360"/>
      <w:jc w:val="right"/>
      <w:outlineLvl w:val="0"/>
    </w:pPr>
    <w:rPr>
      <w:rFonts w:ascii="Cambria" w:hAnsi="Cambria"/>
      <w:b/>
      <w:snapToGrid w:val="0"/>
      <w:kern w:val="28"/>
      <w:sz w:val="48"/>
      <w:lang w:val="en-US" w:eastAsia="fr-FR"/>
    </w:rPr>
  </w:style>
  <w:style w:type="paragraph" w:styleId="Heading2">
    <w:name w:val="heading 2"/>
    <w:next w:val="sp"/>
    <w:link w:val="Heading2Char"/>
    <w:uiPriority w:val="4"/>
    <w:qFormat/>
    <w:rsid w:val="00C27DFE"/>
    <w:pPr>
      <w:keepNext/>
      <w:numPr>
        <w:ilvl w:val="1"/>
        <w:numId w:val="3"/>
      </w:numPr>
      <w:tabs>
        <w:tab w:val="left" w:pos="113"/>
      </w:tabs>
      <w:spacing w:before="360"/>
      <w:outlineLvl w:val="1"/>
    </w:pPr>
    <w:rPr>
      <w:rFonts w:ascii="Cambria" w:hAnsi="Cambria"/>
      <w:b/>
      <w:snapToGrid w:val="0"/>
      <w:sz w:val="32"/>
      <w:lang w:val="en-US" w:eastAsia="fr-FR"/>
    </w:rPr>
  </w:style>
  <w:style w:type="paragraph" w:styleId="Heading3">
    <w:name w:val="heading 3"/>
    <w:next w:val="sp"/>
    <w:link w:val="Heading3Char"/>
    <w:uiPriority w:val="4"/>
    <w:qFormat/>
    <w:rsid w:val="006A78B4"/>
    <w:pPr>
      <w:keepNext/>
      <w:widowControl w:val="0"/>
      <w:numPr>
        <w:ilvl w:val="2"/>
        <w:numId w:val="3"/>
      </w:numPr>
      <w:tabs>
        <w:tab w:val="left" w:pos="900"/>
      </w:tabs>
      <w:spacing w:before="360" w:after="120"/>
      <w:outlineLvl w:val="2"/>
    </w:pPr>
    <w:rPr>
      <w:rFonts w:ascii="Cambria" w:hAnsi="Cambria"/>
      <w:b/>
      <w:snapToGrid w:val="0"/>
      <w:sz w:val="24"/>
      <w:lang w:val="en-US" w:eastAsia="fr-FR"/>
    </w:rPr>
  </w:style>
  <w:style w:type="paragraph" w:styleId="Heading4">
    <w:name w:val="heading 4"/>
    <w:next w:val="sp"/>
    <w:uiPriority w:val="4"/>
    <w:qFormat/>
    <w:rsid w:val="00024E1E"/>
    <w:pPr>
      <w:keepNext/>
      <w:widowControl w:val="0"/>
      <w:numPr>
        <w:ilvl w:val="3"/>
        <w:numId w:val="3"/>
      </w:numPr>
      <w:spacing w:before="240" w:after="120"/>
      <w:outlineLvl w:val="3"/>
    </w:pPr>
    <w:rPr>
      <w:rFonts w:ascii="Cambria" w:hAnsi="Cambria"/>
      <w:b/>
      <w:bCs/>
      <w:sz w:val="22"/>
      <w:lang w:val="en-US" w:eastAsia="fr-FR"/>
    </w:rPr>
  </w:style>
  <w:style w:type="paragraph" w:styleId="Heading5">
    <w:name w:val="heading 5"/>
    <w:next w:val="Normal"/>
    <w:uiPriority w:val="10"/>
    <w:qFormat/>
    <w:locked/>
    <w:rsid w:val="009F57F1"/>
    <w:pPr>
      <w:spacing w:before="240" w:after="60"/>
      <w:outlineLvl w:val="4"/>
    </w:pPr>
    <w:rPr>
      <w:sz w:val="22"/>
      <w:lang w:val="fr-FR" w:eastAsia="fr-FR"/>
    </w:rPr>
  </w:style>
  <w:style w:type="paragraph" w:styleId="Heading6">
    <w:name w:val="heading 6"/>
    <w:basedOn w:val="Normal"/>
    <w:next w:val="Normal"/>
    <w:uiPriority w:val="10"/>
    <w:qFormat/>
    <w:locked/>
    <w:rsid w:val="009F57F1"/>
    <w:pPr>
      <w:spacing w:before="240" w:after="60"/>
      <w:outlineLvl w:val="5"/>
    </w:pPr>
    <w:rPr>
      <w:i/>
    </w:rPr>
  </w:style>
  <w:style w:type="paragraph" w:styleId="Heading7">
    <w:name w:val="heading 7"/>
    <w:basedOn w:val="Normal"/>
    <w:next w:val="Normal"/>
    <w:uiPriority w:val="10"/>
    <w:qFormat/>
    <w:locked/>
    <w:rsid w:val="009F57F1"/>
    <w:pPr>
      <w:spacing w:before="240" w:after="60"/>
      <w:outlineLvl w:val="6"/>
    </w:pPr>
    <w:rPr>
      <w:rFonts w:ascii="Arial" w:hAnsi="Arial"/>
    </w:rPr>
  </w:style>
  <w:style w:type="paragraph" w:styleId="Heading8">
    <w:name w:val="heading 8"/>
    <w:basedOn w:val="Normal"/>
    <w:next w:val="Normal"/>
    <w:uiPriority w:val="10"/>
    <w:qFormat/>
    <w:locked/>
    <w:rsid w:val="009F57F1"/>
    <w:pPr>
      <w:spacing w:before="240" w:after="60"/>
      <w:outlineLvl w:val="7"/>
    </w:pPr>
    <w:rPr>
      <w:rFonts w:ascii="Arial" w:hAnsi="Arial"/>
      <w:i/>
    </w:rPr>
  </w:style>
  <w:style w:type="paragraph" w:styleId="Heading9">
    <w:name w:val="heading 9"/>
    <w:next w:val="sp"/>
    <w:uiPriority w:val="10"/>
    <w:qFormat/>
    <w:locked/>
    <w:rsid w:val="009F57F1"/>
    <w:pPr>
      <w:spacing w:before="240" w:after="60"/>
      <w:outlineLvl w:val="8"/>
    </w:pPr>
    <w:rPr>
      <w:rFonts w:ascii="Arial" w:hAnsi="Arial"/>
      <w:b/>
      <w:i/>
      <w:sz w:val="18"/>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Chapter">
    <w:name w:val="introChapter"/>
    <w:basedOn w:val="pp"/>
    <w:next w:val="spchapter"/>
    <w:uiPriority w:val="7"/>
    <w:rsid w:val="009F57F1"/>
    <w:pPr>
      <w:pBdr>
        <w:bottom w:val="single" w:sz="6" w:space="1" w:color="auto"/>
      </w:pBdr>
      <w:ind w:left="0" w:hanging="284"/>
    </w:pPr>
    <w:rPr>
      <w:b w:val="0"/>
      <w:color w:val="auto"/>
      <w:sz w:val="18"/>
    </w:rPr>
  </w:style>
  <w:style w:type="paragraph" w:customStyle="1" w:styleId="pp">
    <w:name w:val="pp"/>
    <w:next w:val="sppreface"/>
    <w:uiPriority w:val="7"/>
    <w:locked/>
    <w:rsid w:val="009F57F1"/>
    <w:pPr>
      <w:pBdr>
        <w:bottom w:val="single" w:sz="6" w:space="1" w:color="CC0000"/>
      </w:pBdr>
      <w:spacing w:before="480" w:after="120"/>
      <w:ind w:left="-284"/>
    </w:pPr>
    <w:rPr>
      <w:rFonts w:ascii="Gill Sans MT" w:hAnsi="Gill Sans MT"/>
      <w:b/>
      <w:caps/>
      <w:color w:val="CC0000"/>
      <w:spacing w:val="40"/>
      <w:position w:val="-6"/>
      <w:sz w:val="16"/>
      <w:lang w:val="en-US" w:eastAsia="fr-FR"/>
    </w:rPr>
  </w:style>
  <w:style w:type="paragraph" w:customStyle="1" w:styleId="sppreface">
    <w:name w:val="sppreface"/>
    <w:basedOn w:val="sp"/>
    <w:uiPriority w:val="7"/>
    <w:rsid w:val="009F57F1"/>
    <w:pPr>
      <w:ind w:left="-284"/>
    </w:pPr>
  </w:style>
  <w:style w:type="paragraph" w:customStyle="1" w:styleId="sp">
    <w:name w:val="sp"/>
    <w:link w:val="spCar"/>
    <w:uiPriority w:val="7"/>
    <w:qFormat/>
    <w:rsid w:val="009F57F1"/>
    <w:pPr>
      <w:spacing w:before="60" w:after="120"/>
      <w:ind w:left="420"/>
    </w:pPr>
    <w:rPr>
      <w:rFonts w:ascii="Verdana" w:hAnsi="Verdana"/>
      <w:snapToGrid w:val="0"/>
      <w:color w:val="000000"/>
      <w:lang w:val="en-US" w:eastAsia="fr-FR"/>
    </w:rPr>
  </w:style>
  <w:style w:type="paragraph" w:customStyle="1" w:styleId="spchapter">
    <w:name w:val="spchapter"/>
    <w:basedOn w:val="sp"/>
    <w:next w:val="Heading2"/>
    <w:uiPriority w:val="7"/>
    <w:rsid w:val="009F57F1"/>
    <w:pPr>
      <w:ind w:left="-284"/>
    </w:pPr>
  </w:style>
  <w:style w:type="paragraph" w:customStyle="1" w:styleId="b2">
    <w:name w:val="b2"/>
    <w:uiPriority w:val="9"/>
    <w:rsid w:val="009F57F1"/>
    <w:pPr>
      <w:numPr>
        <w:numId w:val="6"/>
      </w:numPr>
      <w:tabs>
        <w:tab w:val="clear" w:pos="1656"/>
        <w:tab w:val="num" w:pos="1134"/>
      </w:tabs>
      <w:spacing w:after="80"/>
      <w:ind w:left="1163" w:hanging="283"/>
    </w:pPr>
    <w:rPr>
      <w:rFonts w:ascii="Verdana" w:hAnsi="Verdana"/>
      <w:snapToGrid w:val="0"/>
      <w:color w:val="000000"/>
      <w:lang w:val="en-US" w:eastAsia="fr-FR"/>
    </w:rPr>
  </w:style>
  <w:style w:type="character" w:styleId="PageNumber">
    <w:name w:val="page number"/>
    <w:basedOn w:val="DefaultParagraphFont"/>
    <w:uiPriority w:val="9"/>
    <w:rsid w:val="009F57F1"/>
    <w:rPr>
      <w:rFonts w:ascii="Verdana" w:hAnsi="Verdana"/>
      <w:sz w:val="18"/>
    </w:rPr>
  </w:style>
  <w:style w:type="paragraph" w:customStyle="1" w:styleId="b1">
    <w:name w:val="b1"/>
    <w:uiPriority w:val="9"/>
    <w:rsid w:val="009F57F1"/>
    <w:pPr>
      <w:widowControl w:val="0"/>
      <w:numPr>
        <w:numId w:val="4"/>
      </w:numPr>
      <w:spacing w:after="80"/>
    </w:pPr>
    <w:rPr>
      <w:rFonts w:ascii="Verdana" w:hAnsi="Verdana"/>
      <w:snapToGrid w:val="0"/>
      <w:color w:val="000000"/>
      <w:lang w:val="en-US" w:eastAsia="fr-FR"/>
    </w:rPr>
  </w:style>
  <w:style w:type="paragraph" w:customStyle="1" w:styleId="code">
    <w:name w:val="code"/>
    <w:uiPriority w:val="8"/>
    <w:rsid w:val="009F57F1"/>
    <w:pPr>
      <w:spacing w:after="60"/>
      <w:ind w:left="765"/>
    </w:pPr>
    <w:rPr>
      <w:rFonts w:ascii="Courier New" w:hAnsi="Courier New"/>
      <w:snapToGrid w:val="0"/>
      <w:lang w:val="en-US" w:eastAsia="fr-FR"/>
    </w:rPr>
  </w:style>
  <w:style w:type="paragraph" w:customStyle="1" w:styleId="t1">
    <w:name w:val="t1"/>
    <w:link w:val="t1Car"/>
    <w:uiPriority w:val="9"/>
    <w:rsid w:val="009F57F1"/>
    <w:pPr>
      <w:widowControl w:val="0"/>
      <w:tabs>
        <w:tab w:val="left" w:pos="2892"/>
      </w:tabs>
      <w:spacing w:before="40" w:after="40"/>
    </w:pPr>
    <w:rPr>
      <w:rFonts w:ascii="Verdana" w:hAnsi="Verdana"/>
      <w:lang w:val="en-US" w:eastAsia="fr-FR"/>
    </w:rPr>
  </w:style>
  <w:style w:type="paragraph" w:styleId="Footer">
    <w:name w:val="footer"/>
    <w:basedOn w:val="Normal"/>
    <w:uiPriority w:val="9"/>
    <w:rsid w:val="009F57F1"/>
    <w:pPr>
      <w:tabs>
        <w:tab w:val="center" w:pos="4536"/>
        <w:tab w:val="right" w:pos="9072"/>
      </w:tabs>
    </w:pPr>
  </w:style>
  <w:style w:type="paragraph" w:styleId="TOC1">
    <w:name w:val="toc 1"/>
    <w:uiPriority w:val="39"/>
    <w:rsid w:val="009F57F1"/>
    <w:pPr>
      <w:pBdr>
        <w:bottom w:val="single" w:sz="4" w:space="1" w:color="auto"/>
      </w:pBdr>
      <w:tabs>
        <w:tab w:val="left" w:pos="284"/>
        <w:tab w:val="right" w:pos="9356"/>
      </w:tabs>
      <w:spacing w:before="120"/>
      <w:ind w:left="-284"/>
      <w:outlineLvl w:val="0"/>
    </w:pPr>
    <w:rPr>
      <w:rFonts w:ascii="Arial" w:hAnsi="Arial"/>
      <w:b/>
      <w:noProof/>
      <w:sz w:val="22"/>
      <w:szCs w:val="24"/>
      <w:lang w:val="fr-FR" w:eastAsia="fr-FR"/>
    </w:rPr>
  </w:style>
  <w:style w:type="paragraph" w:styleId="TOC2">
    <w:name w:val="toc 2"/>
    <w:uiPriority w:val="39"/>
    <w:rsid w:val="009F57F1"/>
    <w:pPr>
      <w:tabs>
        <w:tab w:val="left" w:pos="284"/>
        <w:tab w:val="left" w:pos="993"/>
        <w:tab w:val="right" w:pos="9356"/>
      </w:tabs>
      <w:spacing w:before="120" w:after="120"/>
      <w:ind w:left="288"/>
      <w:contextualSpacing/>
      <w:outlineLvl w:val="1"/>
    </w:pPr>
    <w:rPr>
      <w:rFonts w:ascii="Arial" w:hAnsi="Arial"/>
      <w:b/>
      <w:noProof/>
      <w:szCs w:val="24"/>
      <w:lang w:val="fr-FR" w:eastAsia="fr-FR"/>
    </w:rPr>
  </w:style>
  <w:style w:type="paragraph" w:styleId="TOC3">
    <w:name w:val="toc 3"/>
    <w:uiPriority w:val="39"/>
    <w:rsid w:val="009F57F1"/>
    <w:pPr>
      <w:tabs>
        <w:tab w:val="left" w:pos="284"/>
        <w:tab w:val="left" w:pos="992"/>
        <w:tab w:val="left" w:pos="1560"/>
        <w:tab w:val="right" w:pos="9356"/>
      </w:tabs>
      <w:ind w:left="994"/>
      <w:contextualSpacing/>
      <w:outlineLvl w:val="2"/>
    </w:pPr>
    <w:rPr>
      <w:rFonts w:ascii="Arial" w:hAnsi="Arial"/>
      <w:noProof/>
      <w:sz w:val="18"/>
      <w:szCs w:val="24"/>
      <w:lang w:val="fr-FR" w:eastAsia="fr-FR"/>
    </w:rPr>
  </w:style>
  <w:style w:type="paragraph" w:customStyle="1" w:styleId="DocumentationTitle">
    <w:name w:val="DocumentationTitle"/>
    <w:uiPriority w:val="9"/>
    <w:rsid w:val="009F57F1"/>
    <w:pPr>
      <w:widowControl w:val="0"/>
      <w:jc w:val="right"/>
    </w:pPr>
    <w:rPr>
      <w:rFonts w:ascii="Eras Medium ITC" w:hAnsi="Eras Medium ITC"/>
      <w:color w:val="FFFFFF"/>
      <w:sz w:val="48"/>
      <w:lang w:val="en-US" w:eastAsia="fr-FR"/>
    </w:rPr>
  </w:style>
  <w:style w:type="paragraph" w:customStyle="1" w:styleId="Stylet1Head2">
    <w:name w:val="Style t1Head +2"/>
    <w:basedOn w:val="Normal"/>
    <w:uiPriority w:val="9"/>
    <w:rsid w:val="009F57F1"/>
    <w:pPr>
      <w:widowControl w:val="0"/>
      <w:tabs>
        <w:tab w:val="left" w:pos="2892"/>
      </w:tabs>
      <w:spacing w:before="60" w:after="40"/>
    </w:pPr>
    <w:rPr>
      <w:b/>
      <w:bCs/>
      <w:sz w:val="18"/>
    </w:rPr>
  </w:style>
  <w:style w:type="paragraph" w:customStyle="1" w:styleId="tochead">
    <w:name w:val="tochead"/>
    <w:uiPriority w:val="9"/>
    <w:rsid w:val="009F57F1"/>
    <w:pPr>
      <w:tabs>
        <w:tab w:val="left" w:pos="227"/>
        <w:tab w:val="left" w:pos="562"/>
      </w:tabs>
      <w:spacing w:after="720"/>
      <w:jc w:val="right"/>
    </w:pPr>
    <w:rPr>
      <w:rFonts w:ascii="Eras Light ITC" w:hAnsi="Eras Light ITC"/>
      <w:b/>
      <w:bCs/>
      <w:color w:val="999999"/>
      <w:sz w:val="48"/>
      <w:lang w:val="en-US" w:eastAsia="fr-FR"/>
    </w:rPr>
  </w:style>
  <w:style w:type="paragraph" w:customStyle="1" w:styleId="tb1">
    <w:name w:val="tb1"/>
    <w:uiPriority w:val="9"/>
    <w:rsid w:val="009F57F1"/>
    <w:pPr>
      <w:numPr>
        <w:numId w:val="8"/>
      </w:numPr>
      <w:tabs>
        <w:tab w:val="clear" w:pos="417"/>
        <w:tab w:val="left" w:pos="357"/>
      </w:tabs>
      <w:spacing w:before="20" w:after="40"/>
      <w:ind w:left="340" w:hanging="227"/>
    </w:pPr>
    <w:rPr>
      <w:rFonts w:ascii="Verdana" w:hAnsi="Verdana"/>
      <w:lang w:val="en-US" w:eastAsia="fr-FR"/>
    </w:rPr>
  </w:style>
  <w:style w:type="paragraph" w:customStyle="1" w:styleId="spu">
    <w:name w:val="spu"/>
    <w:basedOn w:val="sp"/>
    <w:next w:val="sp"/>
    <w:uiPriority w:val="7"/>
    <w:rsid w:val="009F57F1"/>
    <w:pPr>
      <w:keepNext/>
      <w:widowControl w:val="0"/>
      <w:pBdr>
        <w:bottom w:val="single" w:sz="4" w:space="3" w:color="auto"/>
      </w:pBdr>
      <w:spacing w:before="120"/>
      <w:ind w:right="113"/>
    </w:pPr>
    <w:rPr>
      <w:rFonts w:ascii="Gill Sans MT" w:hAnsi="Gill Sans MT"/>
      <w:b/>
      <w:sz w:val="22"/>
    </w:rPr>
  </w:style>
  <w:style w:type="paragraph" w:customStyle="1" w:styleId="Steps">
    <w:name w:val="Steps"/>
    <w:uiPriority w:val="9"/>
    <w:rsid w:val="009F57F1"/>
    <w:pPr>
      <w:widowControl w:val="0"/>
      <w:numPr>
        <w:numId w:val="1"/>
      </w:numPr>
      <w:tabs>
        <w:tab w:val="clear" w:pos="1287"/>
        <w:tab w:val="left" w:pos="851"/>
      </w:tabs>
      <w:spacing w:after="120"/>
      <w:ind w:left="851" w:hanging="284"/>
    </w:pPr>
    <w:rPr>
      <w:rFonts w:ascii="Verdana" w:hAnsi="Verdana"/>
      <w:lang w:val="en-US" w:eastAsia="fr-FR"/>
    </w:rPr>
  </w:style>
  <w:style w:type="paragraph" w:customStyle="1" w:styleId="FooterStyle">
    <w:name w:val="FooterStyle"/>
    <w:uiPriority w:val="9"/>
    <w:rsid w:val="009F57F1"/>
    <w:pPr>
      <w:spacing w:before="120" w:after="40"/>
    </w:pPr>
    <w:rPr>
      <w:rFonts w:ascii="Verdana" w:hAnsi="Verdana"/>
      <w:sz w:val="18"/>
      <w:lang w:val="en-US" w:eastAsia="fr-FR"/>
    </w:rPr>
  </w:style>
  <w:style w:type="paragraph" w:customStyle="1" w:styleId="copyright">
    <w:name w:val="copyright"/>
    <w:uiPriority w:val="8"/>
    <w:rsid w:val="009F57F1"/>
    <w:pPr>
      <w:jc w:val="right"/>
    </w:pPr>
    <w:rPr>
      <w:rFonts w:ascii="Verdana" w:hAnsi="Verdana" w:cs="Arial"/>
      <w:sz w:val="16"/>
      <w:lang w:val="en-US" w:eastAsia="fr-FR"/>
    </w:rPr>
  </w:style>
  <w:style w:type="paragraph" w:customStyle="1" w:styleId="FigurLegend">
    <w:name w:val="FigurLegend"/>
    <w:uiPriority w:val="8"/>
    <w:rsid w:val="009F57F1"/>
    <w:pPr>
      <w:numPr>
        <w:numId w:val="10"/>
      </w:numPr>
      <w:tabs>
        <w:tab w:val="left" w:pos="567"/>
        <w:tab w:val="left" w:pos="794"/>
        <w:tab w:val="left" w:pos="1077"/>
      </w:tabs>
      <w:spacing w:before="60" w:after="120"/>
      <w:jc w:val="center"/>
    </w:pPr>
    <w:rPr>
      <w:rFonts w:ascii="Verdana" w:hAnsi="Verdana"/>
      <w:b/>
      <w:sz w:val="18"/>
      <w:lang w:val="en-US" w:eastAsia="fr-FR"/>
    </w:rPr>
  </w:style>
  <w:style w:type="paragraph" w:customStyle="1" w:styleId="noteDoc">
    <w:name w:val="noteDoc"/>
    <w:next w:val="sp"/>
    <w:uiPriority w:val="9"/>
    <w:rsid w:val="009F57F1"/>
    <w:pPr>
      <w:widowControl w:val="0"/>
      <w:spacing w:before="120" w:after="120"/>
      <w:ind w:left="1100" w:hanging="680"/>
    </w:pPr>
    <w:rPr>
      <w:rFonts w:ascii="Verdana" w:hAnsi="Verdana"/>
      <w:bCs/>
      <w:lang w:val="en-US" w:eastAsia="fr-FR"/>
    </w:rPr>
  </w:style>
  <w:style w:type="paragraph" w:customStyle="1" w:styleId="DocRef">
    <w:name w:val="DocRef"/>
    <w:uiPriority w:val="9"/>
    <w:rsid w:val="009F57F1"/>
    <w:pPr>
      <w:widowControl w:val="0"/>
    </w:pPr>
    <w:rPr>
      <w:rFonts w:ascii="Verdana" w:hAnsi="Verdana"/>
      <w:sz w:val="12"/>
      <w:lang w:val="en-US" w:eastAsia="fr-FR"/>
    </w:rPr>
  </w:style>
  <w:style w:type="character" w:customStyle="1" w:styleId="componentbodytext1">
    <w:name w:val="componentbodytext1"/>
    <w:basedOn w:val="DefaultParagraphFont"/>
    <w:uiPriority w:val="9"/>
    <w:rsid w:val="009F57F1"/>
    <w:rPr>
      <w:rFonts w:ascii="Arial" w:hAnsi="Arial" w:cs="Arial" w:hint="default"/>
      <w:sz w:val="20"/>
      <w:szCs w:val="20"/>
    </w:rPr>
  </w:style>
  <w:style w:type="paragraph" w:customStyle="1" w:styleId="b1Details">
    <w:name w:val="b1Details"/>
    <w:uiPriority w:val="9"/>
    <w:rsid w:val="009F57F1"/>
    <w:pPr>
      <w:spacing w:after="80"/>
      <w:ind w:left="851"/>
    </w:pPr>
    <w:rPr>
      <w:rFonts w:ascii="Verdana" w:hAnsi="Verdana"/>
      <w:lang w:val="en-US" w:eastAsia="fr-FR"/>
    </w:rPr>
  </w:style>
  <w:style w:type="paragraph" w:customStyle="1" w:styleId="b2Details">
    <w:name w:val="b2Details"/>
    <w:uiPriority w:val="9"/>
    <w:rsid w:val="009F57F1"/>
    <w:pPr>
      <w:ind w:left="1134"/>
    </w:pPr>
    <w:rPr>
      <w:rFonts w:ascii="Verdana" w:hAnsi="Verdana"/>
      <w:lang w:val="en-US" w:eastAsia="fr-FR"/>
    </w:rPr>
  </w:style>
  <w:style w:type="paragraph" w:customStyle="1" w:styleId="StepsDetails">
    <w:name w:val="StepsDetails"/>
    <w:uiPriority w:val="9"/>
    <w:rsid w:val="009F57F1"/>
    <w:pPr>
      <w:spacing w:after="120"/>
      <w:ind w:left="851"/>
    </w:pPr>
    <w:rPr>
      <w:rFonts w:ascii="Verdana" w:hAnsi="Verdana"/>
      <w:lang w:val="en-US" w:eastAsia="fr-FR"/>
    </w:rPr>
  </w:style>
  <w:style w:type="paragraph" w:customStyle="1" w:styleId="PageNum">
    <w:name w:val="PageNum"/>
    <w:uiPriority w:val="9"/>
    <w:rsid w:val="009F57F1"/>
    <w:pPr>
      <w:widowControl w:val="0"/>
      <w:spacing w:before="120"/>
      <w:jc w:val="right"/>
    </w:pPr>
    <w:rPr>
      <w:rFonts w:ascii="Arial" w:hAnsi="Arial"/>
      <w:b/>
      <w:bCs/>
      <w:lang w:val="en-US" w:eastAsia="fr-FR"/>
    </w:rPr>
  </w:style>
  <w:style w:type="paragraph" w:customStyle="1" w:styleId="FirstPageHead">
    <w:name w:val="FirstPageHead"/>
    <w:uiPriority w:val="9"/>
    <w:rsid w:val="009F57F1"/>
    <w:pPr>
      <w:widowControl w:val="0"/>
      <w:jc w:val="right"/>
    </w:pPr>
    <w:rPr>
      <w:rFonts w:ascii="Square721 Ex BT" w:hAnsi="Square721 Ex BT"/>
      <w:b/>
      <w:bCs/>
      <w:color w:val="999999"/>
      <w:sz w:val="40"/>
      <w:lang w:val="en-US" w:eastAsia="fr-FR"/>
    </w:rPr>
  </w:style>
  <w:style w:type="paragraph" w:customStyle="1" w:styleId="NumVersion">
    <w:name w:val="NumVersion"/>
    <w:uiPriority w:val="9"/>
    <w:rsid w:val="009F57F1"/>
    <w:pPr>
      <w:widowControl w:val="0"/>
      <w:spacing w:before="240" w:line="288" w:lineRule="auto"/>
      <w:ind w:left="567"/>
    </w:pPr>
    <w:rPr>
      <w:rFonts w:ascii="Gill Sans MT" w:hAnsi="Gill Sans MT"/>
      <w:b/>
      <w:caps/>
      <w:sz w:val="24"/>
      <w:lang w:val="en-US" w:eastAsia="en-US"/>
    </w:rPr>
  </w:style>
  <w:style w:type="paragraph" w:customStyle="1" w:styleId="Platform">
    <w:name w:val="Platform"/>
    <w:uiPriority w:val="9"/>
    <w:rsid w:val="009F57F1"/>
    <w:pPr>
      <w:widowControl w:val="0"/>
    </w:pPr>
    <w:rPr>
      <w:rFonts w:ascii="Gill Sans MT" w:hAnsi="Gill Sans MT"/>
      <w:b/>
      <w:caps/>
      <w:sz w:val="24"/>
      <w:lang w:val="en-US" w:eastAsia="en-US"/>
    </w:rPr>
  </w:style>
  <w:style w:type="paragraph" w:customStyle="1" w:styleId="ProdNameTitle">
    <w:name w:val="ProdNameTitle"/>
    <w:uiPriority w:val="9"/>
    <w:rsid w:val="009F57F1"/>
    <w:pPr>
      <w:ind w:left="567"/>
    </w:pPr>
    <w:rPr>
      <w:rFonts w:ascii="Eras Medium ITC" w:hAnsi="Eras Medium ITC"/>
      <w:iCs/>
      <w:color w:val="CC0000"/>
      <w:sz w:val="48"/>
      <w:lang w:val="en-US" w:eastAsia="fr-FR"/>
    </w:rPr>
  </w:style>
  <w:style w:type="paragraph" w:customStyle="1" w:styleId="tb2">
    <w:name w:val="tb2"/>
    <w:uiPriority w:val="9"/>
    <w:rsid w:val="009F57F1"/>
    <w:pPr>
      <w:widowControl w:val="0"/>
      <w:numPr>
        <w:numId w:val="9"/>
      </w:numPr>
      <w:tabs>
        <w:tab w:val="clear" w:pos="868"/>
        <w:tab w:val="left" w:pos="576"/>
      </w:tabs>
      <w:spacing w:before="40" w:after="80"/>
      <w:ind w:left="567" w:hanging="170"/>
    </w:pPr>
    <w:rPr>
      <w:rFonts w:ascii="Verdana" w:hAnsi="Verdana"/>
      <w:lang w:val="en-US" w:eastAsia="fr-FR"/>
    </w:rPr>
  </w:style>
  <w:style w:type="paragraph" w:styleId="Header">
    <w:name w:val="header"/>
    <w:basedOn w:val="Normal"/>
    <w:uiPriority w:val="9"/>
    <w:rsid w:val="009F57F1"/>
    <w:pPr>
      <w:tabs>
        <w:tab w:val="center" w:pos="4536"/>
        <w:tab w:val="right" w:pos="9072"/>
      </w:tabs>
    </w:pPr>
  </w:style>
  <w:style w:type="paragraph" w:customStyle="1" w:styleId="b2wText">
    <w:name w:val="b2wText"/>
    <w:next w:val="b2Details"/>
    <w:uiPriority w:val="9"/>
    <w:locked/>
    <w:rsid w:val="009F57F1"/>
    <w:pPr>
      <w:widowControl w:val="0"/>
      <w:numPr>
        <w:numId w:val="7"/>
      </w:numPr>
      <w:tabs>
        <w:tab w:val="clear" w:pos="1818"/>
        <w:tab w:val="left" w:pos="1134"/>
      </w:tabs>
      <w:spacing w:before="120" w:after="40"/>
      <w:ind w:left="1134" w:hanging="283"/>
    </w:pPr>
    <w:rPr>
      <w:rFonts w:ascii="Verdana" w:hAnsi="Verdana"/>
      <w:bCs/>
      <w:lang w:val="en-US" w:eastAsia="en-US"/>
    </w:rPr>
  </w:style>
  <w:style w:type="character" w:styleId="CommentReference">
    <w:name w:val="annotation reference"/>
    <w:basedOn w:val="DefaultParagraphFont"/>
    <w:uiPriority w:val="9"/>
    <w:semiHidden/>
    <w:rsid w:val="009F57F1"/>
    <w:rPr>
      <w:sz w:val="16"/>
      <w:szCs w:val="16"/>
    </w:rPr>
  </w:style>
  <w:style w:type="character" w:styleId="Hyperlink">
    <w:name w:val="Hyperlink"/>
    <w:basedOn w:val="DefaultParagraphFont"/>
    <w:uiPriority w:val="99"/>
    <w:rsid w:val="009F57F1"/>
    <w:rPr>
      <w:color w:val="0000FF"/>
      <w:u w:val="single"/>
    </w:rPr>
  </w:style>
  <w:style w:type="paragraph" w:styleId="CommentText">
    <w:name w:val="annotation text"/>
    <w:basedOn w:val="Normal"/>
    <w:link w:val="CommentTextChar"/>
    <w:uiPriority w:val="9"/>
    <w:semiHidden/>
    <w:rsid w:val="009F57F1"/>
  </w:style>
  <w:style w:type="character" w:styleId="FollowedHyperlink">
    <w:name w:val="FollowedHyperlink"/>
    <w:basedOn w:val="DefaultParagraphFont"/>
    <w:uiPriority w:val="9"/>
    <w:rsid w:val="009F57F1"/>
    <w:rPr>
      <w:color w:val="800080"/>
      <w:u w:val="single"/>
    </w:rPr>
  </w:style>
  <w:style w:type="paragraph" w:customStyle="1" w:styleId="desct">
    <w:name w:val="desct"/>
    <w:next w:val="sp"/>
    <w:uiPriority w:val="9"/>
    <w:rsid w:val="009F57F1"/>
    <w:pPr>
      <w:keepNext/>
      <w:widowControl w:val="0"/>
      <w:pBdr>
        <w:top w:val="single" w:sz="4" w:space="1" w:color="auto"/>
      </w:pBdr>
      <w:spacing w:before="240" w:after="120"/>
      <w:ind w:left="420"/>
    </w:pPr>
    <w:rPr>
      <w:rFonts w:ascii="Gill Sans MT" w:hAnsi="Gill Sans MT"/>
      <w:b/>
      <w:sz w:val="22"/>
      <w:lang w:val="en-US" w:eastAsia="en-US"/>
    </w:rPr>
  </w:style>
  <w:style w:type="paragraph" w:customStyle="1" w:styleId="t1Head">
    <w:name w:val="t1Head"/>
    <w:basedOn w:val="t1"/>
    <w:uiPriority w:val="9"/>
    <w:rsid w:val="009F57F1"/>
    <w:pPr>
      <w:spacing w:before="60"/>
    </w:pPr>
    <w:rPr>
      <w:b/>
    </w:rPr>
  </w:style>
  <w:style w:type="paragraph" w:customStyle="1" w:styleId="StepswText">
    <w:name w:val="StepswText"/>
    <w:uiPriority w:val="9"/>
    <w:locked/>
    <w:rsid w:val="009F57F1"/>
    <w:pPr>
      <w:widowControl w:val="0"/>
      <w:numPr>
        <w:numId w:val="2"/>
      </w:numPr>
      <w:tabs>
        <w:tab w:val="clear" w:pos="1282"/>
        <w:tab w:val="left" w:pos="851"/>
      </w:tabs>
      <w:spacing w:after="40"/>
      <w:ind w:left="851" w:hanging="284"/>
    </w:pPr>
    <w:rPr>
      <w:rFonts w:ascii="Verdana" w:hAnsi="Verdana"/>
      <w:lang w:val="en-US" w:eastAsia="en-US"/>
    </w:rPr>
  </w:style>
  <w:style w:type="paragraph" w:customStyle="1" w:styleId="b1wText">
    <w:name w:val="b1wText"/>
    <w:next w:val="b1Details"/>
    <w:uiPriority w:val="9"/>
    <w:locked/>
    <w:rsid w:val="009F57F1"/>
    <w:pPr>
      <w:numPr>
        <w:numId w:val="5"/>
      </w:numPr>
      <w:tabs>
        <w:tab w:val="clear" w:pos="1282"/>
        <w:tab w:val="left" w:pos="851"/>
      </w:tabs>
      <w:spacing w:before="120" w:after="40"/>
      <w:ind w:left="851" w:hanging="284"/>
    </w:pPr>
    <w:rPr>
      <w:rFonts w:ascii="Verdana" w:hAnsi="Verdana"/>
      <w:lang w:val="en-US" w:eastAsia="en-US"/>
    </w:rPr>
  </w:style>
  <w:style w:type="paragraph" w:styleId="TOC4">
    <w:name w:val="toc 4"/>
    <w:basedOn w:val="Normal"/>
    <w:next w:val="Normal"/>
    <w:autoRedefine/>
    <w:uiPriority w:val="9"/>
    <w:semiHidden/>
    <w:rsid w:val="009F57F1"/>
    <w:pPr>
      <w:ind w:left="720"/>
    </w:pPr>
    <w:rPr>
      <w:rFonts w:ascii="Times New Roman" w:hAnsi="Times New Roman"/>
      <w:sz w:val="24"/>
      <w:szCs w:val="24"/>
      <w:lang w:val="fr-FR"/>
    </w:rPr>
  </w:style>
  <w:style w:type="paragraph" w:styleId="TOC5">
    <w:name w:val="toc 5"/>
    <w:basedOn w:val="Normal"/>
    <w:next w:val="Normal"/>
    <w:autoRedefine/>
    <w:uiPriority w:val="9"/>
    <w:semiHidden/>
    <w:locked/>
    <w:rsid w:val="009F57F1"/>
    <w:pPr>
      <w:ind w:left="960"/>
    </w:pPr>
    <w:rPr>
      <w:rFonts w:ascii="Times New Roman" w:hAnsi="Times New Roman"/>
      <w:sz w:val="24"/>
      <w:szCs w:val="24"/>
      <w:lang w:val="fr-FR"/>
    </w:rPr>
  </w:style>
  <w:style w:type="paragraph" w:styleId="TOC6">
    <w:name w:val="toc 6"/>
    <w:basedOn w:val="Normal"/>
    <w:next w:val="Normal"/>
    <w:autoRedefine/>
    <w:uiPriority w:val="9"/>
    <w:semiHidden/>
    <w:locked/>
    <w:rsid w:val="009F57F1"/>
    <w:pPr>
      <w:ind w:left="1200"/>
    </w:pPr>
    <w:rPr>
      <w:rFonts w:ascii="Times New Roman" w:hAnsi="Times New Roman"/>
      <w:sz w:val="24"/>
      <w:szCs w:val="24"/>
      <w:lang w:val="fr-FR"/>
    </w:rPr>
  </w:style>
  <w:style w:type="paragraph" w:styleId="TOC7">
    <w:name w:val="toc 7"/>
    <w:basedOn w:val="Normal"/>
    <w:next w:val="Normal"/>
    <w:autoRedefine/>
    <w:uiPriority w:val="9"/>
    <w:semiHidden/>
    <w:locked/>
    <w:rsid w:val="009F57F1"/>
    <w:pPr>
      <w:ind w:left="1440"/>
    </w:pPr>
    <w:rPr>
      <w:rFonts w:ascii="Times New Roman" w:hAnsi="Times New Roman"/>
      <w:sz w:val="24"/>
      <w:szCs w:val="24"/>
      <w:lang w:val="fr-FR"/>
    </w:rPr>
  </w:style>
  <w:style w:type="paragraph" w:styleId="TOC8">
    <w:name w:val="toc 8"/>
    <w:basedOn w:val="Normal"/>
    <w:next w:val="Normal"/>
    <w:autoRedefine/>
    <w:uiPriority w:val="9"/>
    <w:semiHidden/>
    <w:locked/>
    <w:rsid w:val="009F57F1"/>
    <w:pPr>
      <w:ind w:left="1680"/>
    </w:pPr>
    <w:rPr>
      <w:rFonts w:ascii="Times New Roman" w:hAnsi="Times New Roman"/>
      <w:sz w:val="24"/>
      <w:szCs w:val="24"/>
      <w:lang w:val="fr-FR"/>
    </w:rPr>
  </w:style>
  <w:style w:type="paragraph" w:styleId="TOC9">
    <w:name w:val="toc 9"/>
    <w:basedOn w:val="Normal"/>
    <w:next w:val="Normal"/>
    <w:autoRedefine/>
    <w:uiPriority w:val="9"/>
    <w:semiHidden/>
    <w:locked/>
    <w:rsid w:val="009F57F1"/>
    <w:pPr>
      <w:ind w:left="1920"/>
    </w:pPr>
    <w:rPr>
      <w:rFonts w:ascii="Times New Roman" w:hAnsi="Times New Roman"/>
      <w:sz w:val="24"/>
      <w:szCs w:val="24"/>
      <w:lang w:val="fr-FR"/>
    </w:rPr>
  </w:style>
  <w:style w:type="paragraph" w:styleId="BalloonText">
    <w:name w:val="Balloon Text"/>
    <w:basedOn w:val="Normal"/>
    <w:uiPriority w:val="9"/>
    <w:semiHidden/>
    <w:rsid w:val="009F57F1"/>
    <w:rPr>
      <w:rFonts w:ascii="Tahoma" w:hAnsi="Tahoma" w:cs="Tahoma"/>
      <w:sz w:val="16"/>
      <w:szCs w:val="16"/>
    </w:rPr>
  </w:style>
  <w:style w:type="paragraph" w:customStyle="1" w:styleId="b1preface">
    <w:name w:val="b1preface"/>
    <w:basedOn w:val="b1"/>
    <w:uiPriority w:val="9"/>
    <w:rsid w:val="009F57F1"/>
    <w:pPr>
      <w:tabs>
        <w:tab w:val="num" w:pos="284"/>
      </w:tabs>
      <w:ind w:left="426" w:hanging="426"/>
    </w:pPr>
  </w:style>
  <w:style w:type="table" w:customStyle="1" w:styleId="AxwayDocTable">
    <w:name w:val="Axway Doc Table"/>
    <w:basedOn w:val="TableNormal"/>
    <w:rsid w:val="009F57F1"/>
    <w:rPr>
      <w:rFonts w:ascii="Verdana" w:hAnsi="Verdana"/>
      <w:sz w:val="18"/>
      <w:lang w:val="en-US" w:eastAsia="en-US"/>
    </w:rPr>
    <w:tblPr>
      <w:tblStyleRowBandSize w:val="1"/>
      <w:tblInd w:w="397"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blStylePr w:type="firstRow">
      <w:pPr>
        <w:wordWrap/>
        <w:spacing w:beforeLines="0" w:beforeAutospacing="0" w:afterLines="0" w:afterAutospacing="0"/>
      </w:pPr>
      <w:rPr>
        <w:rFonts w:ascii="Cambria" w:hAnsi="Cambria"/>
        <w:b/>
        <w:sz w:val="18"/>
      </w:rPr>
      <w:tblPr/>
      <w:tcPr>
        <w:tcBorders>
          <w:top w:val="single" w:sz="4" w:space="0" w:color="CC0000"/>
          <w:left w:val="single" w:sz="4" w:space="0" w:color="auto"/>
          <w:bottom w:val="single" w:sz="4" w:space="0" w:color="auto"/>
          <w:right w:val="single" w:sz="4" w:space="0" w:color="auto"/>
          <w:insideH w:val="single" w:sz="4" w:space="0" w:color="auto"/>
          <w:insideV w:val="single" w:sz="4" w:space="0" w:color="C0C0C0"/>
          <w:tl2br w:val="nil"/>
          <w:tr2bl w:val="nil"/>
        </w:tcBorders>
        <w:shd w:val="clear" w:color="auto" w:fill="E0E0E0"/>
      </w:tcPr>
    </w:tblStylePr>
    <w:tblStylePr w:type="band1Horz">
      <w:pPr>
        <w:wordWrap/>
        <w:spacing w:beforeLines="0" w:beforeAutospacing="0" w:afterLines="0" w:afterAutospacing="0"/>
      </w:pPr>
      <w:rPr>
        <w:rFonts w:ascii="Cambria" w:hAnsi="Cambria"/>
        <w:sz w:val="18"/>
      </w:rPr>
    </w:tblStylePr>
    <w:tblStylePr w:type="band2Horz">
      <w:pPr>
        <w:wordWrap/>
        <w:spacing w:beforeLines="0" w:beforeAutospacing="0" w:afterLines="0" w:afterAutospacing="0"/>
      </w:pPr>
      <w:rPr>
        <w:rFonts w:ascii="Cambria" w:hAnsi="Cambria"/>
        <w:sz w:val="18"/>
      </w:rPr>
    </w:tblStylePr>
  </w:style>
  <w:style w:type="character" w:customStyle="1" w:styleId="t1Car">
    <w:name w:val="t1 Car"/>
    <w:basedOn w:val="DefaultParagraphFont"/>
    <w:link w:val="t1"/>
    <w:uiPriority w:val="9"/>
    <w:rsid w:val="009F57F1"/>
    <w:rPr>
      <w:rFonts w:ascii="Verdana" w:hAnsi="Verdana"/>
      <w:lang w:val="en-US" w:eastAsia="fr-FR" w:bidi="ar-SA"/>
    </w:rPr>
  </w:style>
  <w:style w:type="table" w:styleId="TableGrid">
    <w:name w:val="Table Grid"/>
    <w:basedOn w:val="TableNormal"/>
    <w:rsid w:val="009F57F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57F1"/>
    <w:rPr>
      <w:i/>
      <w:iCs/>
    </w:rPr>
  </w:style>
  <w:style w:type="paragraph" w:customStyle="1" w:styleId="StyleStepsAvant3pt">
    <w:name w:val="Style Steps + Avant : 3 pt"/>
    <w:basedOn w:val="Steps"/>
    <w:uiPriority w:val="9"/>
    <w:locked/>
    <w:rsid w:val="009F57F1"/>
    <w:pPr>
      <w:spacing w:before="60"/>
    </w:pPr>
  </w:style>
  <w:style w:type="character" w:customStyle="1" w:styleId="spCar">
    <w:name w:val="sp Car"/>
    <w:basedOn w:val="DefaultParagraphFont"/>
    <w:link w:val="sp"/>
    <w:uiPriority w:val="7"/>
    <w:rsid w:val="009F57F1"/>
    <w:rPr>
      <w:rFonts w:ascii="Verdana" w:hAnsi="Verdana"/>
      <w:snapToGrid w:val="0"/>
      <w:color w:val="000000"/>
      <w:lang w:val="en-US" w:eastAsia="fr-FR" w:bidi="ar-SA"/>
    </w:rPr>
  </w:style>
  <w:style w:type="paragraph" w:customStyle="1" w:styleId="StyleStepsAvant3pt1">
    <w:name w:val="Style Steps + Avant : 3 pt1"/>
    <w:basedOn w:val="Steps"/>
    <w:uiPriority w:val="9"/>
    <w:locked/>
    <w:rsid w:val="009F57F1"/>
    <w:pPr>
      <w:spacing w:before="60"/>
    </w:pPr>
  </w:style>
  <w:style w:type="paragraph" w:styleId="NoSpacing">
    <w:name w:val="No Spacing"/>
    <w:uiPriority w:val="1"/>
    <w:qFormat/>
    <w:rsid w:val="008408B2"/>
    <w:rPr>
      <w:rFonts w:ascii="Cambria" w:hAnsi="Cambria"/>
      <w:sz w:val="22"/>
      <w:lang w:val="en-US" w:eastAsia="fr-FR"/>
    </w:rPr>
  </w:style>
  <w:style w:type="paragraph" w:styleId="TOCHeading">
    <w:name w:val="TOC Heading"/>
    <w:basedOn w:val="Heading1"/>
    <w:next w:val="Normal"/>
    <w:uiPriority w:val="39"/>
    <w:qFormat/>
    <w:rsid w:val="009F57F1"/>
    <w:pPr>
      <w:keepNext/>
      <w:keepLines/>
      <w:pageBreakBefore w:val="0"/>
      <w:numPr>
        <w:numId w:val="0"/>
      </w:numPr>
      <w:spacing w:before="480" w:after="0" w:line="276" w:lineRule="auto"/>
      <w:jc w:val="left"/>
      <w:outlineLvl w:val="9"/>
    </w:pPr>
    <w:rPr>
      <w:bCs/>
      <w:snapToGrid/>
      <w:color w:val="365F91"/>
      <w:kern w:val="0"/>
      <w:sz w:val="28"/>
      <w:szCs w:val="28"/>
      <w:lang w:eastAsia="en-US"/>
    </w:rPr>
  </w:style>
  <w:style w:type="paragraph" w:customStyle="1" w:styleId="StyletocheadBold">
    <w:name w:val="Style tochead + Bold"/>
    <w:basedOn w:val="tochead"/>
    <w:next w:val="pp"/>
    <w:rsid w:val="009F57F1"/>
  </w:style>
  <w:style w:type="paragraph" w:customStyle="1" w:styleId="Code0">
    <w:name w:val="Code"/>
    <w:basedOn w:val="Normal"/>
    <w:next w:val="Normal"/>
    <w:link w:val="CodeChar"/>
    <w:qFormat/>
    <w:rsid w:val="00DB3C8D"/>
    <w:pPr>
      <w:spacing w:line="240" w:lineRule="auto"/>
      <w:ind w:left="144"/>
      <w:contextualSpacing/>
    </w:pPr>
    <w:rPr>
      <w:rFonts w:ascii="Courier New" w:hAnsi="Courier New"/>
      <w:i/>
      <w:sz w:val="18"/>
      <w:szCs w:val="24"/>
      <w:lang w:bidi="en-US"/>
    </w:rPr>
  </w:style>
  <w:style w:type="character" w:customStyle="1" w:styleId="CodeChar">
    <w:name w:val="Code Char"/>
    <w:basedOn w:val="DefaultParagraphFont"/>
    <w:link w:val="Code0"/>
    <w:rsid w:val="00DB3C8D"/>
    <w:rPr>
      <w:rFonts w:ascii="Courier New" w:hAnsi="Courier New"/>
      <w:i/>
      <w:sz w:val="18"/>
      <w:szCs w:val="24"/>
      <w:lang w:bidi="en-US"/>
    </w:rPr>
  </w:style>
  <w:style w:type="character" w:styleId="HTMLCode">
    <w:name w:val="HTML Code"/>
    <w:basedOn w:val="DefaultParagraphFont"/>
    <w:uiPriority w:val="99"/>
    <w:unhideWhenUsed/>
    <w:rsid w:val="007944A5"/>
    <w:rPr>
      <w:rFonts w:ascii="Courier New" w:eastAsia="Times New Roman" w:hAnsi="Courier New" w:cs="Courier New"/>
      <w:sz w:val="20"/>
      <w:szCs w:val="20"/>
    </w:rPr>
  </w:style>
  <w:style w:type="paragraph" w:styleId="ListParagraph">
    <w:name w:val="List Paragraph"/>
    <w:basedOn w:val="Normal"/>
    <w:uiPriority w:val="34"/>
    <w:qFormat/>
    <w:rsid w:val="001B5590"/>
    <w:pPr>
      <w:ind w:left="720"/>
    </w:pPr>
  </w:style>
  <w:style w:type="character" w:customStyle="1" w:styleId="Heading2Char">
    <w:name w:val="Heading 2 Char"/>
    <w:basedOn w:val="DefaultParagraphFont"/>
    <w:link w:val="Heading2"/>
    <w:uiPriority w:val="4"/>
    <w:rsid w:val="00C27DFE"/>
    <w:rPr>
      <w:rFonts w:ascii="Cambria" w:hAnsi="Cambria"/>
      <w:b/>
      <w:snapToGrid w:val="0"/>
      <w:sz w:val="32"/>
      <w:lang w:val="en-US" w:eastAsia="fr-FR"/>
    </w:rPr>
  </w:style>
  <w:style w:type="paragraph" w:styleId="BodyTextIndent">
    <w:name w:val="Body Text Indent"/>
    <w:basedOn w:val="Normal"/>
    <w:rsid w:val="0053244C"/>
    <w:pPr>
      <w:ind w:left="360"/>
      <w:jc w:val="both"/>
    </w:pPr>
    <w:rPr>
      <w:rFonts w:ascii="Arial" w:hAnsi="Arial"/>
      <w:lang w:eastAsia="ja-JP"/>
    </w:rPr>
  </w:style>
  <w:style w:type="paragraph" w:styleId="ListBullet5">
    <w:name w:val="List Bullet 5"/>
    <w:basedOn w:val="Normal"/>
    <w:autoRedefine/>
    <w:rsid w:val="00F9390A"/>
    <w:pPr>
      <w:numPr>
        <w:numId w:val="11"/>
      </w:numPr>
    </w:pPr>
    <w:rPr>
      <w:rFonts w:ascii="Times New Roman" w:hAnsi="Times New Roman"/>
    </w:rPr>
  </w:style>
  <w:style w:type="paragraph" w:customStyle="1" w:styleId="Explanation">
    <w:name w:val="Explanation"/>
    <w:basedOn w:val="Normal"/>
    <w:rsid w:val="00F9390A"/>
    <w:pPr>
      <w:autoSpaceDE w:val="0"/>
      <w:autoSpaceDN w:val="0"/>
      <w:adjustRightInd w:val="0"/>
    </w:pPr>
    <w:rPr>
      <w:rFonts w:ascii="Arial Narrow" w:hAnsi="Arial Narrow"/>
    </w:rPr>
  </w:style>
  <w:style w:type="character" w:styleId="Strong">
    <w:name w:val="Strong"/>
    <w:uiPriority w:val="22"/>
    <w:qFormat/>
    <w:rsid w:val="002F761A"/>
    <w:rPr>
      <w:b/>
      <w:bCs/>
    </w:rPr>
  </w:style>
  <w:style w:type="paragraph" w:styleId="NormalWeb">
    <w:name w:val="Normal (Web)"/>
    <w:basedOn w:val="Normal"/>
    <w:uiPriority w:val="99"/>
    <w:unhideWhenUsed/>
    <w:rsid w:val="00FD4250"/>
    <w:pPr>
      <w:spacing w:before="100" w:beforeAutospacing="1" w:after="100" w:afterAutospacing="1"/>
    </w:pPr>
    <w:rPr>
      <w:rFonts w:ascii="Times New Roman" w:hAnsi="Times New Roman"/>
      <w:sz w:val="24"/>
      <w:szCs w:val="24"/>
    </w:rPr>
  </w:style>
  <w:style w:type="character" w:customStyle="1" w:styleId="tbc">
    <w:name w:val="tbc"/>
    <w:basedOn w:val="DefaultParagraphFont"/>
    <w:rsid w:val="00FD4250"/>
  </w:style>
  <w:style w:type="character" w:customStyle="1" w:styleId="Heading3Char">
    <w:name w:val="Heading 3 Char"/>
    <w:basedOn w:val="DefaultParagraphFont"/>
    <w:link w:val="Heading3"/>
    <w:uiPriority w:val="4"/>
    <w:rsid w:val="006A78B4"/>
    <w:rPr>
      <w:rFonts w:ascii="Cambria" w:hAnsi="Cambria"/>
      <w:b/>
      <w:snapToGrid w:val="0"/>
      <w:sz w:val="24"/>
      <w:lang w:val="en-US" w:eastAsia="fr-FR"/>
    </w:rPr>
  </w:style>
  <w:style w:type="character" w:customStyle="1" w:styleId="CommentTextChar">
    <w:name w:val="Comment Text Char"/>
    <w:basedOn w:val="DefaultParagraphFont"/>
    <w:link w:val="CommentText"/>
    <w:uiPriority w:val="9"/>
    <w:semiHidden/>
    <w:rsid w:val="000376C6"/>
    <w:rPr>
      <w:rFonts w:ascii="Cambria" w:eastAsia="Calibri" w:hAnsi="Cambria"/>
      <w:sz w:val="22"/>
      <w:szCs w:val="22"/>
      <w:lang w:val="en-US" w:eastAsia="en-US"/>
    </w:rPr>
  </w:style>
  <w:style w:type="character" w:customStyle="1" w:styleId="Heading1Char">
    <w:name w:val="Heading 1 Char"/>
    <w:basedOn w:val="DefaultParagraphFont"/>
    <w:link w:val="Heading1"/>
    <w:uiPriority w:val="4"/>
    <w:rsid w:val="00EB723E"/>
    <w:rPr>
      <w:rFonts w:ascii="Cambria" w:hAnsi="Cambria"/>
      <w:b/>
      <w:snapToGrid w:val="0"/>
      <w:kern w:val="28"/>
      <w:sz w:val="48"/>
      <w:lang w:val="en-US" w:eastAsia="fr-FR"/>
    </w:rPr>
  </w:style>
  <w:style w:type="character" w:customStyle="1" w:styleId="cmttext">
    <w:name w:val="cmt_text"/>
    <w:basedOn w:val="DefaultParagraphFont"/>
    <w:rsid w:val="002B2276"/>
  </w:style>
  <w:style w:type="paragraph" w:styleId="CommentSubject">
    <w:name w:val="annotation subject"/>
    <w:basedOn w:val="CommentText"/>
    <w:next w:val="CommentText"/>
    <w:link w:val="CommentSubjectChar"/>
    <w:uiPriority w:val="9"/>
    <w:semiHidden/>
    <w:unhideWhenUsed/>
    <w:rsid w:val="00DA57B5"/>
    <w:pPr>
      <w:spacing w:line="240" w:lineRule="auto"/>
    </w:pPr>
    <w:rPr>
      <w:b/>
      <w:bCs/>
      <w:sz w:val="20"/>
      <w:szCs w:val="20"/>
    </w:rPr>
  </w:style>
  <w:style w:type="character" w:customStyle="1" w:styleId="CommentSubjectChar">
    <w:name w:val="Comment Subject Char"/>
    <w:basedOn w:val="CommentTextChar"/>
    <w:link w:val="CommentSubject"/>
    <w:uiPriority w:val="9"/>
    <w:semiHidden/>
    <w:rsid w:val="00DA57B5"/>
    <w:rPr>
      <w:rFonts w:ascii="Cambria" w:eastAsia="Calibri" w:hAnsi="Cambria"/>
      <w:b/>
      <w:bC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50143">
      <w:bodyDiv w:val="1"/>
      <w:marLeft w:val="0"/>
      <w:marRight w:val="0"/>
      <w:marTop w:val="0"/>
      <w:marBottom w:val="0"/>
      <w:divBdr>
        <w:top w:val="none" w:sz="0" w:space="0" w:color="auto"/>
        <w:left w:val="none" w:sz="0" w:space="0" w:color="auto"/>
        <w:bottom w:val="none" w:sz="0" w:space="0" w:color="auto"/>
        <w:right w:val="none" w:sz="0" w:space="0" w:color="auto"/>
      </w:divBdr>
    </w:div>
    <w:div w:id="431321362">
      <w:bodyDiv w:val="1"/>
      <w:marLeft w:val="0"/>
      <w:marRight w:val="0"/>
      <w:marTop w:val="0"/>
      <w:marBottom w:val="0"/>
      <w:divBdr>
        <w:top w:val="none" w:sz="0" w:space="0" w:color="auto"/>
        <w:left w:val="none" w:sz="0" w:space="0" w:color="auto"/>
        <w:bottom w:val="none" w:sz="0" w:space="0" w:color="auto"/>
        <w:right w:val="none" w:sz="0" w:space="0" w:color="auto"/>
      </w:divBdr>
    </w:div>
    <w:div w:id="448748031">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32663494">
          <w:marLeft w:val="0"/>
          <w:marRight w:val="0"/>
          <w:marTop w:val="0"/>
          <w:marBottom w:val="0"/>
          <w:divBdr>
            <w:top w:val="none" w:sz="0" w:space="0" w:color="auto"/>
            <w:left w:val="none" w:sz="0" w:space="0" w:color="auto"/>
            <w:bottom w:val="none" w:sz="0" w:space="0" w:color="auto"/>
            <w:right w:val="none" w:sz="0" w:space="0" w:color="auto"/>
          </w:divBdr>
          <w:divsChild>
            <w:div w:id="3920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7597">
      <w:bodyDiv w:val="1"/>
      <w:marLeft w:val="167"/>
      <w:marRight w:val="167"/>
      <w:marTop w:val="167"/>
      <w:marBottom w:val="167"/>
      <w:divBdr>
        <w:top w:val="none" w:sz="0" w:space="0" w:color="auto"/>
        <w:left w:val="none" w:sz="0" w:space="0" w:color="auto"/>
        <w:bottom w:val="none" w:sz="0" w:space="0" w:color="auto"/>
        <w:right w:val="none" w:sz="0" w:space="0" w:color="auto"/>
      </w:divBdr>
      <w:divsChild>
        <w:div w:id="248542133">
          <w:marLeft w:val="0"/>
          <w:marRight w:val="0"/>
          <w:marTop w:val="0"/>
          <w:marBottom w:val="0"/>
          <w:divBdr>
            <w:top w:val="none" w:sz="0" w:space="0" w:color="auto"/>
            <w:left w:val="none" w:sz="0" w:space="0" w:color="auto"/>
            <w:bottom w:val="none" w:sz="0" w:space="0" w:color="auto"/>
            <w:right w:val="none" w:sz="0" w:space="0" w:color="auto"/>
          </w:divBdr>
          <w:divsChild>
            <w:div w:id="11102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7216">
      <w:bodyDiv w:val="1"/>
      <w:marLeft w:val="0"/>
      <w:marRight w:val="0"/>
      <w:marTop w:val="0"/>
      <w:marBottom w:val="0"/>
      <w:divBdr>
        <w:top w:val="none" w:sz="0" w:space="0" w:color="auto"/>
        <w:left w:val="none" w:sz="0" w:space="0" w:color="auto"/>
        <w:bottom w:val="none" w:sz="0" w:space="0" w:color="auto"/>
        <w:right w:val="none" w:sz="0" w:space="0" w:color="auto"/>
      </w:divBdr>
    </w:div>
    <w:div w:id="658507371">
      <w:bodyDiv w:val="1"/>
      <w:marLeft w:val="0"/>
      <w:marRight w:val="0"/>
      <w:marTop w:val="0"/>
      <w:marBottom w:val="0"/>
      <w:divBdr>
        <w:top w:val="none" w:sz="0" w:space="0" w:color="auto"/>
        <w:left w:val="none" w:sz="0" w:space="0" w:color="auto"/>
        <w:bottom w:val="none" w:sz="0" w:space="0" w:color="auto"/>
        <w:right w:val="none" w:sz="0" w:space="0" w:color="auto"/>
      </w:divBdr>
      <w:divsChild>
        <w:div w:id="334381151">
          <w:marLeft w:val="0"/>
          <w:marRight w:val="0"/>
          <w:marTop w:val="0"/>
          <w:marBottom w:val="0"/>
          <w:divBdr>
            <w:top w:val="none" w:sz="0" w:space="0" w:color="auto"/>
            <w:left w:val="none" w:sz="0" w:space="0" w:color="auto"/>
            <w:bottom w:val="none" w:sz="0" w:space="0" w:color="auto"/>
            <w:right w:val="none" w:sz="0" w:space="0" w:color="auto"/>
          </w:divBdr>
          <w:divsChild>
            <w:div w:id="1613708393">
              <w:marLeft w:val="0"/>
              <w:marRight w:val="0"/>
              <w:marTop w:val="0"/>
              <w:marBottom w:val="0"/>
              <w:divBdr>
                <w:top w:val="none" w:sz="0" w:space="0" w:color="auto"/>
                <w:left w:val="none" w:sz="0" w:space="0" w:color="auto"/>
                <w:bottom w:val="none" w:sz="0" w:space="0" w:color="auto"/>
                <w:right w:val="none" w:sz="0" w:space="0" w:color="auto"/>
              </w:divBdr>
              <w:divsChild>
                <w:div w:id="1609384800">
                  <w:marLeft w:val="0"/>
                  <w:marRight w:val="0"/>
                  <w:marTop w:val="0"/>
                  <w:marBottom w:val="0"/>
                  <w:divBdr>
                    <w:top w:val="none" w:sz="0" w:space="0" w:color="auto"/>
                    <w:left w:val="none" w:sz="0" w:space="0" w:color="auto"/>
                    <w:bottom w:val="none" w:sz="0" w:space="0" w:color="auto"/>
                    <w:right w:val="none" w:sz="0" w:space="0" w:color="auto"/>
                  </w:divBdr>
                  <w:divsChild>
                    <w:div w:id="243533864">
                      <w:marLeft w:val="0"/>
                      <w:marRight w:val="0"/>
                      <w:marTop w:val="0"/>
                      <w:marBottom w:val="0"/>
                      <w:divBdr>
                        <w:top w:val="none" w:sz="0" w:space="0" w:color="auto"/>
                        <w:left w:val="none" w:sz="0" w:space="0" w:color="auto"/>
                        <w:bottom w:val="none" w:sz="0" w:space="0" w:color="auto"/>
                        <w:right w:val="none" w:sz="0" w:space="0" w:color="auto"/>
                      </w:divBdr>
                      <w:divsChild>
                        <w:div w:id="1795364506">
                          <w:marLeft w:val="0"/>
                          <w:marRight w:val="0"/>
                          <w:marTop w:val="0"/>
                          <w:marBottom w:val="600"/>
                          <w:divBdr>
                            <w:top w:val="none" w:sz="0" w:space="0" w:color="auto"/>
                            <w:left w:val="none" w:sz="0" w:space="0" w:color="auto"/>
                            <w:bottom w:val="none" w:sz="0" w:space="0" w:color="auto"/>
                            <w:right w:val="none" w:sz="0" w:space="0" w:color="auto"/>
                          </w:divBdr>
                          <w:divsChild>
                            <w:div w:id="263853894">
                              <w:marLeft w:val="0"/>
                              <w:marRight w:val="0"/>
                              <w:marTop w:val="0"/>
                              <w:marBottom w:val="600"/>
                              <w:divBdr>
                                <w:top w:val="none" w:sz="0" w:space="0" w:color="auto"/>
                                <w:left w:val="none" w:sz="0" w:space="0" w:color="auto"/>
                                <w:bottom w:val="none" w:sz="0" w:space="0" w:color="auto"/>
                                <w:right w:val="none" w:sz="0" w:space="0" w:color="auto"/>
                              </w:divBdr>
                              <w:divsChild>
                                <w:div w:id="938292325">
                                  <w:marLeft w:val="0"/>
                                  <w:marRight w:val="0"/>
                                  <w:marTop w:val="0"/>
                                  <w:marBottom w:val="0"/>
                                  <w:divBdr>
                                    <w:top w:val="single" w:sz="6" w:space="9" w:color="DADADA"/>
                                    <w:left w:val="single" w:sz="6" w:space="12" w:color="DADADA"/>
                                    <w:bottom w:val="single" w:sz="6" w:space="9" w:color="DADADA"/>
                                    <w:right w:val="single" w:sz="6" w:space="12" w:color="DADADA"/>
                                  </w:divBdr>
                                  <w:divsChild>
                                    <w:div w:id="1812744912">
                                      <w:marLeft w:val="0"/>
                                      <w:marRight w:val="0"/>
                                      <w:marTop w:val="0"/>
                                      <w:marBottom w:val="0"/>
                                      <w:divBdr>
                                        <w:top w:val="none" w:sz="0" w:space="0" w:color="auto"/>
                                        <w:left w:val="none" w:sz="0" w:space="0" w:color="auto"/>
                                        <w:bottom w:val="none" w:sz="0" w:space="0" w:color="auto"/>
                                        <w:right w:val="none" w:sz="0" w:space="0" w:color="auto"/>
                                      </w:divBdr>
                                      <w:divsChild>
                                        <w:div w:id="15200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559544">
      <w:bodyDiv w:val="1"/>
      <w:marLeft w:val="0"/>
      <w:marRight w:val="0"/>
      <w:marTop w:val="0"/>
      <w:marBottom w:val="0"/>
      <w:divBdr>
        <w:top w:val="none" w:sz="0" w:space="0" w:color="auto"/>
        <w:left w:val="none" w:sz="0" w:space="0" w:color="auto"/>
        <w:bottom w:val="none" w:sz="0" w:space="0" w:color="auto"/>
        <w:right w:val="none" w:sz="0" w:space="0" w:color="auto"/>
      </w:divBdr>
    </w:div>
    <w:div w:id="1169754233">
      <w:bodyDiv w:val="1"/>
      <w:marLeft w:val="0"/>
      <w:marRight w:val="0"/>
      <w:marTop w:val="0"/>
      <w:marBottom w:val="0"/>
      <w:divBdr>
        <w:top w:val="none" w:sz="0" w:space="0" w:color="auto"/>
        <w:left w:val="none" w:sz="0" w:space="0" w:color="auto"/>
        <w:bottom w:val="none" w:sz="0" w:space="0" w:color="auto"/>
        <w:right w:val="none" w:sz="0" w:space="0" w:color="auto"/>
      </w:divBdr>
      <w:divsChild>
        <w:div w:id="1906210883">
          <w:marLeft w:val="0"/>
          <w:marRight w:val="0"/>
          <w:marTop w:val="0"/>
          <w:marBottom w:val="0"/>
          <w:divBdr>
            <w:top w:val="none" w:sz="0" w:space="0" w:color="auto"/>
            <w:left w:val="none" w:sz="0" w:space="0" w:color="auto"/>
            <w:bottom w:val="none" w:sz="0" w:space="0" w:color="auto"/>
            <w:right w:val="none" w:sz="0" w:space="0" w:color="auto"/>
          </w:divBdr>
          <w:divsChild>
            <w:div w:id="1021980812">
              <w:marLeft w:val="0"/>
              <w:marRight w:val="0"/>
              <w:marTop w:val="0"/>
              <w:marBottom w:val="0"/>
              <w:divBdr>
                <w:top w:val="none" w:sz="0" w:space="0" w:color="auto"/>
                <w:left w:val="none" w:sz="0" w:space="0" w:color="auto"/>
                <w:bottom w:val="none" w:sz="0" w:space="0" w:color="auto"/>
                <w:right w:val="none" w:sz="0" w:space="0" w:color="auto"/>
              </w:divBdr>
              <w:divsChild>
                <w:div w:id="1104769317">
                  <w:marLeft w:val="0"/>
                  <w:marRight w:val="0"/>
                  <w:marTop w:val="0"/>
                  <w:marBottom w:val="0"/>
                  <w:divBdr>
                    <w:top w:val="none" w:sz="0" w:space="0" w:color="auto"/>
                    <w:left w:val="none" w:sz="0" w:space="0" w:color="auto"/>
                    <w:bottom w:val="none" w:sz="0" w:space="0" w:color="auto"/>
                    <w:right w:val="none" w:sz="0" w:space="0" w:color="auto"/>
                  </w:divBdr>
                  <w:divsChild>
                    <w:div w:id="768161424">
                      <w:marLeft w:val="0"/>
                      <w:marRight w:val="0"/>
                      <w:marTop w:val="0"/>
                      <w:marBottom w:val="0"/>
                      <w:divBdr>
                        <w:top w:val="none" w:sz="0" w:space="0" w:color="auto"/>
                        <w:left w:val="none" w:sz="0" w:space="0" w:color="auto"/>
                        <w:bottom w:val="none" w:sz="0" w:space="0" w:color="auto"/>
                        <w:right w:val="none" w:sz="0" w:space="0" w:color="auto"/>
                      </w:divBdr>
                      <w:divsChild>
                        <w:div w:id="1224297145">
                          <w:marLeft w:val="0"/>
                          <w:marRight w:val="0"/>
                          <w:marTop w:val="0"/>
                          <w:marBottom w:val="600"/>
                          <w:divBdr>
                            <w:top w:val="none" w:sz="0" w:space="0" w:color="auto"/>
                            <w:left w:val="none" w:sz="0" w:space="0" w:color="auto"/>
                            <w:bottom w:val="none" w:sz="0" w:space="0" w:color="auto"/>
                            <w:right w:val="none" w:sz="0" w:space="0" w:color="auto"/>
                          </w:divBdr>
                          <w:divsChild>
                            <w:div w:id="1654680182">
                              <w:marLeft w:val="0"/>
                              <w:marRight w:val="0"/>
                              <w:marTop w:val="0"/>
                              <w:marBottom w:val="600"/>
                              <w:divBdr>
                                <w:top w:val="none" w:sz="0" w:space="0" w:color="auto"/>
                                <w:left w:val="none" w:sz="0" w:space="0" w:color="auto"/>
                                <w:bottom w:val="none" w:sz="0" w:space="0" w:color="auto"/>
                                <w:right w:val="none" w:sz="0" w:space="0" w:color="auto"/>
                              </w:divBdr>
                              <w:divsChild>
                                <w:div w:id="2133014788">
                                  <w:marLeft w:val="0"/>
                                  <w:marRight w:val="0"/>
                                  <w:marTop w:val="0"/>
                                  <w:marBottom w:val="0"/>
                                  <w:divBdr>
                                    <w:top w:val="single" w:sz="6" w:space="9" w:color="DADADA"/>
                                    <w:left w:val="single" w:sz="6" w:space="12" w:color="DADADA"/>
                                    <w:bottom w:val="single" w:sz="6" w:space="9" w:color="DADADA"/>
                                    <w:right w:val="single" w:sz="6" w:space="12" w:color="DADADA"/>
                                  </w:divBdr>
                                  <w:divsChild>
                                    <w:div w:id="1920863329">
                                      <w:marLeft w:val="0"/>
                                      <w:marRight w:val="0"/>
                                      <w:marTop w:val="0"/>
                                      <w:marBottom w:val="0"/>
                                      <w:divBdr>
                                        <w:top w:val="none" w:sz="0" w:space="0" w:color="auto"/>
                                        <w:left w:val="none" w:sz="0" w:space="0" w:color="auto"/>
                                        <w:bottom w:val="none" w:sz="0" w:space="0" w:color="auto"/>
                                        <w:right w:val="none" w:sz="0" w:space="0" w:color="auto"/>
                                      </w:divBdr>
                                      <w:divsChild>
                                        <w:div w:id="3771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4445582">
      <w:bodyDiv w:val="1"/>
      <w:marLeft w:val="0"/>
      <w:marRight w:val="0"/>
      <w:marTop w:val="0"/>
      <w:marBottom w:val="0"/>
      <w:divBdr>
        <w:top w:val="none" w:sz="0" w:space="0" w:color="auto"/>
        <w:left w:val="none" w:sz="0" w:space="0" w:color="auto"/>
        <w:bottom w:val="none" w:sz="0" w:space="0" w:color="auto"/>
        <w:right w:val="none" w:sz="0" w:space="0" w:color="auto"/>
      </w:divBdr>
      <w:divsChild>
        <w:div w:id="1656956479">
          <w:marLeft w:val="0"/>
          <w:marRight w:val="0"/>
          <w:marTop w:val="0"/>
          <w:marBottom w:val="0"/>
          <w:divBdr>
            <w:top w:val="none" w:sz="0" w:space="0" w:color="auto"/>
            <w:left w:val="none" w:sz="0" w:space="0" w:color="auto"/>
            <w:bottom w:val="none" w:sz="0" w:space="0" w:color="auto"/>
            <w:right w:val="none" w:sz="0" w:space="0" w:color="auto"/>
          </w:divBdr>
          <w:divsChild>
            <w:div w:id="1157963767">
              <w:marLeft w:val="0"/>
              <w:marRight w:val="0"/>
              <w:marTop w:val="0"/>
              <w:marBottom w:val="0"/>
              <w:divBdr>
                <w:top w:val="none" w:sz="0" w:space="0" w:color="auto"/>
                <w:left w:val="none" w:sz="0" w:space="0" w:color="auto"/>
                <w:bottom w:val="none" w:sz="0" w:space="0" w:color="auto"/>
                <w:right w:val="none" w:sz="0" w:space="0" w:color="auto"/>
              </w:divBdr>
              <w:divsChild>
                <w:div w:id="1181507579">
                  <w:marLeft w:val="0"/>
                  <w:marRight w:val="0"/>
                  <w:marTop w:val="0"/>
                  <w:marBottom w:val="0"/>
                  <w:divBdr>
                    <w:top w:val="none" w:sz="0" w:space="0" w:color="auto"/>
                    <w:left w:val="none" w:sz="0" w:space="0" w:color="auto"/>
                    <w:bottom w:val="none" w:sz="0" w:space="0" w:color="auto"/>
                    <w:right w:val="none" w:sz="0" w:space="0" w:color="auto"/>
                  </w:divBdr>
                  <w:divsChild>
                    <w:div w:id="1786924309">
                      <w:marLeft w:val="0"/>
                      <w:marRight w:val="0"/>
                      <w:marTop w:val="0"/>
                      <w:marBottom w:val="0"/>
                      <w:divBdr>
                        <w:top w:val="none" w:sz="0" w:space="0" w:color="auto"/>
                        <w:left w:val="none" w:sz="0" w:space="0" w:color="auto"/>
                        <w:bottom w:val="none" w:sz="0" w:space="0" w:color="auto"/>
                        <w:right w:val="none" w:sz="0" w:space="0" w:color="auto"/>
                      </w:divBdr>
                      <w:divsChild>
                        <w:div w:id="1431391243">
                          <w:marLeft w:val="0"/>
                          <w:marRight w:val="0"/>
                          <w:marTop w:val="0"/>
                          <w:marBottom w:val="600"/>
                          <w:divBdr>
                            <w:top w:val="none" w:sz="0" w:space="0" w:color="auto"/>
                            <w:left w:val="none" w:sz="0" w:space="0" w:color="auto"/>
                            <w:bottom w:val="none" w:sz="0" w:space="0" w:color="auto"/>
                            <w:right w:val="none" w:sz="0" w:space="0" w:color="auto"/>
                          </w:divBdr>
                          <w:divsChild>
                            <w:div w:id="469443018">
                              <w:marLeft w:val="0"/>
                              <w:marRight w:val="0"/>
                              <w:marTop w:val="0"/>
                              <w:marBottom w:val="600"/>
                              <w:divBdr>
                                <w:top w:val="none" w:sz="0" w:space="0" w:color="auto"/>
                                <w:left w:val="none" w:sz="0" w:space="0" w:color="auto"/>
                                <w:bottom w:val="none" w:sz="0" w:space="0" w:color="auto"/>
                                <w:right w:val="none" w:sz="0" w:space="0" w:color="auto"/>
                              </w:divBdr>
                              <w:divsChild>
                                <w:div w:id="1340697071">
                                  <w:marLeft w:val="0"/>
                                  <w:marRight w:val="0"/>
                                  <w:marTop w:val="0"/>
                                  <w:marBottom w:val="0"/>
                                  <w:divBdr>
                                    <w:top w:val="single" w:sz="6" w:space="9" w:color="DADADA"/>
                                    <w:left w:val="single" w:sz="6" w:space="12" w:color="DADADA"/>
                                    <w:bottom w:val="single" w:sz="6" w:space="9" w:color="DADADA"/>
                                    <w:right w:val="single" w:sz="6" w:space="12" w:color="DADADA"/>
                                  </w:divBdr>
                                  <w:divsChild>
                                    <w:div w:id="931624059">
                                      <w:marLeft w:val="0"/>
                                      <w:marRight w:val="0"/>
                                      <w:marTop w:val="0"/>
                                      <w:marBottom w:val="0"/>
                                      <w:divBdr>
                                        <w:top w:val="none" w:sz="0" w:space="0" w:color="auto"/>
                                        <w:left w:val="none" w:sz="0" w:space="0" w:color="auto"/>
                                        <w:bottom w:val="none" w:sz="0" w:space="0" w:color="auto"/>
                                        <w:right w:val="none" w:sz="0" w:space="0" w:color="auto"/>
                                      </w:divBdr>
                                      <w:divsChild>
                                        <w:div w:id="1358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172175">
      <w:bodyDiv w:val="1"/>
      <w:marLeft w:val="0"/>
      <w:marRight w:val="0"/>
      <w:marTop w:val="0"/>
      <w:marBottom w:val="0"/>
      <w:divBdr>
        <w:top w:val="none" w:sz="0" w:space="0" w:color="auto"/>
        <w:left w:val="none" w:sz="0" w:space="0" w:color="auto"/>
        <w:bottom w:val="none" w:sz="0" w:space="0" w:color="auto"/>
        <w:right w:val="none" w:sz="0" w:space="0" w:color="auto"/>
      </w:divBdr>
    </w:div>
    <w:div w:id="1644115078">
      <w:bodyDiv w:val="1"/>
      <w:marLeft w:val="0"/>
      <w:marRight w:val="0"/>
      <w:marTop w:val="0"/>
      <w:marBottom w:val="0"/>
      <w:divBdr>
        <w:top w:val="none" w:sz="0" w:space="0" w:color="auto"/>
        <w:left w:val="none" w:sz="0" w:space="0" w:color="auto"/>
        <w:bottom w:val="none" w:sz="0" w:space="0" w:color="auto"/>
        <w:right w:val="none" w:sz="0" w:space="0" w:color="auto"/>
      </w:divBdr>
      <w:divsChild>
        <w:div w:id="627857770">
          <w:marLeft w:val="0"/>
          <w:marRight w:val="0"/>
          <w:marTop w:val="0"/>
          <w:marBottom w:val="0"/>
          <w:divBdr>
            <w:top w:val="none" w:sz="0" w:space="0" w:color="auto"/>
            <w:left w:val="none" w:sz="0" w:space="0" w:color="auto"/>
            <w:bottom w:val="none" w:sz="0" w:space="0" w:color="auto"/>
            <w:right w:val="none" w:sz="0" w:space="0" w:color="auto"/>
          </w:divBdr>
          <w:divsChild>
            <w:div w:id="1645543548">
              <w:marLeft w:val="0"/>
              <w:marRight w:val="0"/>
              <w:marTop w:val="0"/>
              <w:marBottom w:val="0"/>
              <w:divBdr>
                <w:top w:val="none" w:sz="0" w:space="0" w:color="auto"/>
                <w:left w:val="none" w:sz="0" w:space="0" w:color="auto"/>
                <w:bottom w:val="none" w:sz="0" w:space="0" w:color="auto"/>
                <w:right w:val="none" w:sz="0" w:space="0" w:color="auto"/>
              </w:divBdr>
              <w:divsChild>
                <w:div w:id="2009282046">
                  <w:marLeft w:val="0"/>
                  <w:marRight w:val="0"/>
                  <w:marTop w:val="0"/>
                  <w:marBottom w:val="0"/>
                  <w:divBdr>
                    <w:top w:val="none" w:sz="0" w:space="0" w:color="auto"/>
                    <w:left w:val="none" w:sz="0" w:space="0" w:color="auto"/>
                    <w:bottom w:val="none" w:sz="0" w:space="0" w:color="auto"/>
                    <w:right w:val="none" w:sz="0" w:space="0" w:color="auto"/>
                  </w:divBdr>
                  <w:divsChild>
                    <w:div w:id="1858734344">
                      <w:marLeft w:val="0"/>
                      <w:marRight w:val="0"/>
                      <w:marTop w:val="0"/>
                      <w:marBottom w:val="0"/>
                      <w:divBdr>
                        <w:top w:val="none" w:sz="0" w:space="0" w:color="auto"/>
                        <w:left w:val="none" w:sz="0" w:space="0" w:color="auto"/>
                        <w:bottom w:val="none" w:sz="0" w:space="0" w:color="auto"/>
                        <w:right w:val="none" w:sz="0" w:space="0" w:color="auto"/>
                      </w:divBdr>
                      <w:divsChild>
                        <w:div w:id="1368944644">
                          <w:marLeft w:val="0"/>
                          <w:marRight w:val="0"/>
                          <w:marTop w:val="0"/>
                          <w:marBottom w:val="600"/>
                          <w:divBdr>
                            <w:top w:val="none" w:sz="0" w:space="0" w:color="auto"/>
                            <w:left w:val="none" w:sz="0" w:space="0" w:color="auto"/>
                            <w:bottom w:val="none" w:sz="0" w:space="0" w:color="auto"/>
                            <w:right w:val="none" w:sz="0" w:space="0" w:color="auto"/>
                          </w:divBdr>
                          <w:divsChild>
                            <w:div w:id="7409957">
                              <w:marLeft w:val="0"/>
                              <w:marRight w:val="0"/>
                              <w:marTop w:val="0"/>
                              <w:marBottom w:val="600"/>
                              <w:divBdr>
                                <w:top w:val="none" w:sz="0" w:space="0" w:color="auto"/>
                                <w:left w:val="none" w:sz="0" w:space="0" w:color="auto"/>
                                <w:bottom w:val="none" w:sz="0" w:space="0" w:color="auto"/>
                                <w:right w:val="none" w:sz="0" w:space="0" w:color="auto"/>
                              </w:divBdr>
                              <w:divsChild>
                                <w:div w:id="1859663535">
                                  <w:marLeft w:val="0"/>
                                  <w:marRight w:val="0"/>
                                  <w:marTop w:val="0"/>
                                  <w:marBottom w:val="0"/>
                                  <w:divBdr>
                                    <w:top w:val="single" w:sz="6" w:space="9" w:color="DADADA"/>
                                    <w:left w:val="single" w:sz="6" w:space="12" w:color="DADADA"/>
                                    <w:bottom w:val="single" w:sz="6" w:space="9" w:color="DADADA"/>
                                    <w:right w:val="single" w:sz="6" w:space="12" w:color="DADADA"/>
                                  </w:divBdr>
                                  <w:divsChild>
                                    <w:div w:id="1055857272">
                                      <w:marLeft w:val="0"/>
                                      <w:marRight w:val="0"/>
                                      <w:marTop w:val="0"/>
                                      <w:marBottom w:val="0"/>
                                      <w:divBdr>
                                        <w:top w:val="none" w:sz="0" w:space="0" w:color="auto"/>
                                        <w:left w:val="none" w:sz="0" w:space="0" w:color="auto"/>
                                        <w:bottom w:val="none" w:sz="0" w:space="0" w:color="auto"/>
                                        <w:right w:val="none" w:sz="0" w:space="0" w:color="auto"/>
                                      </w:divBdr>
                                      <w:divsChild>
                                        <w:div w:id="15913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648201">
      <w:bodyDiv w:val="1"/>
      <w:marLeft w:val="0"/>
      <w:marRight w:val="0"/>
      <w:marTop w:val="0"/>
      <w:marBottom w:val="0"/>
      <w:divBdr>
        <w:top w:val="none" w:sz="0" w:space="0" w:color="auto"/>
        <w:left w:val="none" w:sz="0" w:space="0" w:color="auto"/>
        <w:bottom w:val="none" w:sz="0" w:space="0" w:color="auto"/>
        <w:right w:val="none" w:sz="0" w:space="0" w:color="auto"/>
      </w:divBdr>
      <w:divsChild>
        <w:div w:id="1440297567">
          <w:marLeft w:val="0"/>
          <w:marRight w:val="0"/>
          <w:marTop w:val="0"/>
          <w:marBottom w:val="0"/>
          <w:divBdr>
            <w:top w:val="none" w:sz="0" w:space="0" w:color="auto"/>
            <w:left w:val="none" w:sz="0" w:space="0" w:color="auto"/>
            <w:bottom w:val="none" w:sz="0" w:space="0" w:color="auto"/>
            <w:right w:val="none" w:sz="0" w:space="0" w:color="auto"/>
          </w:divBdr>
          <w:divsChild>
            <w:div w:id="286476025">
              <w:marLeft w:val="0"/>
              <w:marRight w:val="0"/>
              <w:marTop w:val="0"/>
              <w:marBottom w:val="0"/>
              <w:divBdr>
                <w:top w:val="none" w:sz="0" w:space="0" w:color="auto"/>
                <w:left w:val="none" w:sz="0" w:space="0" w:color="auto"/>
                <w:bottom w:val="none" w:sz="0" w:space="0" w:color="auto"/>
                <w:right w:val="none" w:sz="0" w:space="0" w:color="auto"/>
              </w:divBdr>
              <w:divsChild>
                <w:div w:id="737627072">
                  <w:marLeft w:val="0"/>
                  <w:marRight w:val="0"/>
                  <w:marTop w:val="0"/>
                  <w:marBottom w:val="0"/>
                  <w:divBdr>
                    <w:top w:val="none" w:sz="0" w:space="0" w:color="auto"/>
                    <w:left w:val="none" w:sz="0" w:space="0" w:color="auto"/>
                    <w:bottom w:val="none" w:sz="0" w:space="0" w:color="auto"/>
                    <w:right w:val="none" w:sz="0" w:space="0" w:color="auto"/>
                  </w:divBdr>
                  <w:divsChild>
                    <w:div w:id="412435572">
                      <w:marLeft w:val="0"/>
                      <w:marRight w:val="0"/>
                      <w:marTop w:val="0"/>
                      <w:marBottom w:val="0"/>
                      <w:divBdr>
                        <w:top w:val="none" w:sz="0" w:space="0" w:color="auto"/>
                        <w:left w:val="none" w:sz="0" w:space="0" w:color="auto"/>
                        <w:bottom w:val="none" w:sz="0" w:space="0" w:color="auto"/>
                        <w:right w:val="none" w:sz="0" w:space="0" w:color="auto"/>
                      </w:divBdr>
                      <w:divsChild>
                        <w:div w:id="351346898">
                          <w:marLeft w:val="0"/>
                          <w:marRight w:val="0"/>
                          <w:marTop w:val="0"/>
                          <w:marBottom w:val="600"/>
                          <w:divBdr>
                            <w:top w:val="none" w:sz="0" w:space="0" w:color="auto"/>
                            <w:left w:val="none" w:sz="0" w:space="0" w:color="auto"/>
                            <w:bottom w:val="none" w:sz="0" w:space="0" w:color="auto"/>
                            <w:right w:val="none" w:sz="0" w:space="0" w:color="auto"/>
                          </w:divBdr>
                          <w:divsChild>
                            <w:div w:id="1569805612">
                              <w:marLeft w:val="0"/>
                              <w:marRight w:val="0"/>
                              <w:marTop w:val="0"/>
                              <w:marBottom w:val="0"/>
                              <w:divBdr>
                                <w:top w:val="single" w:sz="6" w:space="9" w:color="DADADA"/>
                                <w:left w:val="single" w:sz="6" w:space="12" w:color="DADADA"/>
                                <w:bottom w:val="single" w:sz="6" w:space="9" w:color="DADADA"/>
                                <w:right w:val="single" w:sz="6" w:space="12" w:color="DADADA"/>
                              </w:divBdr>
                              <w:divsChild>
                                <w:div w:id="2273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735484">
      <w:bodyDiv w:val="1"/>
      <w:marLeft w:val="0"/>
      <w:marRight w:val="0"/>
      <w:marTop w:val="0"/>
      <w:marBottom w:val="0"/>
      <w:divBdr>
        <w:top w:val="none" w:sz="0" w:space="0" w:color="auto"/>
        <w:left w:val="none" w:sz="0" w:space="0" w:color="auto"/>
        <w:bottom w:val="none" w:sz="0" w:space="0" w:color="auto"/>
        <w:right w:val="none" w:sz="0" w:space="0" w:color="auto"/>
      </w:divBdr>
      <w:divsChild>
        <w:div w:id="1220358313">
          <w:marLeft w:val="0"/>
          <w:marRight w:val="0"/>
          <w:marTop w:val="0"/>
          <w:marBottom w:val="0"/>
          <w:divBdr>
            <w:top w:val="none" w:sz="0" w:space="0" w:color="auto"/>
            <w:left w:val="none" w:sz="0" w:space="0" w:color="auto"/>
            <w:bottom w:val="none" w:sz="0" w:space="0" w:color="auto"/>
            <w:right w:val="none" w:sz="0" w:space="0" w:color="auto"/>
          </w:divBdr>
          <w:divsChild>
            <w:div w:id="2108378676">
              <w:marLeft w:val="0"/>
              <w:marRight w:val="0"/>
              <w:marTop w:val="0"/>
              <w:marBottom w:val="0"/>
              <w:divBdr>
                <w:top w:val="none" w:sz="0" w:space="0" w:color="auto"/>
                <w:left w:val="none" w:sz="0" w:space="0" w:color="auto"/>
                <w:bottom w:val="none" w:sz="0" w:space="0" w:color="auto"/>
                <w:right w:val="none" w:sz="0" w:space="0" w:color="auto"/>
              </w:divBdr>
              <w:divsChild>
                <w:div w:id="17647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4739">
          <w:marLeft w:val="208"/>
          <w:marRight w:val="0"/>
          <w:marTop w:val="0"/>
          <w:marBottom w:val="0"/>
          <w:divBdr>
            <w:top w:val="none" w:sz="0" w:space="0" w:color="auto"/>
            <w:left w:val="none" w:sz="0" w:space="0" w:color="auto"/>
            <w:bottom w:val="none" w:sz="0" w:space="0" w:color="auto"/>
            <w:right w:val="none" w:sz="0" w:space="0" w:color="auto"/>
          </w:divBdr>
          <w:divsChild>
            <w:div w:id="1099716552">
              <w:marLeft w:val="0"/>
              <w:marRight w:val="0"/>
              <w:marTop w:val="249"/>
              <w:marBottom w:val="249"/>
              <w:divBdr>
                <w:top w:val="none" w:sz="0" w:space="0" w:color="auto"/>
                <w:left w:val="none" w:sz="0" w:space="0" w:color="auto"/>
                <w:bottom w:val="none" w:sz="0" w:space="0" w:color="auto"/>
                <w:right w:val="none" w:sz="0" w:space="0" w:color="auto"/>
              </w:divBdr>
              <w:divsChild>
                <w:div w:id="1288314520">
                  <w:marLeft w:val="2492"/>
                  <w:marRight w:val="0"/>
                  <w:marTop w:val="0"/>
                  <w:marBottom w:val="0"/>
                  <w:divBdr>
                    <w:top w:val="none" w:sz="0" w:space="0" w:color="auto"/>
                    <w:left w:val="none" w:sz="0" w:space="0" w:color="auto"/>
                    <w:bottom w:val="none" w:sz="0" w:space="0" w:color="auto"/>
                    <w:right w:val="none" w:sz="0" w:space="0" w:color="auto"/>
                  </w:divBdr>
                </w:div>
              </w:divsChild>
            </w:div>
            <w:div w:id="836461639">
              <w:marLeft w:val="0"/>
              <w:marRight w:val="0"/>
              <w:marTop w:val="0"/>
              <w:marBottom w:val="249"/>
              <w:divBdr>
                <w:top w:val="none" w:sz="0" w:space="0" w:color="auto"/>
                <w:left w:val="none" w:sz="0" w:space="0" w:color="auto"/>
                <w:bottom w:val="none" w:sz="0" w:space="0" w:color="auto"/>
                <w:right w:val="none" w:sz="0" w:space="0" w:color="auto"/>
              </w:divBdr>
              <w:divsChild>
                <w:div w:id="1035811051">
                  <w:marLeft w:val="2492"/>
                  <w:marRight w:val="0"/>
                  <w:marTop w:val="0"/>
                  <w:marBottom w:val="0"/>
                  <w:divBdr>
                    <w:top w:val="none" w:sz="0" w:space="0" w:color="auto"/>
                    <w:left w:val="none" w:sz="0" w:space="0" w:color="auto"/>
                    <w:bottom w:val="none" w:sz="0" w:space="0" w:color="auto"/>
                    <w:right w:val="none" w:sz="0" w:space="0" w:color="auto"/>
                  </w:divBdr>
                </w:div>
              </w:divsChild>
            </w:div>
            <w:div w:id="984818351">
              <w:marLeft w:val="0"/>
              <w:marRight w:val="0"/>
              <w:marTop w:val="0"/>
              <w:marBottom w:val="249"/>
              <w:divBdr>
                <w:top w:val="none" w:sz="0" w:space="0" w:color="auto"/>
                <w:left w:val="none" w:sz="0" w:space="0" w:color="auto"/>
                <w:bottom w:val="none" w:sz="0" w:space="0" w:color="auto"/>
                <w:right w:val="none" w:sz="0" w:space="0" w:color="auto"/>
              </w:divBdr>
              <w:divsChild>
                <w:div w:id="717778243">
                  <w:marLeft w:val="2492"/>
                  <w:marRight w:val="0"/>
                  <w:marTop w:val="0"/>
                  <w:marBottom w:val="0"/>
                  <w:divBdr>
                    <w:top w:val="none" w:sz="0" w:space="0" w:color="auto"/>
                    <w:left w:val="none" w:sz="0" w:space="0" w:color="auto"/>
                    <w:bottom w:val="none" w:sz="0" w:space="0" w:color="auto"/>
                    <w:right w:val="none" w:sz="0" w:space="0" w:color="auto"/>
                  </w:divBdr>
                </w:div>
              </w:divsChild>
            </w:div>
            <w:div w:id="849444303">
              <w:marLeft w:val="0"/>
              <w:marRight w:val="0"/>
              <w:marTop w:val="0"/>
              <w:marBottom w:val="249"/>
              <w:divBdr>
                <w:top w:val="none" w:sz="0" w:space="0" w:color="auto"/>
                <w:left w:val="none" w:sz="0" w:space="0" w:color="auto"/>
                <w:bottom w:val="none" w:sz="0" w:space="0" w:color="auto"/>
                <w:right w:val="none" w:sz="0" w:space="0" w:color="auto"/>
              </w:divBdr>
              <w:divsChild>
                <w:div w:id="860557711">
                  <w:marLeft w:val="2492"/>
                  <w:marRight w:val="0"/>
                  <w:marTop w:val="0"/>
                  <w:marBottom w:val="0"/>
                  <w:divBdr>
                    <w:top w:val="none" w:sz="0" w:space="0" w:color="auto"/>
                    <w:left w:val="none" w:sz="0" w:space="0" w:color="auto"/>
                    <w:bottom w:val="none" w:sz="0" w:space="0" w:color="auto"/>
                    <w:right w:val="none" w:sz="0" w:space="0" w:color="auto"/>
                  </w:divBdr>
                </w:div>
              </w:divsChild>
            </w:div>
            <w:div w:id="587227218">
              <w:marLeft w:val="0"/>
              <w:marRight w:val="0"/>
              <w:marTop w:val="0"/>
              <w:marBottom w:val="249"/>
              <w:divBdr>
                <w:top w:val="none" w:sz="0" w:space="0" w:color="auto"/>
                <w:left w:val="none" w:sz="0" w:space="0" w:color="auto"/>
                <w:bottom w:val="none" w:sz="0" w:space="0" w:color="auto"/>
                <w:right w:val="none" w:sz="0" w:space="0" w:color="auto"/>
              </w:divBdr>
              <w:divsChild>
                <w:div w:id="753622460">
                  <w:marLeft w:val="2492"/>
                  <w:marRight w:val="0"/>
                  <w:marTop w:val="0"/>
                  <w:marBottom w:val="0"/>
                  <w:divBdr>
                    <w:top w:val="none" w:sz="0" w:space="0" w:color="auto"/>
                    <w:left w:val="none" w:sz="0" w:space="0" w:color="auto"/>
                    <w:bottom w:val="none" w:sz="0" w:space="0" w:color="auto"/>
                    <w:right w:val="none" w:sz="0" w:space="0" w:color="auto"/>
                  </w:divBdr>
                </w:div>
              </w:divsChild>
            </w:div>
            <w:div w:id="1832021232">
              <w:marLeft w:val="0"/>
              <w:marRight w:val="0"/>
              <w:marTop w:val="249"/>
              <w:marBottom w:val="249"/>
              <w:divBdr>
                <w:top w:val="none" w:sz="0" w:space="0" w:color="auto"/>
                <w:left w:val="none" w:sz="0" w:space="0" w:color="auto"/>
                <w:bottom w:val="none" w:sz="0" w:space="0" w:color="auto"/>
                <w:right w:val="none" w:sz="0" w:space="0" w:color="auto"/>
              </w:divBdr>
              <w:divsChild>
                <w:div w:id="1456214347">
                  <w:marLeft w:val="2492"/>
                  <w:marRight w:val="0"/>
                  <w:marTop w:val="0"/>
                  <w:marBottom w:val="0"/>
                  <w:divBdr>
                    <w:top w:val="none" w:sz="0" w:space="0" w:color="auto"/>
                    <w:left w:val="none" w:sz="0" w:space="0" w:color="auto"/>
                    <w:bottom w:val="none" w:sz="0" w:space="0" w:color="auto"/>
                    <w:right w:val="none" w:sz="0" w:space="0" w:color="auto"/>
                  </w:divBdr>
                </w:div>
              </w:divsChild>
            </w:div>
            <w:div w:id="1304197584">
              <w:marLeft w:val="0"/>
              <w:marRight w:val="0"/>
              <w:marTop w:val="0"/>
              <w:marBottom w:val="249"/>
              <w:divBdr>
                <w:top w:val="none" w:sz="0" w:space="0" w:color="auto"/>
                <w:left w:val="none" w:sz="0" w:space="0" w:color="auto"/>
                <w:bottom w:val="none" w:sz="0" w:space="0" w:color="auto"/>
                <w:right w:val="none" w:sz="0" w:space="0" w:color="auto"/>
              </w:divBdr>
            </w:div>
          </w:divsChild>
        </w:div>
      </w:divsChild>
    </w:div>
    <w:div w:id="214646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joomla.org/technical-requirements.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HOSTNAM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hyperlink" Target="http://lesscss.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demo.stackideas.com/easydiscuss"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hyperlink" Target="http://www.axway.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support.axway.com/"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demo.stackideas.com/easyblo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ekov\Desktop\Axway+Documentation+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323A1-478E-4AD7-8377-0A36399D65EF}">
  <ds:schemaRefs>
    <ds:schemaRef ds:uri="http://schemas.openxmlformats.org/officeDocument/2006/bibliography"/>
  </ds:schemaRefs>
</ds:datastoreItem>
</file>

<file path=customXml/itemProps2.xml><?xml version="1.0" encoding="utf-8"?>
<ds:datastoreItem xmlns:ds="http://schemas.openxmlformats.org/officeDocument/2006/customXml" ds:itemID="{E6B8EEA7-D84F-456A-A497-5D78F0BBF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Axway+Documentation+2007.dotx</Template>
  <TotalTime>757</TotalTime>
  <Pages>43</Pages>
  <Words>5068</Words>
  <Characters>28890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Guide to Operations</vt:lpstr>
    </vt:vector>
  </TitlesOfParts>
  <Company>Axway Software</Company>
  <LinksUpToDate>false</LinksUpToDate>
  <CharactersWithSpaces>33891</CharactersWithSpaces>
  <SharedDoc>false</SharedDoc>
  <HLinks>
    <vt:vector size="204" baseType="variant">
      <vt:variant>
        <vt:i4>4849672</vt:i4>
      </vt:variant>
      <vt:variant>
        <vt:i4>195</vt:i4>
      </vt:variant>
      <vt:variant>
        <vt:i4>0</vt:i4>
      </vt:variant>
      <vt:variant>
        <vt:i4>5</vt:i4>
      </vt:variant>
      <vt:variant>
        <vt:lpwstr>http://www.axway.com/</vt:lpwstr>
      </vt:variant>
      <vt:variant>
        <vt:lpwstr/>
      </vt:variant>
      <vt:variant>
        <vt:i4>5374033</vt:i4>
      </vt:variant>
      <vt:variant>
        <vt:i4>192</vt:i4>
      </vt:variant>
      <vt:variant>
        <vt:i4>0</vt:i4>
      </vt:variant>
      <vt:variant>
        <vt:i4>5</vt:i4>
      </vt:variant>
      <vt:variant>
        <vt:lpwstr>http://www.support.axway.com/</vt:lpwstr>
      </vt:variant>
      <vt:variant>
        <vt:lpwstr/>
      </vt:variant>
      <vt:variant>
        <vt:i4>8192112</vt:i4>
      </vt:variant>
      <vt:variant>
        <vt:i4>189</vt:i4>
      </vt:variant>
      <vt:variant>
        <vt:i4>0</vt:i4>
      </vt:variant>
      <vt:variant>
        <vt:i4>5</vt:i4>
      </vt:variant>
      <vt:variant>
        <vt:lpwstr>\\\\fileserver\\share\\file</vt:lpwstr>
      </vt:variant>
      <vt:variant>
        <vt:lpwstr/>
      </vt:variant>
      <vt:variant>
        <vt:i4>1310768</vt:i4>
      </vt:variant>
      <vt:variant>
        <vt:i4>182</vt:i4>
      </vt:variant>
      <vt:variant>
        <vt:i4>0</vt:i4>
      </vt:variant>
      <vt:variant>
        <vt:i4>5</vt:i4>
      </vt:variant>
      <vt:variant>
        <vt:lpwstr/>
      </vt:variant>
      <vt:variant>
        <vt:lpwstr>_Toc230517322</vt:lpwstr>
      </vt:variant>
      <vt:variant>
        <vt:i4>1310768</vt:i4>
      </vt:variant>
      <vt:variant>
        <vt:i4>176</vt:i4>
      </vt:variant>
      <vt:variant>
        <vt:i4>0</vt:i4>
      </vt:variant>
      <vt:variant>
        <vt:i4>5</vt:i4>
      </vt:variant>
      <vt:variant>
        <vt:lpwstr/>
      </vt:variant>
      <vt:variant>
        <vt:lpwstr>_Toc230517321</vt:lpwstr>
      </vt:variant>
      <vt:variant>
        <vt:i4>1310768</vt:i4>
      </vt:variant>
      <vt:variant>
        <vt:i4>170</vt:i4>
      </vt:variant>
      <vt:variant>
        <vt:i4>0</vt:i4>
      </vt:variant>
      <vt:variant>
        <vt:i4>5</vt:i4>
      </vt:variant>
      <vt:variant>
        <vt:lpwstr/>
      </vt:variant>
      <vt:variant>
        <vt:lpwstr>_Toc230517320</vt:lpwstr>
      </vt:variant>
      <vt:variant>
        <vt:i4>1507376</vt:i4>
      </vt:variant>
      <vt:variant>
        <vt:i4>164</vt:i4>
      </vt:variant>
      <vt:variant>
        <vt:i4>0</vt:i4>
      </vt:variant>
      <vt:variant>
        <vt:i4>5</vt:i4>
      </vt:variant>
      <vt:variant>
        <vt:lpwstr/>
      </vt:variant>
      <vt:variant>
        <vt:lpwstr>_Toc230517319</vt:lpwstr>
      </vt:variant>
      <vt:variant>
        <vt:i4>1507376</vt:i4>
      </vt:variant>
      <vt:variant>
        <vt:i4>158</vt:i4>
      </vt:variant>
      <vt:variant>
        <vt:i4>0</vt:i4>
      </vt:variant>
      <vt:variant>
        <vt:i4>5</vt:i4>
      </vt:variant>
      <vt:variant>
        <vt:lpwstr/>
      </vt:variant>
      <vt:variant>
        <vt:lpwstr>_Toc230517318</vt:lpwstr>
      </vt:variant>
      <vt:variant>
        <vt:i4>1507376</vt:i4>
      </vt:variant>
      <vt:variant>
        <vt:i4>152</vt:i4>
      </vt:variant>
      <vt:variant>
        <vt:i4>0</vt:i4>
      </vt:variant>
      <vt:variant>
        <vt:i4>5</vt:i4>
      </vt:variant>
      <vt:variant>
        <vt:lpwstr/>
      </vt:variant>
      <vt:variant>
        <vt:lpwstr>_Toc230517317</vt:lpwstr>
      </vt:variant>
      <vt:variant>
        <vt:i4>1507376</vt:i4>
      </vt:variant>
      <vt:variant>
        <vt:i4>146</vt:i4>
      </vt:variant>
      <vt:variant>
        <vt:i4>0</vt:i4>
      </vt:variant>
      <vt:variant>
        <vt:i4>5</vt:i4>
      </vt:variant>
      <vt:variant>
        <vt:lpwstr/>
      </vt:variant>
      <vt:variant>
        <vt:lpwstr>_Toc230517316</vt:lpwstr>
      </vt:variant>
      <vt:variant>
        <vt:i4>1507376</vt:i4>
      </vt:variant>
      <vt:variant>
        <vt:i4>140</vt:i4>
      </vt:variant>
      <vt:variant>
        <vt:i4>0</vt:i4>
      </vt:variant>
      <vt:variant>
        <vt:i4>5</vt:i4>
      </vt:variant>
      <vt:variant>
        <vt:lpwstr/>
      </vt:variant>
      <vt:variant>
        <vt:lpwstr>_Toc230517315</vt:lpwstr>
      </vt:variant>
      <vt:variant>
        <vt:i4>1507376</vt:i4>
      </vt:variant>
      <vt:variant>
        <vt:i4>134</vt:i4>
      </vt:variant>
      <vt:variant>
        <vt:i4>0</vt:i4>
      </vt:variant>
      <vt:variant>
        <vt:i4>5</vt:i4>
      </vt:variant>
      <vt:variant>
        <vt:lpwstr/>
      </vt:variant>
      <vt:variant>
        <vt:lpwstr>_Toc230517314</vt:lpwstr>
      </vt:variant>
      <vt:variant>
        <vt:i4>1507376</vt:i4>
      </vt:variant>
      <vt:variant>
        <vt:i4>128</vt:i4>
      </vt:variant>
      <vt:variant>
        <vt:i4>0</vt:i4>
      </vt:variant>
      <vt:variant>
        <vt:i4>5</vt:i4>
      </vt:variant>
      <vt:variant>
        <vt:lpwstr/>
      </vt:variant>
      <vt:variant>
        <vt:lpwstr>_Toc230517313</vt:lpwstr>
      </vt:variant>
      <vt:variant>
        <vt:i4>1507376</vt:i4>
      </vt:variant>
      <vt:variant>
        <vt:i4>122</vt:i4>
      </vt:variant>
      <vt:variant>
        <vt:i4>0</vt:i4>
      </vt:variant>
      <vt:variant>
        <vt:i4>5</vt:i4>
      </vt:variant>
      <vt:variant>
        <vt:lpwstr/>
      </vt:variant>
      <vt:variant>
        <vt:lpwstr>_Toc230517312</vt:lpwstr>
      </vt:variant>
      <vt:variant>
        <vt:i4>1507376</vt:i4>
      </vt:variant>
      <vt:variant>
        <vt:i4>116</vt:i4>
      </vt:variant>
      <vt:variant>
        <vt:i4>0</vt:i4>
      </vt:variant>
      <vt:variant>
        <vt:i4>5</vt:i4>
      </vt:variant>
      <vt:variant>
        <vt:lpwstr/>
      </vt:variant>
      <vt:variant>
        <vt:lpwstr>_Toc230517311</vt:lpwstr>
      </vt:variant>
      <vt:variant>
        <vt:i4>1507376</vt:i4>
      </vt:variant>
      <vt:variant>
        <vt:i4>110</vt:i4>
      </vt:variant>
      <vt:variant>
        <vt:i4>0</vt:i4>
      </vt:variant>
      <vt:variant>
        <vt:i4>5</vt:i4>
      </vt:variant>
      <vt:variant>
        <vt:lpwstr/>
      </vt:variant>
      <vt:variant>
        <vt:lpwstr>_Toc230517310</vt:lpwstr>
      </vt:variant>
      <vt:variant>
        <vt:i4>1441840</vt:i4>
      </vt:variant>
      <vt:variant>
        <vt:i4>104</vt:i4>
      </vt:variant>
      <vt:variant>
        <vt:i4>0</vt:i4>
      </vt:variant>
      <vt:variant>
        <vt:i4>5</vt:i4>
      </vt:variant>
      <vt:variant>
        <vt:lpwstr/>
      </vt:variant>
      <vt:variant>
        <vt:lpwstr>_Toc230517309</vt:lpwstr>
      </vt:variant>
      <vt:variant>
        <vt:i4>1441840</vt:i4>
      </vt:variant>
      <vt:variant>
        <vt:i4>98</vt:i4>
      </vt:variant>
      <vt:variant>
        <vt:i4>0</vt:i4>
      </vt:variant>
      <vt:variant>
        <vt:i4>5</vt:i4>
      </vt:variant>
      <vt:variant>
        <vt:lpwstr/>
      </vt:variant>
      <vt:variant>
        <vt:lpwstr>_Toc230517308</vt:lpwstr>
      </vt:variant>
      <vt:variant>
        <vt:i4>1441840</vt:i4>
      </vt:variant>
      <vt:variant>
        <vt:i4>92</vt:i4>
      </vt:variant>
      <vt:variant>
        <vt:i4>0</vt:i4>
      </vt:variant>
      <vt:variant>
        <vt:i4>5</vt:i4>
      </vt:variant>
      <vt:variant>
        <vt:lpwstr/>
      </vt:variant>
      <vt:variant>
        <vt:lpwstr>_Toc230517307</vt:lpwstr>
      </vt:variant>
      <vt:variant>
        <vt:i4>1441840</vt:i4>
      </vt:variant>
      <vt:variant>
        <vt:i4>86</vt:i4>
      </vt:variant>
      <vt:variant>
        <vt:i4>0</vt:i4>
      </vt:variant>
      <vt:variant>
        <vt:i4>5</vt:i4>
      </vt:variant>
      <vt:variant>
        <vt:lpwstr/>
      </vt:variant>
      <vt:variant>
        <vt:lpwstr>_Toc230517306</vt:lpwstr>
      </vt:variant>
      <vt:variant>
        <vt:i4>1441840</vt:i4>
      </vt:variant>
      <vt:variant>
        <vt:i4>80</vt:i4>
      </vt:variant>
      <vt:variant>
        <vt:i4>0</vt:i4>
      </vt:variant>
      <vt:variant>
        <vt:i4>5</vt:i4>
      </vt:variant>
      <vt:variant>
        <vt:lpwstr/>
      </vt:variant>
      <vt:variant>
        <vt:lpwstr>_Toc230517305</vt:lpwstr>
      </vt:variant>
      <vt:variant>
        <vt:i4>1441840</vt:i4>
      </vt:variant>
      <vt:variant>
        <vt:i4>74</vt:i4>
      </vt:variant>
      <vt:variant>
        <vt:i4>0</vt:i4>
      </vt:variant>
      <vt:variant>
        <vt:i4>5</vt:i4>
      </vt:variant>
      <vt:variant>
        <vt:lpwstr/>
      </vt:variant>
      <vt:variant>
        <vt:lpwstr>_Toc230517304</vt:lpwstr>
      </vt:variant>
      <vt:variant>
        <vt:i4>1441840</vt:i4>
      </vt:variant>
      <vt:variant>
        <vt:i4>68</vt:i4>
      </vt:variant>
      <vt:variant>
        <vt:i4>0</vt:i4>
      </vt:variant>
      <vt:variant>
        <vt:i4>5</vt:i4>
      </vt:variant>
      <vt:variant>
        <vt:lpwstr/>
      </vt:variant>
      <vt:variant>
        <vt:lpwstr>_Toc230517303</vt:lpwstr>
      </vt:variant>
      <vt:variant>
        <vt:i4>1441840</vt:i4>
      </vt:variant>
      <vt:variant>
        <vt:i4>62</vt:i4>
      </vt:variant>
      <vt:variant>
        <vt:i4>0</vt:i4>
      </vt:variant>
      <vt:variant>
        <vt:i4>5</vt:i4>
      </vt:variant>
      <vt:variant>
        <vt:lpwstr/>
      </vt:variant>
      <vt:variant>
        <vt:lpwstr>_Toc230517302</vt:lpwstr>
      </vt:variant>
      <vt:variant>
        <vt:i4>1441840</vt:i4>
      </vt:variant>
      <vt:variant>
        <vt:i4>56</vt:i4>
      </vt:variant>
      <vt:variant>
        <vt:i4>0</vt:i4>
      </vt:variant>
      <vt:variant>
        <vt:i4>5</vt:i4>
      </vt:variant>
      <vt:variant>
        <vt:lpwstr/>
      </vt:variant>
      <vt:variant>
        <vt:lpwstr>_Toc230517301</vt:lpwstr>
      </vt:variant>
      <vt:variant>
        <vt:i4>1441840</vt:i4>
      </vt:variant>
      <vt:variant>
        <vt:i4>50</vt:i4>
      </vt:variant>
      <vt:variant>
        <vt:i4>0</vt:i4>
      </vt:variant>
      <vt:variant>
        <vt:i4>5</vt:i4>
      </vt:variant>
      <vt:variant>
        <vt:lpwstr/>
      </vt:variant>
      <vt:variant>
        <vt:lpwstr>_Toc230517300</vt:lpwstr>
      </vt:variant>
      <vt:variant>
        <vt:i4>2031665</vt:i4>
      </vt:variant>
      <vt:variant>
        <vt:i4>44</vt:i4>
      </vt:variant>
      <vt:variant>
        <vt:i4>0</vt:i4>
      </vt:variant>
      <vt:variant>
        <vt:i4>5</vt:i4>
      </vt:variant>
      <vt:variant>
        <vt:lpwstr/>
      </vt:variant>
      <vt:variant>
        <vt:lpwstr>_Toc230517299</vt:lpwstr>
      </vt:variant>
      <vt:variant>
        <vt:i4>2031665</vt:i4>
      </vt:variant>
      <vt:variant>
        <vt:i4>38</vt:i4>
      </vt:variant>
      <vt:variant>
        <vt:i4>0</vt:i4>
      </vt:variant>
      <vt:variant>
        <vt:i4>5</vt:i4>
      </vt:variant>
      <vt:variant>
        <vt:lpwstr/>
      </vt:variant>
      <vt:variant>
        <vt:lpwstr>_Toc230517298</vt:lpwstr>
      </vt:variant>
      <vt:variant>
        <vt:i4>2031665</vt:i4>
      </vt:variant>
      <vt:variant>
        <vt:i4>32</vt:i4>
      </vt:variant>
      <vt:variant>
        <vt:i4>0</vt:i4>
      </vt:variant>
      <vt:variant>
        <vt:i4>5</vt:i4>
      </vt:variant>
      <vt:variant>
        <vt:lpwstr/>
      </vt:variant>
      <vt:variant>
        <vt:lpwstr>_Toc230517297</vt:lpwstr>
      </vt:variant>
      <vt:variant>
        <vt:i4>2031665</vt:i4>
      </vt:variant>
      <vt:variant>
        <vt:i4>26</vt:i4>
      </vt:variant>
      <vt:variant>
        <vt:i4>0</vt:i4>
      </vt:variant>
      <vt:variant>
        <vt:i4>5</vt:i4>
      </vt:variant>
      <vt:variant>
        <vt:lpwstr/>
      </vt:variant>
      <vt:variant>
        <vt:lpwstr>_Toc230517296</vt:lpwstr>
      </vt:variant>
      <vt:variant>
        <vt:i4>2031665</vt:i4>
      </vt:variant>
      <vt:variant>
        <vt:i4>20</vt:i4>
      </vt:variant>
      <vt:variant>
        <vt:i4>0</vt:i4>
      </vt:variant>
      <vt:variant>
        <vt:i4>5</vt:i4>
      </vt:variant>
      <vt:variant>
        <vt:lpwstr/>
      </vt:variant>
      <vt:variant>
        <vt:lpwstr>_Toc230517295</vt:lpwstr>
      </vt:variant>
      <vt:variant>
        <vt:i4>2031665</vt:i4>
      </vt:variant>
      <vt:variant>
        <vt:i4>14</vt:i4>
      </vt:variant>
      <vt:variant>
        <vt:i4>0</vt:i4>
      </vt:variant>
      <vt:variant>
        <vt:i4>5</vt:i4>
      </vt:variant>
      <vt:variant>
        <vt:lpwstr/>
      </vt:variant>
      <vt:variant>
        <vt:lpwstr>_Toc230517294</vt:lpwstr>
      </vt:variant>
      <vt:variant>
        <vt:i4>2031665</vt:i4>
      </vt:variant>
      <vt:variant>
        <vt:i4>8</vt:i4>
      </vt:variant>
      <vt:variant>
        <vt:i4>0</vt:i4>
      </vt:variant>
      <vt:variant>
        <vt:i4>5</vt:i4>
      </vt:variant>
      <vt:variant>
        <vt:lpwstr/>
      </vt:variant>
      <vt:variant>
        <vt:lpwstr>_Toc230517293</vt:lpwstr>
      </vt:variant>
      <vt:variant>
        <vt:i4>2031665</vt:i4>
      </vt:variant>
      <vt:variant>
        <vt:i4>2</vt:i4>
      </vt:variant>
      <vt:variant>
        <vt:i4>0</vt:i4>
      </vt:variant>
      <vt:variant>
        <vt:i4>5</vt:i4>
      </vt:variant>
      <vt:variant>
        <vt:lpwstr/>
      </vt:variant>
      <vt:variant>
        <vt:lpwstr>_Toc230517292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Operations</dc:title>
  <dc:creator>Axway CDG</dc:creator>
  <cp:lastModifiedBy>Georgi Velinov</cp:lastModifiedBy>
  <cp:revision>23</cp:revision>
  <cp:lastPrinted>2014-05-29T12:46:00Z</cp:lastPrinted>
  <dcterms:created xsi:type="dcterms:W3CDTF">2015-02-12T14:42:00Z</dcterms:created>
  <dcterms:modified xsi:type="dcterms:W3CDTF">2015-04-15T12:46:00Z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VersionGuid">
    <vt:lpwstr>ca62b1fb60564366b996a577bb9a91f9</vt:lpwstr>
  </property>
  <property fmtid="{D5CDD505-2E9C-101B-9397-08002B2CF9AE}" pid="3" name="Jive_LatestUserAccountName">
    <vt:lpwstr>ttotev@axway.com</vt:lpwstr>
  </property>
  <property fmtid="{D5CDD505-2E9C-101B-9397-08002B2CF9AE}" pid="4" name="Offisync_ServerID">
    <vt:lpwstr>42c6c282-56b9-4fb6-b625-fe469f1b8887</vt:lpwstr>
  </property>
  <property fmtid="{D5CDD505-2E9C-101B-9397-08002B2CF9AE}" pid="5" name="Offisync_UpdateToken">
    <vt:lpwstr>8</vt:lpwstr>
  </property>
  <property fmtid="{D5CDD505-2E9C-101B-9397-08002B2CF9AE}" pid="6" name="Offisync_ProviderInitializationData">
    <vt:lpwstr>https://axway.jiveon.com/</vt:lpwstr>
  </property>
  <property fmtid="{D5CDD505-2E9C-101B-9397-08002B2CF9AE}" pid="7" name="Offisync_UniqueId">
    <vt:lpwstr>14560</vt:lpwstr>
  </property>
  <property fmtid="{D5CDD505-2E9C-101B-9397-08002B2CF9AE}" pid="8" name="Jive_ModifiedButNotPublished">
    <vt:lpwstr>False</vt:lpwstr>
  </property>
  <property fmtid="{D5CDD505-2E9C-101B-9397-08002B2CF9AE}" pid="9" name="Jive_PrevVersionNumber">
    <vt:lpwstr>7</vt:lpwstr>
  </property>
  <property fmtid="{D5CDD505-2E9C-101B-9397-08002B2CF9AE}" pid="10" name="Jive_VersionGuid_v2.5">
    <vt:lpwstr>7eec37621de24e79a5ba5af2baa3fb29</vt:lpwstr>
  </property>
  <property fmtid="{D5CDD505-2E9C-101B-9397-08002B2CF9AE}" pid="11" name="Jive_LatestFileFullName">
    <vt:lpwstr>b1c5367a2126ffeee92398fe25538721</vt:lpwstr>
  </property>
</Properties>
</file>