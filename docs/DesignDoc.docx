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774" w:type="dxa"/>
        <w:tblBorders>
          <w:insideH w:val="single" w:sz="4" w:space="0" w:color="auto"/>
          <w:insideV w:val="single" w:sz="4" w:space="0" w:color="auto"/>
        </w:tblBorders>
        <w:tblCellMar>
          <w:left w:w="70" w:type="dxa"/>
          <w:right w:w="70" w:type="dxa"/>
        </w:tblCellMar>
        <w:tblLook w:val="0000"/>
      </w:tblPr>
      <w:tblGrid>
        <w:gridCol w:w="1063"/>
        <w:gridCol w:w="9639"/>
        <w:gridCol w:w="72"/>
      </w:tblGrid>
      <w:tr w:rsidR="004F6FF0" w:rsidRPr="002D5DED" w:rsidTr="002D5DED">
        <w:trPr>
          <w:gridBefore w:val="1"/>
          <w:gridAfter w:val="1"/>
          <w:wBefore w:w="1063" w:type="dxa"/>
          <w:wAfter w:w="72" w:type="dxa"/>
          <w:trHeight w:val="2684"/>
        </w:trPr>
        <w:tc>
          <w:tcPr>
            <w:tcW w:w="9639" w:type="dxa"/>
            <w:vAlign w:val="center"/>
          </w:tcPr>
          <w:p w:rsidR="004F6FF0" w:rsidRPr="002D5DED" w:rsidRDefault="00F70364">
            <w:pPr>
              <w:pStyle w:val="DocumentationTitle"/>
              <w:rPr>
                <w:rFonts w:asciiTheme="majorHAnsi" w:hAnsiTheme="majorHAnsi"/>
                <w:b/>
                <w:sz w:val="56"/>
                <w:szCs w:val="56"/>
                <w:lang w:val="fr-FR"/>
              </w:rPr>
            </w:pPr>
            <w:r w:rsidRPr="002D5DED">
              <w:rPr>
                <w:rFonts w:asciiTheme="majorHAnsi" w:hAnsiTheme="majorHAnsi"/>
                <w:b/>
                <w:sz w:val="56"/>
                <w:szCs w:val="56"/>
              </w:rPr>
              <w:t>System Design Specifications</w:t>
            </w:r>
          </w:p>
        </w:tc>
      </w:tr>
      <w:tr w:rsidR="004F6FF0" w:rsidRPr="002D5DED" w:rsidTr="00CC3AD5">
        <w:trPr>
          <w:trHeight w:val="9523"/>
        </w:trPr>
        <w:tc>
          <w:tcPr>
            <w:tcW w:w="10774" w:type="dxa"/>
            <w:gridSpan w:val="3"/>
            <w:vAlign w:val="center"/>
          </w:tcPr>
          <w:p w:rsidR="00F70364" w:rsidRPr="002D5DED" w:rsidRDefault="002D5DED" w:rsidP="00F70364">
            <w:pPr>
              <w:pStyle w:val="NumVersion"/>
              <w:spacing w:before="0"/>
              <w:jc w:val="center"/>
              <w:rPr>
                <w:rFonts w:asciiTheme="majorHAnsi" w:hAnsiTheme="majorHAnsi"/>
                <w:b w:val="0"/>
                <w:iCs/>
                <w:caps w:val="0"/>
                <w:color w:val="CC0000"/>
                <w:sz w:val="72"/>
                <w:szCs w:val="72"/>
                <w:lang w:eastAsia="fr-FR"/>
              </w:rPr>
            </w:pPr>
            <w:r w:rsidRPr="002D5DED">
              <w:rPr>
                <w:rFonts w:asciiTheme="majorHAnsi" w:hAnsiTheme="majorHAnsi"/>
                <w:b w:val="0"/>
                <w:iCs/>
                <w:caps w:val="0"/>
                <w:color w:val="CC0000"/>
                <w:sz w:val="72"/>
                <w:szCs w:val="72"/>
                <w:lang w:eastAsia="fr-FR"/>
              </w:rPr>
              <w:t xml:space="preserve">API Development </w:t>
            </w:r>
            <w:r w:rsidR="009A72BF" w:rsidRPr="002D5DED">
              <w:rPr>
                <w:rFonts w:asciiTheme="majorHAnsi" w:hAnsiTheme="majorHAnsi"/>
                <w:b w:val="0"/>
                <w:iCs/>
                <w:caps w:val="0"/>
                <w:color w:val="CC0000"/>
                <w:sz w:val="72"/>
                <w:szCs w:val="72"/>
                <w:lang w:eastAsia="fr-FR"/>
              </w:rPr>
              <w:t>Portal</w:t>
            </w:r>
          </w:p>
          <w:p w:rsidR="009F57F1" w:rsidRPr="002D5DED" w:rsidRDefault="002D5DED" w:rsidP="00F70364">
            <w:pPr>
              <w:pStyle w:val="NumVersion"/>
              <w:spacing w:before="0"/>
              <w:jc w:val="center"/>
              <w:rPr>
                <w:rFonts w:asciiTheme="majorHAnsi" w:hAnsiTheme="majorHAnsi"/>
                <w:b w:val="0"/>
                <w:iCs/>
                <w:caps w:val="0"/>
                <w:color w:val="595959"/>
                <w:sz w:val="72"/>
                <w:szCs w:val="72"/>
                <w:lang w:eastAsia="fr-FR"/>
              </w:rPr>
            </w:pPr>
            <w:r w:rsidRPr="002D5DED">
              <w:rPr>
                <w:rFonts w:asciiTheme="majorHAnsi" w:hAnsiTheme="majorHAnsi"/>
                <w:b w:val="0"/>
                <w:iCs/>
                <w:caps w:val="0"/>
                <w:color w:val="595959"/>
                <w:sz w:val="72"/>
                <w:szCs w:val="72"/>
                <w:lang w:eastAsia="fr-FR"/>
              </w:rPr>
              <w:t>f</w:t>
            </w:r>
            <w:r w:rsidR="00302042" w:rsidRPr="002D5DED">
              <w:rPr>
                <w:rFonts w:asciiTheme="majorHAnsi" w:hAnsiTheme="majorHAnsi"/>
                <w:b w:val="0"/>
                <w:iCs/>
                <w:caps w:val="0"/>
                <w:color w:val="595959"/>
                <w:sz w:val="72"/>
                <w:szCs w:val="72"/>
                <w:lang w:eastAsia="fr-FR"/>
              </w:rPr>
              <w:t>or</w:t>
            </w:r>
          </w:p>
          <w:p w:rsidR="002D5DED" w:rsidRPr="002D5DED" w:rsidRDefault="002D5DED" w:rsidP="00F70364">
            <w:pPr>
              <w:pStyle w:val="NumVersion"/>
              <w:spacing w:before="0"/>
              <w:jc w:val="center"/>
              <w:rPr>
                <w:rFonts w:asciiTheme="majorHAnsi" w:hAnsiTheme="majorHAnsi"/>
                <w:b w:val="0"/>
                <w:iCs/>
                <w:caps w:val="0"/>
                <w:color w:val="CC0000"/>
                <w:sz w:val="72"/>
                <w:szCs w:val="72"/>
                <w:lang w:eastAsia="fr-FR"/>
              </w:rPr>
            </w:pPr>
            <w:r w:rsidRPr="002D5DED">
              <w:rPr>
                <w:rFonts w:asciiTheme="majorHAnsi" w:hAnsiTheme="majorHAnsi"/>
                <w:b w:val="0"/>
                <w:iCs/>
                <w:caps w:val="0"/>
                <w:color w:val="595959"/>
                <w:sz w:val="72"/>
                <w:szCs w:val="72"/>
                <w:lang w:eastAsia="fr-FR"/>
              </w:rPr>
              <w:t>API Gateway Server</w:t>
            </w:r>
          </w:p>
          <w:p w:rsidR="00302042" w:rsidRPr="002D5DED" w:rsidRDefault="00302042" w:rsidP="00F70364">
            <w:pPr>
              <w:pStyle w:val="NumVersion"/>
              <w:spacing w:before="0"/>
              <w:jc w:val="center"/>
              <w:rPr>
                <w:rFonts w:ascii="Verdana" w:hAnsi="Verdana"/>
                <w:caps w:val="0"/>
              </w:rPr>
            </w:pPr>
          </w:p>
          <w:p w:rsidR="00302042" w:rsidRPr="002D5DED" w:rsidRDefault="00302042" w:rsidP="008358D3">
            <w:pPr>
              <w:pStyle w:val="NumVersion"/>
              <w:spacing w:before="0"/>
              <w:rPr>
                <w:rFonts w:ascii="Verdana" w:hAnsi="Verdana"/>
                <w:caps w:val="0"/>
              </w:rPr>
            </w:pPr>
          </w:p>
          <w:p w:rsidR="00302042" w:rsidRPr="002D5DED" w:rsidRDefault="00302042" w:rsidP="008358D3">
            <w:pPr>
              <w:pStyle w:val="NumVersion"/>
              <w:spacing w:before="0"/>
              <w:rPr>
                <w:rFonts w:ascii="Verdana" w:hAnsi="Verdana"/>
                <w:caps w:val="0"/>
              </w:rPr>
            </w:pPr>
          </w:p>
          <w:p w:rsidR="00302042" w:rsidRPr="002D5DED" w:rsidRDefault="00302042" w:rsidP="008358D3">
            <w:pPr>
              <w:pStyle w:val="NumVersion"/>
              <w:spacing w:before="0"/>
              <w:rPr>
                <w:rFonts w:ascii="Verdana" w:hAnsi="Verdana"/>
                <w:caps w:val="0"/>
              </w:rPr>
            </w:pPr>
          </w:p>
          <w:p w:rsidR="00302042" w:rsidRPr="002D5DED" w:rsidRDefault="00302042" w:rsidP="008358D3">
            <w:pPr>
              <w:pStyle w:val="NumVersion"/>
              <w:spacing w:before="0"/>
              <w:rPr>
                <w:rFonts w:ascii="Verdana" w:hAnsi="Verdana"/>
                <w:caps w:val="0"/>
              </w:rPr>
            </w:pPr>
          </w:p>
          <w:p w:rsidR="00302042" w:rsidRPr="002D5DED" w:rsidRDefault="00302042" w:rsidP="008358D3">
            <w:pPr>
              <w:pStyle w:val="NumVersion"/>
              <w:spacing w:before="0"/>
              <w:rPr>
                <w:rFonts w:ascii="Verdana" w:hAnsi="Verdana"/>
                <w:caps w:val="0"/>
              </w:rPr>
            </w:pPr>
          </w:p>
          <w:p w:rsidR="00302042" w:rsidRPr="002D5DED" w:rsidRDefault="00302042" w:rsidP="008358D3">
            <w:pPr>
              <w:pStyle w:val="NumVersion"/>
              <w:spacing w:before="0"/>
              <w:rPr>
                <w:rFonts w:ascii="Verdana" w:hAnsi="Verdana"/>
                <w:caps w:val="0"/>
              </w:rPr>
            </w:pPr>
          </w:p>
          <w:p w:rsidR="00302042" w:rsidRPr="002D5DED" w:rsidRDefault="00302042" w:rsidP="008358D3">
            <w:pPr>
              <w:pStyle w:val="NumVersion"/>
              <w:spacing w:before="0"/>
              <w:rPr>
                <w:rFonts w:ascii="Verdana" w:hAnsi="Verdana"/>
                <w:caps w:val="0"/>
              </w:rPr>
            </w:pPr>
          </w:p>
          <w:p w:rsidR="00302042" w:rsidRPr="002D5DED" w:rsidRDefault="00302042" w:rsidP="008358D3">
            <w:pPr>
              <w:pStyle w:val="NumVersion"/>
              <w:spacing w:before="0"/>
              <w:rPr>
                <w:rFonts w:ascii="Verdana" w:hAnsi="Verdana"/>
                <w:caps w:val="0"/>
              </w:rPr>
            </w:pPr>
          </w:p>
          <w:p w:rsidR="00302042" w:rsidRPr="002D5DED" w:rsidRDefault="00302042" w:rsidP="008358D3">
            <w:pPr>
              <w:pStyle w:val="NumVersion"/>
              <w:spacing w:before="0"/>
              <w:rPr>
                <w:rFonts w:ascii="Verdana" w:hAnsi="Verdana"/>
                <w:caps w:val="0"/>
              </w:rPr>
            </w:pPr>
          </w:p>
          <w:p w:rsidR="00302042" w:rsidRPr="002D5DED" w:rsidRDefault="00302042" w:rsidP="008358D3">
            <w:pPr>
              <w:pStyle w:val="NumVersion"/>
              <w:spacing w:before="0"/>
              <w:rPr>
                <w:rFonts w:ascii="Verdana" w:hAnsi="Verdana"/>
                <w:caps w:val="0"/>
              </w:rPr>
            </w:pPr>
          </w:p>
          <w:p w:rsidR="00302042" w:rsidRPr="002D5DED" w:rsidRDefault="00302042" w:rsidP="008358D3">
            <w:pPr>
              <w:pStyle w:val="NumVersion"/>
              <w:spacing w:before="0"/>
              <w:rPr>
                <w:rFonts w:ascii="Verdana" w:hAnsi="Verdana"/>
                <w:caps w:val="0"/>
              </w:rPr>
            </w:pPr>
          </w:p>
          <w:p w:rsidR="00302042" w:rsidRPr="002D5DED" w:rsidRDefault="00302042" w:rsidP="008358D3">
            <w:pPr>
              <w:pStyle w:val="NumVersion"/>
              <w:spacing w:before="0"/>
              <w:rPr>
                <w:rFonts w:ascii="Verdana" w:hAnsi="Verdana"/>
                <w:caps w:val="0"/>
              </w:rPr>
            </w:pPr>
          </w:p>
          <w:p w:rsidR="00302042" w:rsidRPr="002D5DED" w:rsidRDefault="00302042" w:rsidP="008358D3">
            <w:pPr>
              <w:pStyle w:val="NumVersion"/>
              <w:spacing w:before="0"/>
              <w:rPr>
                <w:rFonts w:ascii="Verdana" w:hAnsi="Verdana"/>
                <w:caps w:val="0"/>
              </w:rPr>
            </w:pPr>
          </w:p>
          <w:p w:rsidR="00236855" w:rsidRPr="002D5DED" w:rsidRDefault="00302042" w:rsidP="00302042">
            <w:pPr>
              <w:pStyle w:val="NumVersion"/>
              <w:spacing w:before="0"/>
              <w:jc w:val="right"/>
              <w:rPr>
                <w:rFonts w:ascii="Verdana" w:hAnsi="Verdana"/>
                <w:b w:val="0"/>
                <w:caps w:val="0"/>
                <w:sz w:val="20"/>
              </w:rPr>
            </w:pPr>
            <w:r w:rsidRPr="002D5DED">
              <w:rPr>
                <w:rFonts w:ascii="Verdana" w:hAnsi="Verdana"/>
                <w:b w:val="0"/>
                <w:caps w:val="0"/>
                <w:sz w:val="20"/>
              </w:rPr>
              <w:t xml:space="preserve">Document Version </w:t>
            </w:r>
            <w:r w:rsidR="00540DF4">
              <w:rPr>
                <w:rFonts w:ascii="Verdana" w:hAnsi="Verdana"/>
                <w:b w:val="0"/>
                <w:caps w:val="0"/>
                <w:sz w:val="20"/>
              </w:rPr>
              <w:t>1.</w:t>
            </w:r>
            <w:del w:id="0" w:author="ynedelchev" w:date="2014-04-16T10:32:00Z">
              <w:r w:rsidR="00A50503" w:rsidDel="002B7342">
                <w:rPr>
                  <w:rFonts w:ascii="Verdana" w:hAnsi="Verdana"/>
                  <w:b w:val="0"/>
                  <w:caps w:val="0"/>
                  <w:sz w:val="20"/>
                </w:rPr>
                <w:delText>9</w:delText>
              </w:r>
            </w:del>
            <w:ins w:id="1" w:author="ynedelchev" w:date="2014-04-16T10:32:00Z">
              <w:r w:rsidR="002B7342">
                <w:rPr>
                  <w:rFonts w:ascii="Verdana" w:hAnsi="Verdana"/>
                  <w:b w:val="0"/>
                  <w:caps w:val="0"/>
                  <w:sz w:val="20"/>
                </w:rPr>
                <w:t>10</w:t>
              </w:r>
            </w:ins>
            <w:r w:rsidRPr="002D5DED">
              <w:rPr>
                <w:rFonts w:ascii="Verdana" w:hAnsi="Verdana"/>
                <w:b w:val="0"/>
                <w:caps w:val="0"/>
                <w:sz w:val="20"/>
              </w:rPr>
              <w:br/>
            </w:r>
            <w:ins w:id="2" w:author="ynedelchev" w:date="2014-04-16T10:32:00Z">
              <w:r w:rsidR="002B7342">
                <w:rPr>
                  <w:b w:val="0"/>
                  <w:smallCaps/>
                  <w:sz w:val="20"/>
                </w:rPr>
                <w:t>16</w:t>
              </w:r>
            </w:ins>
            <w:del w:id="3" w:author="ynedelchev" w:date="2014-04-16T10:32:00Z">
              <w:r w:rsidR="00A50503" w:rsidDel="002B7342">
                <w:rPr>
                  <w:b w:val="0"/>
                  <w:smallCaps/>
                  <w:sz w:val="20"/>
                </w:rPr>
                <w:delText>7</w:delText>
              </w:r>
            </w:del>
            <w:r w:rsidR="002D5DED" w:rsidRPr="002D5DED">
              <w:rPr>
                <w:b w:val="0"/>
                <w:smallCaps/>
                <w:sz w:val="20"/>
                <w:vertAlign w:val="superscript"/>
              </w:rPr>
              <w:t>-th</w:t>
            </w:r>
            <w:r w:rsidR="002D5DED">
              <w:rPr>
                <w:b w:val="0"/>
                <w:smallCaps/>
                <w:sz w:val="20"/>
              </w:rPr>
              <w:t xml:space="preserve">, </w:t>
            </w:r>
            <w:r w:rsidR="00A50503">
              <w:rPr>
                <w:b w:val="0"/>
                <w:smallCaps/>
                <w:sz w:val="20"/>
              </w:rPr>
              <w:t>April</w:t>
            </w:r>
            <w:r w:rsidR="00A50503" w:rsidRPr="002D5DED">
              <w:rPr>
                <w:b w:val="0"/>
                <w:smallCaps/>
                <w:sz w:val="20"/>
              </w:rPr>
              <w:t xml:space="preserve"> </w:t>
            </w:r>
            <w:r w:rsidRPr="002D5DED">
              <w:rPr>
                <w:b w:val="0"/>
                <w:smallCaps/>
                <w:sz w:val="20"/>
              </w:rPr>
              <w:t>20</w:t>
            </w:r>
            <w:r w:rsidR="002D5DED">
              <w:rPr>
                <w:b w:val="0"/>
                <w:smallCaps/>
                <w:sz w:val="20"/>
              </w:rPr>
              <w:t>14</w:t>
            </w:r>
          </w:p>
          <w:p w:rsidR="004F6FF0" w:rsidRPr="002D5DED" w:rsidRDefault="004F6FF0" w:rsidP="00302042">
            <w:pPr>
              <w:pStyle w:val="DocumentationTitle"/>
            </w:pPr>
          </w:p>
        </w:tc>
      </w:tr>
    </w:tbl>
    <w:p w:rsidR="004F6FF0" w:rsidRPr="00BF7DE3" w:rsidRDefault="004F6FF0">
      <w:pPr>
        <w:pStyle w:val="Platform"/>
        <w:sectPr w:rsidR="004F6FF0" w:rsidRPr="00BF7DE3">
          <w:footerReference w:type="even" r:id="rId8"/>
          <w:headerReference w:type="first" r:id="rId9"/>
          <w:footerReference w:type="first" r:id="rId10"/>
          <w:pgSz w:w="11907" w:h="16840" w:code="9"/>
          <w:pgMar w:top="2410" w:right="567" w:bottom="1077" w:left="567" w:header="720" w:footer="488" w:gutter="0"/>
          <w:pgNumType w:start="1"/>
          <w:cols w:space="720"/>
          <w:titlePg/>
        </w:sectPr>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F6FF0" w:rsidRPr="00BF7DE3" w:rsidRDefault="004F6FF0" w:rsidP="004A4694">
      <w:pPr>
        <w:pStyle w:val="copyright"/>
      </w:pPr>
    </w:p>
    <w:p w:rsidR="004A4694" w:rsidRDefault="004A4694" w:rsidP="004A4694">
      <w:pPr>
        <w:pStyle w:val="copyright"/>
      </w:pPr>
    </w:p>
    <w:p w:rsidR="004A4694" w:rsidRDefault="004A4694" w:rsidP="004A4694">
      <w:pPr>
        <w:pStyle w:val="copyright"/>
      </w:pPr>
    </w:p>
    <w:p w:rsidR="004A4694" w:rsidRPr="00BF7DE3" w:rsidRDefault="004A4694" w:rsidP="004A4694">
      <w:pPr>
        <w:pStyle w:val="copyright"/>
      </w:pPr>
    </w:p>
    <w:p w:rsidR="004F6FF0" w:rsidRPr="00BF7DE3" w:rsidRDefault="00E95BCF">
      <w:pPr>
        <w:pStyle w:val="copyright"/>
      </w:pPr>
      <w:r>
        <w:rPr>
          <w:noProof/>
          <w:lang w:val="bg-BG" w:eastAsia="bg-BG"/>
        </w:rPr>
        <w:drawing>
          <wp:inline distT="0" distB="0" distL="0" distR="0">
            <wp:extent cx="1435735" cy="994410"/>
            <wp:effectExtent l="19050" t="0" r="0" b="0"/>
            <wp:docPr id="3" name="Picture 3" descr="Axwa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xwayLogo"/>
                    <pic:cNvPicPr preferRelativeResize="0">
                      <a:picLocks noChangeAspect="1" noChangeArrowheads="1"/>
                    </pic:cNvPicPr>
                  </pic:nvPicPr>
                  <pic:blipFill>
                    <a:blip r:embed="rId11" cstate="print"/>
                    <a:srcRect/>
                    <a:stretch>
                      <a:fillRect/>
                    </a:stretch>
                  </pic:blipFill>
                  <pic:spPr bwMode="auto">
                    <a:xfrm>
                      <a:off x="0" y="0"/>
                      <a:ext cx="1435735" cy="994410"/>
                    </a:xfrm>
                    <a:prstGeom prst="rect">
                      <a:avLst/>
                    </a:prstGeom>
                    <a:noFill/>
                    <a:ln w="9525">
                      <a:noFill/>
                      <a:miter lim="800000"/>
                      <a:headEnd/>
                      <a:tailEnd/>
                    </a:ln>
                  </pic:spPr>
                </pic:pic>
              </a:graphicData>
            </a:graphic>
          </wp:inline>
        </w:drawing>
      </w:r>
    </w:p>
    <w:p w:rsidR="004F6FF0" w:rsidRPr="00BF7DE3" w:rsidRDefault="00C13AB8">
      <w:pPr>
        <w:pStyle w:val="copyright"/>
      </w:pPr>
      <w:r>
        <w:t xml:space="preserve">Copyright © Axway Software, </w:t>
      </w:r>
      <w:r w:rsidR="009A72BF">
        <w:t>2014</w:t>
      </w:r>
    </w:p>
    <w:p w:rsidR="004F6FF0" w:rsidRPr="00BF7DE3" w:rsidRDefault="004F6FF0">
      <w:pPr>
        <w:pStyle w:val="copyright"/>
      </w:pPr>
      <w:r w:rsidRPr="00BF7DE3">
        <w:t>All rights reserved.</w:t>
      </w:r>
    </w:p>
    <w:p w:rsidR="004F6FF0" w:rsidRPr="00BF7DE3" w:rsidRDefault="004F6FF0">
      <w:pPr>
        <w:pStyle w:val="copyright"/>
      </w:pPr>
    </w:p>
    <w:p w:rsidR="004F6FF0" w:rsidRPr="00BF7DE3" w:rsidRDefault="004F6FF0">
      <w:pPr>
        <w:pStyle w:val="copyright"/>
      </w:pPr>
      <w:bookmarkStart w:id="4" w:name="OLE_LINK11"/>
      <w:bookmarkStart w:id="5" w:name="OLE_LINK12"/>
      <w:r w:rsidRPr="00BF7DE3">
        <w:t>No part of this publication may be reproduced, transmitted, stored in a retrieval system, or translated into any human or computer language, in any form or by any means, electronic, mechanical, magnetic, optical, chemical, manual, or otherwise, without the prior written permission of the copyright owner, Axway Software.</w:t>
      </w:r>
    </w:p>
    <w:p w:rsidR="004F6FF0" w:rsidRPr="00BF7DE3" w:rsidRDefault="004F6FF0" w:rsidP="00E414F4"/>
    <w:p w:rsidR="004F6FF0" w:rsidRPr="00BF7DE3" w:rsidRDefault="004F6FF0">
      <w:pPr>
        <w:pStyle w:val="copyright"/>
      </w:pPr>
      <w:r w:rsidRPr="00BF7DE3">
        <w:t>This document, provided for informational purposes only, may be subject to significant modification. The descriptions and information in this document may not necessarily accurately represent or reflect the current or planned functionalities of this product. Axway Software may change this publication, the product described herein, or both. These changes will be incorporated in new versions of this document. Axway Software does not warrant that this document is error free.</w:t>
      </w:r>
    </w:p>
    <w:p w:rsidR="004F6FF0" w:rsidRPr="00BF7DE3" w:rsidRDefault="004F6FF0" w:rsidP="00E414F4"/>
    <w:p w:rsidR="004F6FF0" w:rsidRPr="00BF7DE3" w:rsidRDefault="004F6FF0">
      <w:pPr>
        <w:pStyle w:val="copyright"/>
        <w:rPr>
          <w:sz w:val="14"/>
        </w:rPr>
      </w:pPr>
      <w:r w:rsidRPr="00BF7DE3">
        <w:t>Axway Software recognizes the rights of the holders of all trademarks used in its publications.</w:t>
      </w:r>
      <w:bookmarkEnd w:id="4"/>
      <w:bookmarkEnd w:id="5"/>
    </w:p>
    <w:p w:rsidR="004F6FF0" w:rsidRPr="00BF7DE3" w:rsidRDefault="004F6FF0">
      <w:pPr>
        <w:pStyle w:val="tochead"/>
        <w:sectPr w:rsidR="004F6FF0" w:rsidRPr="00BF7DE3" w:rsidSect="00591C42">
          <w:footerReference w:type="default" r:id="rId12"/>
          <w:headerReference w:type="first" r:id="rId13"/>
          <w:footerReference w:type="first" r:id="rId14"/>
          <w:pgSz w:w="11906" w:h="16838" w:code="9"/>
          <w:pgMar w:top="1418" w:right="567" w:bottom="1077" w:left="567" w:header="720" w:footer="284" w:gutter="0"/>
          <w:pgNumType w:fmt="lowerRoman" w:start="1"/>
          <w:cols w:space="720"/>
        </w:sectPr>
      </w:pPr>
    </w:p>
    <w:p w:rsidR="004F6FF0" w:rsidRPr="002D5DED" w:rsidRDefault="004F6FF0" w:rsidP="002D5DED">
      <w:pPr>
        <w:pStyle w:val="Heading1"/>
        <w:rPr>
          <w:rFonts w:asciiTheme="majorHAnsi" w:hAnsiTheme="majorHAnsi"/>
        </w:rPr>
      </w:pPr>
      <w:bookmarkStart w:id="6" w:name="_Toc78282955"/>
      <w:bookmarkStart w:id="7" w:name="_Toc78283187"/>
      <w:bookmarkStart w:id="8" w:name="_Toc78283492"/>
      <w:bookmarkStart w:id="9" w:name="Preface"/>
      <w:bookmarkStart w:id="10" w:name="_Toc382493379"/>
      <w:r w:rsidRPr="002D5DED">
        <w:rPr>
          <w:rFonts w:asciiTheme="majorHAnsi" w:hAnsiTheme="majorHAnsi"/>
        </w:rPr>
        <w:lastRenderedPageBreak/>
        <w:t>Preface</w:t>
      </w:r>
      <w:bookmarkEnd w:id="6"/>
      <w:bookmarkEnd w:id="7"/>
      <w:bookmarkEnd w:id="8"/>
      <w:bookmarkEnd w:id="9"/>
      <w:bookmarkEnd w:id="10"/>
    </w:p>
    <w:p w:rsidR="004F6FF0" w:rsidRPr="00BF7DE3" w:rsidRDefault="004F6FF0">
      <w:pPr>
        <w:pStyle w:val="pp"/>
      </w:pPr>
      <w:bookmarkStart w:id="11" w:name="_Toc77404481"/>
      <w:bookmarkStart w:id="12" w:name="_Toc78274610"/>
      <w:bookmarkStart w:id="13" w:name="_Toc78274830"/>
      <w:bookmarkStart w:id="14" w:name="_Toc78282956"/>
      <w:bookmarkStart w:id="15" w:name="_Toc78283188"/>
      <w:bookmarkStart w:id="16" w:name="_Toc78283493"/>
      <w:bookmarkStart w:id="17" w:name="_Toc83811689"/>
      <w:bookmarkStart w:id="18" w:name="_Toc125455646"/>
      <w:r w:rsidRPr="00BF7DE3">
        <w:t xml:space="preserve">Purpose of this </w:t>
      </w:r>
      <w:r w:rsidR="00236855">
        <w:t>DOCUMENT</w:t>
      </w:r>
      <w:bookmarkEnd w:id="11"/>
      <w:bookmarkEnd w:id="12"/>
      <w:bookmarkEnd w:id="13"/>
      <w:bookmarkEnd w:id="14"/>
      <w:bookmarkEnd w:id="15"/>
      <w:bookmarkEnd w:id="16"/>
      <w:bookmarkEnd w:id="17"/>
      <w:bookmarkEnd w:id="18"/>
    </w:p>
    <w:p w:rsidR="00F70364" w:rsidRPr="00BF7DE3" w:rsidRDefault="00F70364" w:rsidP="00E414F4">
      <w:r w:rsidRPr="00725A9D">
        <w:t>The purpose of thi</w:t>
      </w:r>
      <w:r>
        <w:t xml:space="preserve">s document is to list the technical </w:t>
      </w:r>
      <w:r w:rsidRPr="00725A9D">
        <w:t>requirements</w:t>
      </w:r>
      <w:r>
        <w:t xml:space="preserve"> and the implementation details of the </w:t>
      </w:r>
      <w:commentRangeStart w:id="19"/>
      <w:r w:rsidR="002D5DED">
        <w:t xml:space="preserve">API Portal </w:t>
      </w:r>
      <w:commentRangeEnd w:id="19"/>
      <w:r w:rsidR="003002D2">
        <w:rPr>
          <w:rStyle w:val="CommentReference"/>
        </w:rPr>
        <w:commentReference w:id="19"/>
      </w:r>
      <w:r w:rsidR="002D5DED">
        <w:t>project.</w:t>
      </w:r>
    </w:p>
    <w:p w:rsidR="004F6FF0" w:rsidRPr="00BF7DE3" w:rsidRDefault="004F6FF0">
      <w:pPr>
        <w:pStyle w:val="pp"/>
      </w:pPr>
      <w:bookmarkStart w:id="20" w:name="_Toc77404484"/>
      <w:bookmarkStart w:id="21" w:name="_Toc78274613"/>
      <w:bookmarkStart w:id="22" w:name="_Toc78274833"/>
      <w:bookmarkStart w:id="23" w:name="_Toc78282959"/>
      <w:bookmarkStart w:id="24" w:name="_Toc78283191"/>
      <w:bookmarkStart w:id="25" w:name="_Toc78283496"/>
      <w:bookmarkStart w:id="26" w:name="_Toc83811692"/>
      <w:bookmarkStart w:id="27" w:name="_Toc125455649"/>
      <w:r w:rsidRPr="00BF7DE3">
        <w:t>Related documentation</w:t>
      </w:r>
      <w:bookmarkEnd w:id="20"/>
      <w:bookmarkEnd w:id="21"/>
      <w:bookmarkEnd w:id="22"/>
      <w:bookmarkEnd w:id="23"/>
      <w:bookmarkEnd w:id="24"/>
      <w:bookmarkEnd w:id="25"/>
      <w:bookmarkEnd w:id="26"/>
      <w:bookmarkEnd w:id="27"/>
    </w:p>
    <w:p w:rsidR="00F70364" w:rsidRDefault="00F70364" w:rsidP="00E414F4">
      <w:r>
        <w:t xml:space="preserve">This Document </w:t>
      </w:r>
      <w:r w:rsidR="00CE14DF">
        <w:t xml:space="preserve">is related and </w:t>
      </w:r>
      <w:r>
        <w:t>refer</w:t>
      </w:r>
      <w:r w:rsidR="002E5C11">
        <w:t>s</w:t>
      </w:r>
      <w:r>
        <w:t xml:space="preserve"> to the following sources:</w:t>
      </w:r>
    </w:p>
    <w:p w:rsidR="00823C40" w:rsidRPr="00190D0A" w:rsidRDefault="00190D0A" w:rsidP="00E414F4">
      <w:pPr>
        <w:rPr>
          <w:b/>
          <w:highlight w:val="green"/>
          <w:u w:val="single"/>
        </w:rPr>
      </w:pPr>
      <w:r w:rsidRPr="00190D0A">
        <w:rPr>
          <w:b/>
          <w:u w:val="single"/>
        </w:rPr>
        <w:t>APIDeveloperPortal.docx</w:t>
      </w:r>
      <w:r w:rsidR="00F70364" w:rsidRPr="00190D0A">
        <w:rPr>
          <w:b/>
          <w:highlight w:val="green"/>
          <w:u w:val="single"/>
        </w:rPr>
        <w:t xml:space="preserve"> </w:t>
      </w:r>
    </w:p>
    <w:p w:rsidR="00337000" w:rsidRDefault="00337000" w:rsidP="00337000">
      <w:pPr>
        <w:pStyle w:val="pp"/>
      </w:pPr>
      <w:r>
        <w:t>Intended A</w:t>
      </w:r>
      <w:r w:rsidRPr="00762556">
        <w:t>udience</w:t>
      </w:r>
      <w:r>
        <w:t xml:space="preserve"> </w:t>
      </w:r>
    </w:p>
    <w:p w:rsidR="00337000" w:rsidRPr="00337000" w:rsidRDefault="00F70364" w:rsidP="00E414F4">
      <w:r>
        <w:t>The intended audience of this document is everyone involved in the project implementation, deployment</w:t>
      </w:r>
      <w:r w:rsidR="00337000" w:rsidRPr="00337000">
        <w:t xml:space="preserve">, </w:t>
      </w:r>
      <w:r>
        <w:t>acceptance or management. It is expected that the reader is familiar with all base products and systems related to it as well as the targeted business requirements</w:t>
      </w:r>
      <w:r w:rsidR="00337000" w:rsidRPr="00337000">
        <w:t xml:space="preserve">. </w:t>
      </w:r>
    </w:p>
    <w:p w:rsidR="004F6FF0" w:rsidRPr="00BF7DE3" w:rsidRDefault="004F6FF0">
      <w:pPr>
        <w:pStyle w:val="sp"/>
      </w:pPr>
    </w:p>
    <w:p w:rsidR="004F6FF0" w:rsidRPr="00BF7DE3" w:rsidRDefault="00FF228E" w:rsidP="007944A5">
      <w:pPr>
        <w:pStyle w:val="Heading1"/>
      </w:pPr>
      <w:bookmarkStart w:id="28" w:name="Toc"/>
      <w:bookmarkStart w:id="29" w:name="_Toc382493380"/>
      <w:r>
        <w:lastRenderedPageBreak/>
        <w:t>Table of C</w:t>
      </w:r>
      <w:r w:rsidR="004F6FF0" w:rsidRPr="00BF7DE3">
        <w:t>ontents</w:t>
      </w:r>
      <w:bookmarkEnd w:id="28"/>
      <w:bookmarkEnd w:id="29"/>
    </w:p>
    <w:bookmarkStart w:id="30" w:name="Chapter1"/>
    <w:bookmarkStart w:id="31" w:name="_Toc203450812"/>
    <w:bookmarkStart w:id="32" w:name="_Toc203451967"/>
    <w:bookmarkStart w:id="33" w:name="_Toc203451998"/>
    <w:bookmarkStart w:id="34" w:name="_Toc203452017"/>
    <w:p w:rsidR="008D5F1B" w:rsidRDefault="00A776A3">
      <w:pPr>
        <w:pStyle w:val="TOC1"/>
        <w:rPr>
          <w:rFonts w:asciiTheme="minorHAnsi" w:eastAsiaTheme="minorEastAsia" w:hAnsiTheme="minorHAnsi" w:cstheme="minorBidi"/>
          <w:b w:val="0"/>
          <w:szCs w:val="22"/>
          <w:lang w:val="en-US" w:eastAsia="en-US"/>
        </w:rPr>
      </w:pPr>
      <w:r w:rsidRPr="00A776A3">
        <w:rPr>
          <w:b w:val="0"/>
          <w:sz w:val="16"/>
        </w:rPr>
        <w:fldChar w:fldCharType="begin"/>
      </w:r>
      <w:r w:rsidR="00AA47A6">
        <w:rPr>
          <w:b w:val="0"/>
          <w:sz w:val="16"/>
        </w:rPr>
        <w:instrText xml:space="preserve"> TOC \o "1-3" \h \z \u </w:instrText>
      </w:r>
      <w:r w:rsidRPr="00A776A3">
        <w:rPr>
          <w:b w:val="0"/>
          <w:sz w:val="16"/>
        </w:rPr>
        <w:fldChar w:fldCharType="separate"/>
      </w:r>
      <w:hyperlink w:anchor="_Toc382493379" w:history="1">
        <w:r w:rsidR="008D5F1B" w:rsidRPr="00426F23">
          <w:rPr>
            <w:rStyle w:val="Hyperlink"/>
            <w:rFonts w:asciiTheme="majorHAnsi" w:hAnsiTheme="majorHAnsi"/>
          </w:rPr>
          <w:t>1</w:t>
        </w:r>
        <w:r w:rsidR="008D5F1B">
          <w:rPr>
            <w:rFonts w:asciiTheme="minorHAnsi" w:eastAsiaTheme="minorEastAsia" w:hAnsiTheme="minorHAnsi" w:cstheme="minorBidi"/>
            <w:b w:val="0"/>
            <w:szCs w:val="22"/>
            <w:lang w:val="en-US" w:eastAsia="en-US"/>
          </w:rPr>
          <w:tab/>
        </w:r>
        <w:r w:rsidR="008D5F1B" w:rsidRPr="00426F23">
          <w:rPr>
            <w:rStyle w:val="Hyperlink"/>
            <w:rFonts w:asciiTheme="majorHAnsi" w:hAnsiTheme="majorHAnsi"/>
          </w:rPr>
          <w:t>Preface</w:t>
        </w:r>
        <w:r w:rsidR="008D5F1B">
          <w:rPr>
            <w:webHidden/>
          </w:rPr>
          <w:tab/>
        </w:r>
        <w:r>
          <w:rPr>
            <w:webHidden/>
          </w:rPr>
          <w:fldChar w:fldCharType="begin"/>
        </w:r>
        <w:r w:rsidR="008D5F1B">
          <w:rPr>
            <w:webHidden/>
          </w:rPr>
          <w:instrText xml:space="preserve"> PAGEREF _Toc382493379 \h </w:instrText>
        </w:r>
        <w:r>
          <w:rPr>
            <w:webHidden/>
          </w:rPr>
        </w:r>
        <w:r>
          <w:rPr>
            <w:webHidden/>
          </w:rPr>
          <w:fldChar w:fldCharType="separate"/>
        </w:r>
        <w:r w:rsidR="008D5F1B">
          <w:rPr>
            <w:webHidden/>
          </w:rPr>
          <w:t>2</w:t>
        </w:r>
        <w:r>
          <w:rPr>
            <w:webHidden/>
          </w:rPr>
          <w:fldChar w:fldCharType="end"/>
        </w:r>
      </w:hyperlink>
    </w:p>
    <w:p w:rsidR="008D5F1B" w:rsidRDefault="00A776A3">
      <w:pPr>
        <w:pStyle w:val="TOC1"/>
        <w:rPr>
          <w:rFonts w:asciiTheme="minorHAnsi" w:eastAsiaTheme="minorEastAsia" w:hAnsiTheme="minorHAnsi" w:cstheme="minorBidi"/>
          <w:b w:val="0"/>
          <w:szCs w:val="22"/>
          <w:lang w:val="en-US" w:eastAsia="en-US"/>
        </w:rPr>
      </w:pPr>
      <w:hyperlink w:anchor="_Toc382493380" w:history="1">
        <w:r w:rsidR="008D5F1B" w:rsidRPr="00426F23">
          <w:rPr>
            <w:rStyle w:val="Hyperlink"/>
          </w:rPr>
          <w:t>2</w:t>
        </w:r>
        <w:r w:rsidR="008D5F1B">
          <w:rPr>
            <w:rFonts w:asciiTheme="minorHAnsi" w:eastAsiaTheme="minorEastAsia" w:hAnsiTheme="minorHAnsi" w:cstheme="minorBidi"/>
            <w:b w:val="0"/>
            <w:szCs w:val="22"/>
            <w:lang w:val="en-US" w:eastAsia="en-US"/>
          </w:rPr>
          <w:tab/>
        </w:r>
        <w:r w:rsidR="008D5F1B" w:rsidRPr="00426F23">
          <w:rPr>
            <w:rStyle w:val="Hyperlink"/>
          </w:rPr>
          <w:t>Table of Contents</w:t>
        </w:r>
        <w:r w:rsidR="008D5F1B">
          <w:rPr>
            <w:webHidden/>
          </w:rPr>
          <w:tab/>
        </w:r>
        <w:r>
          <w:rPr>
            <w:webHidden/>
          </w:rPr>
          <w:fldChar w:fldCharType="begin"/>
        </w:r>
        <w:r w:rsidR="008D5F1B">
          <w:rPr>
            <w:webHidden/>
          </w:rPr>
          <w:instrText xml:space="preserve"> PAGEREF _Toc382493380 \h </w:instrText>
        </w:r>
        <w:r>
          <w:rPr>
            <w:webHidden/>
          </w:rPr>
        </w:r>
        <w:r>
          <w:rPr>
            <w:webHidden/>
          </w:rPr>
          <w:fldChar w:fldCharType="separate"/>
        </w:r>
        <w:r w:rsidR="008D5F1B">
          <w:rPr>
            <w:webHidden/>
          </w:rPr>
          <w:t>3</w:t>
        </w:r>
        <w:r>
          <w:rPr>
            <w:webHidden/>
          </w:rPr>
          <w:fldChar w:fldCharType="end"/>
        </w:r>
      </w:hyperlink>
    </w:p>
    <w:p w:rsidR="008D5F1B" w:rsidRDefault="00A776A3">
      <w:pPr>
        <w:pStyle w:val="TOC1"/>
        <w:rPr>
          <w:rFonts w:asciiTheme="minorHAnsi" w:eastAsiaTheme="minorEastAsia" w:hAnsiTheme="minorHAnsi" w:cstheme="minorBidi"/>
          <w:b w:val="0"/>
          <w:szCs w:val="22"/>
          <w:lang w:val="en-US" w:eastAsia="en-US"/>
        </w:rPr>
      </w:pPr>
      <w:hyperlink w:anchor="_Toc382493381" w:history="1">
        <w:r w:rsidR="008D5F1B" w:rsidRPr="00426F23">
          <w:rPr>
            <w:rStyle w:val="Hyperlink"/>
          </w:rPr>
          <w:t>3</w:t>
        </w:r>
        <w:r w:rsidR="008D5F1B">
          <w:rPr>
            <w:rFonts w:asciiTheme="minorHAnsi" w:eastAsiaTheme="minorEastAsia" w:hAnsiTheme="minorHAnsi" w:cstheme="minorBidi"/>
            <w:b w:val="0"/>
            <w:szCs w:val="22"/>
            <w:lang w:val="en-US" w:eastAsia="en-US"/>
          </w:rPr>
          <w:tab/>
        </w:r>
        <w:r w:rsidR="008D5F1B" w:rsidRPr="00426F23">
          <w:rPr>
            <w:rStyle w:val="Hyperlink"/>
          </w:rPr>
          <w:t>Revision History</w:t>
        </w:r>
        <w:r w:rsidR="008D5F1B">
          <w:rPr>
            <w:webHidden/>
          </w:rPr>
          <w:tab/>
        </w:r>
        <w:r>
          <w:rPr>
            <w:webHidden/>
          </w:rPr>
          <w:fldChar w:fldCharType="begin"/>
        </w:r>
        <w:r w:rsidR="008D5F1B">
          <w:rPr>
            <w:webHidden/>
          </w:rPr>
          <w:instrText xml:space="preserve"> PAGEREF _Toc382493381 \h </w:instrText>
        </w:r>
        <w:r>
          <w:rPr>
            <w:webHidden/>
          </w:rPr>
        </w:r>
        <w:r>
          <w:rPr>
            <w:webHidden/>
          </w:rPr>
          <w:fldChar w:fldCharType="separate"/>
        </w:r>
        <w:r w:rsidR="008D5F1B">
          <w:rPr>
            <w:webHidden/>
          </w:rPr>
          <w:t>4</w:t>
        </w:r>
        <w:r>
          <w:rPr>
            <w:webHidden/>
          </w:rPr>
          <w:fldChar w:fldCharType="end"/>
        </w:r>
      </w:hyperlink>
    </w:p>
    <w:p w:rsidR="008D5F1B" w:rsidRDefault="00A776A3">
      <w:pPr>
        <w:pStyle w:val="TOC1"/>
        <w:rPr>
          <w:rFonts w:asciiTheme="minorHAnsi" w:eastAsiaTheme="minorEastAsia" w:hAnsiTheme="minorHAnsi" w:cstheme="minorBidi"/>
          <w:b w:val="0"/>
          <w:szCs w:val="22"/>
          <w:lang w:val="en-US" w:eastAsia="en-US"/>
        </w:rPr>
      </w:pPr>
      <w:hyperlink w:anchor="_Toc382493382" w:history="1">
        <w:r w:rsidR="008D5F1B" w:rsidRPr="00426F23">
          <w:rPr>
            <w:rStyle w:val="Hyperlink"/>
          </w:rPr>
          <w:t>4</w:t>
        </w:r>
        <w:r w:rsidR="008D5F1B">
          <w:rPr>
            <w:rFonts w:asciiTheme="minorHAnsi" w:eastAsiaTheme="minorEastAsia" w:hAnsiTheme="minorHAnsi" w:cstheme="minorBidi"/>
            <w:b w:val="0"/>
            <w:szCs w:val="22"/>
            <w:lang w:val="en-US" w:eastAsia="en-US"/>
          </w:rPr>
          <w:tab/>
        </w:r>
        <w:r w:rsidR="008D5F1B" w:rsidRPr="00426F23">
          <w:rPr>
            <w:rStyle w:val="Hyperlink"/>
          </w:rPr>
          <w:t>Overview</w:t>
        </w:r>
        <w:r w:rsidR="008D5F1B">
          <w:rPr>
            <w:webHidden/>
          </w:rPr>
          <w:tab/>
        </w:r>
        <w:r>
          <w:rPr>
            <w:webHidden/>
          </w:rPr>
          <w:fldChar w:fldCharType="begin"/>
        </w:r>
        <w:r w:rsidR="008D5F1B">
          <w:rPr>
            <w:webHidden/>
          </w:rPr>
          <w:instrText xml:space="preserve"> PAGEREF _Toc382493382 \h </w:instrText>
        </w:r>
        <w:r>
          <w:rPr>
            <w:webHidden/>
          </w:rPr>
        </w:r>
        <w:r>
          <w:rPr>
            <w:webHidden/>
          </w:rPr>
          <w:fldChar w:fldCharType="separate"/>
        </w:r>
        <w:r w:rsidR="008D5F1B">
          <w:rPr>
            <w:webHidden/>
          </w:rPr>
          <w:t>6</w:t>
        </w:r>
        <w:r>
          <w:rPr>
            <w:webHidden/>
          </w:rPr>
          <w:fldChar w:fldCharType="end"/>
        </w:r>
      </w:hyperlink>
    </w:p>
    <w:p w:rsidR="008D5F1B" w:rsidRDefault="00A776A3">
      <w:pPr>
        <w:pStyle w:val="TOC2"/>
        <w:rPr>
          <w:rFonts w:asciiTheme="minorHAnsi" w:eastAsiaTheme="minorEastAsia" w:hAnsiTheme="minorHAnsi" w:cstheme="minorBidi"/>
          <w:b w:val="0"/>
          <w:sz w:val="22"/>
          <w:szCs w:val="22"/>
          <w:lang w:val="en-US" w:eastAsia="en-US"/>
        </w:rPr>
      </w:pPr>
      <w:hyperlink w:anchor="_Toc382493383" w:history="1">
        <w:r w:rsidR="008D5F1B" w:rsidRPr="00426F23">
          <w:rPr>
            <w:rStyle w:val="Hyperlink"/>
          </w:rPr>
          <w:t>4.1</w:t>
        </w:r>
        <w:r w:rsidR="008D5F1B">
          <w:rPr>
            <w:rFonts w:asciiTheme="minorHAnsi" w:eastAsiaTheme="minorEastAsia" w:hAnsiTheme="minorHAnsi" w:cstheme="minorBidi"/>
            <w:b w:val="0"/>
            <w:sz w:val="22"/>
            <w:szCs w:val="22"/>
            <w:lang w:val="en-US" w:eastAsia="en-US"/>
          </w:rPr>
          <w:tab/>
        </w:r>
        <w:r w:rsidR="008D5F1B" w:rsidRPr="00426F23">
          <w:rPr>
            <w:rStyle w:val="Hyperlink"/>
          </w:rPr>
          <w:t>Prerequisites</w:t>
        </w:r>
        <w:r w:rsidR="008D5F1B">
          <w:rPr>
            <w:webHidden/>
          </w:rPr>
          <w:tab/>
        </w:r>
        <w:r>
          <w:rPr>
            <w:webHidden/>
          </w:rPr>
          <w:fldChar w:fldCharType="begin"/>
        </w:r>
        <w:r w:rsidR="008D5F1B">
          <w:rPr>
            <w:webHidden/>
          </w:rPr>
          <w:instrText xml:space="preserve"> PAGEREF _Toc382493383 \h </w:instrText>
        </w:r>
        <w:r>
          <w:rPr>
            <w:webHidden/>
          </w:rPr>
        </w:r>
        <w:r>
          <w:rPr>
            <w:webHidden/>
          </w:rPr>
          <w:fldChar w:fldCharType="separate"/>
        </w:r>
        <w:r w:rsidR="008D5F1B">
          <w:rPr>
            <w:webHidden/>
          </w:rPr>
          <w:t>6</w:t>
        </w:r>
        <w:r>
          <w:rPr>
            <w:webHidden/>
          </w:rPr>
          <w:fldChar w:fldCharType="end"/>
        </w:r>
      </w:hyperlink>
    </w:p>
    <w:p w:rsidR="008D5F1B" w:rsidRDefault="00A776A3">
      <w:pPr>
        <w:pStyle w:val="TOC2"/>
        <w:rPr>
          <w:rFonts w:asciiTheme="minorHAnsi" w:eastAsiaTheme="minorEastAsia" w:hAnsiTheme="minorHAnsi" w:cstheme="minorBidi"/>
          <w:b w:val="0"/>
          <w:sz w:val="22"/>
          <w:szCs w:val="22"/>
          <w:lang w:val="en-US" w:eastAsia="en-US"/>
        </w:rPr>
      </w:pPr>
      <w:hyperlink w:anchor="_Toc382493384" w:history="1">
        <w:r w:rsidR="008D5F1B" w:rsidRPr="00426F23">
          <w:rPr>
            <w:rStyle w:val="Hyperlink"/>
          </w:rPr>
          <w:t>4.2</w:t>
        </w:r>
        <w:r w:rsidR="008D5F1B">
          <w:rPr>
            <w:rFonts w:asciiTheme="minorHAnsi" w:eastAsiaTheme="minorEastAsia" w:hAnsiTheme="minorHAnsi" w:cstheme="minorBidi"/>
            <w:b w:val="0"/>
            <w:sz w:val="22"/>
            <w:szCs w:val="22"/>
            <w:lang w:val="en-US" w:eastAsia="en-US"/>
          </w:rPr>
          <w:tab/>
        </w:r>
        <w:r w:rsidR="008D5F1B" w:rsidRPr="00426F23">
          <w:rPr>
            <w:rStyle w:val="Hyperlink"/>
          </w:rPr>
          <w:t>Deliverables</w:t>
        </w:r>
        <w:r w:rsidR="008D5F1B">
          <w:rPr>
            <w:webHidden/>
          </w:rPr>
          <w:tab/>
        </w:r>
        <w:r>
          <w:rPr>
            <w:webHidden/>
          </w:rPr>
          <w:fldChar w:fldCharType="begin"/>
        </w:r>
        <w:r w:rsidR="008D5F1B">
          <w:rPr>
            <w:webHidden/>
          </w:rPr>
          <w:instrText xml:space="preserve"> PAGEREF _Toc382493384 \h </w:instrText>
        </w:r>
        <w:r>
          <w:rPr>
            <w:webHidden/>
          </w:rPr>
        </w:r>
        <w:r>
          <w:rPr>
            <w:webHidden/>
          </w:rPr>
          <w:fldChar w:fldCharType="separate"/>
        </w:r>
        <w:r w:rsidR="008D5F1B">
          <w:rPr>
            <w:webHidden/>
          </w:rPr>
          <w:t>6</w:t>
        </w:r>
        <w:r>
          <w:rPr>
            <w:webHidden/>
          </w:rPr>
          <w:fldChar w:fldCharType="end"/>
        </w:r>
      </w:hyperlink>
    </w:p>
    <w:p w:rsidR="008D5F1B" w:rsidRDefault="00A776A3">
      <w:pPr>
        <w:pStyle w:val="TOC2"/>
        <w:rPr>
          <w:rFonts w:asciiTheme="minorHAnsi" w:eastAsiaTheme="minorEastAsia" w:hAnsiTheme="minorHAnsi" w:cstheme="minorBidi"/>
          <w:b w:val="0"/>
          <w:sz w:val="22"/>
          <w:szCs w:val="22"/>
          <w:lang w:val="en-US" w:eastAsia="en-US"/>
        </w:rPr>
      </w:pPr>
      <w:hyperlink w:anchor="_Toc382493385" w:history="1">
        <w:r w:rsidR="008D5F1B" w:rsidRPr="00426F23">
          <w:rPr>
            <w:rStyle w:val="Hyperlink"/>
          </w:rPr>
          <w:t>4.3</w:t>
        </w:r>
        <w:r w:rsidR="008D5F1B">
          <w:rPr>
            <w:rFonts w:asciiTheme="minorHAnsi" w:eastAsiaTheme="minorEastAsia" w:hAnsiTheme="minorHAnsi" w:cstheme="minorBidi"/>
            <w:b w:val="0"/>
            <w:sz w:val="22"/>
            <w:szCs w:val="22"/>
            <w:lang w:val="en-US" w:eastAsia="en-US"/>
          </w:rPr>
          <w:tab/>
        </w:r>
        <w:r w:rsidR="008D5F1B" w:rsidRPr="00426F23">
          <w:rPr>
            <w:rStyle w:val="Hyperlink"/>
          </w:rPr>
          <w:t>Assumptions</w:t>
        </w:r>
        <w:r w:rsidR="008D5F1B">
          <w:rPr>
            <w:webHidden/>
          </w:rPr>
          <w:tab/>
        </w:r>
        <w:r>
          <w:rPr>
            <w:webHidden/>
          </w:rPr>
          <w:fldChar w:fldCharType="begin"/>
        </w:r>
        <w:r w:rsidR="008D5F1B">
          <w:rPr>
            <w:webHidden/>
          </w:rPr>
          <w:instrText xml:space="preserve"> PAGEREF _Toc382493385 \h </w:instrText>
        </w:r>
        <w:r>
          <w:rPr>
            <w:webHidden/>
          </w:rPr>
        </w:r>
        <w:r>
          <w:rPr>
            <w:webHidden/>
          </w:rPr>
          <w:fldChar w:fldCharType="separate"/>
        </w:r>
        <w:r w:rsidR="008D5F1B">
          <w:rPr>
            <w:webHidden/>
          </w:rPr>
          <w:t>6</w:t>
        </w:r>
        <w:r>
          <w:rPr>
            <w:webHidden/>
          </w:rPr>
          <w:fldChar w:fldCharType="end"/>
        </w:r>
      </w:hyperlink>
    </w:p>
    <w:p w:rsidR="008D5F1B" w:rsidRDefault="00A776A3">
      <w:pPr>
        <w:pStyle w:val="TOC2"/>
        <w:rPr>
          <w:rFonts w:asciiTheme="minorHAnsi" w:eastAsiaTheme="minorEastAsia" w:hAnsiTheme="minorHAnsi" w:cstheme="minorBidi"/>
          <w:b w:val="0"/>
          <w:sz w:val="22"/>
          <w:szCs w:val="22"/>
          <w:lang w:val="en-US" w:eastAsia="en-US"/>
        </w:rPr>
      </w:pPr>
      <w:hyperlink w:anchor="_Toc382493386" w:history="1">
        <w:r w:rsidR="008D5F1B" w:rsidRPr="00426F23">
          <w:rPr>
            <w:rStyle w:val="Hyperlink"/>
          </w:rPr>
          <w:t>4.4</w:t>
        </w:r>
        <w:r w:rsidR="008D5F1B">
          <w:rPr>
            <w:rFonts w:asciiTheme="minorHAnsi" w:eastAsiaTheme="minorEastAsia" w:hAnsiTheme="minorHAnsi" w:cstheme="minorBidi"/>
            <w:b w:val="0"/>
            <w:sz w:val="22"/>
            <w:szCs w:val="22"/>
            <w:lang w:val="en-US" w:eastAsia="en-US"/>
          </w:rPr>
          <w:tab/>
        </w:r>
        <w:r w:rsidR="008D5F1B" w:rsidRPr="00426F23">
          <w:rPr>
            <w:rStyle w:val="Hyperlink"/>
          </w:rPr>
          <w:t>Requirements</w:t>
        </w:r>
        <w:r w:rsidR="008D5F1B">
          <w:rPr>
            <w:webHidden/>
          </w:rPr>
          <w:tab/>
        </w:r>
        <w:r>
          <w:rPr>
            <w:webHidden/>
          </w:rPr>
          <w:fldChar w:fldCharType="begin"/>
        </w:r>
        <w:r w:rsidR="008D5F1B">
          <w:rPr>
            <w:webHidden/>
          </w:rPr>
          <w:instrText xml:space="preserve"> PAGEREF _Toc382493386 \h </w:instrText>
        </w:r>
        <w:r>
          <w:rPr>
            <w:webHidden/>
          </w:rPr>
        </w:r>
        <w:r>
          <w:rPr>
            <w:webHidden/>
          </w:rPr>
          <w:fldChar w:fldCharType="separate"/>
        </w:r>
        <w:r w:rsidR="008D5F1B">
          <w:rPr>
            <w:webHidden/>
          </w:rPr>
          <w:t>7</w:t>
        </w:r>
        <w:r>
          <w:rPr>
            <w:webHidden/>
          </w:rPr>
          <w:fldChar w:fldCharType="end"/>
        </w:r>
      </w:hyperlink>
    </w:p>
    <w:p w:rsidR="008D5F1B" w:rsidRDefault="00A776A3">
      <w:pPr>
        <w:pStyle w:val="TOC2"/>
        <w:rPr>
          <w:rFonts w:asciiTheme="minorHAnsi" w:eastAsiaTheme="minorEastAsia" w:hAnsiTheme="minorHAnsi" w:cstheme="minorBidi"/>
          <w:b w:val="0"/>
          <w:sz w:val="22"/>
          <w:szCs w:val="22"/>
          <w:lang w:val="en-US" w:eastAsia="en-US"/>
        </w:rPr>
      </w:pPr>
      <w:hyperlink w:anchor="_Toc382493387" w:history="1">
        <w:r w:rsidR="008D5F1B" w:rsidRPr="00426F23">
          <w:rPr>
            <w:rStyle w:val="Hyperlink"/>
          </w:rPr>
          <w:t>4.5</w:t>
        </w:r>
        <w:r w:rsidR="008D5F1B">
          <w:rPr>
            <w:rFonts w:asciiTheme="minorHAnsi" w:eastAsiaTheme="minorEastAsia" w:hAnsiTheme="minorHAnsi" w:cstheme="minorBidi"/>
            <w:b w:val="0"/>
            <w:sz w:val="22"/>
            <w:szCs w:val="22"/>
            <w:lang w:val="en-US" w:eastAsia="en-US"/>
          </w:rPr>
          <w:tab/>
        </w:r>
        <w:r w:rsidR="008D5F1B" w:rsidRPr="00426F23">
          <w:rPr>
            <w:rStyle w:val="Hyperlink"/>
          </w:rPr>
          <w:t>Architectural Overview</w:t>
        </w:r>
        <w:r w:rsidR="008D5F1B">
          <w:rPr>
            <w:webHidden/>
          </w:rPr>
          <w:tab/>
        </w:r>
        <w:r>
          <w:rPr>
            <w:webHidden/>
          </w:rPr>
          <w:fldChar w:fldCharType="begin"/>
        </w:r>
        <w:r w:rsidR="008D5F1B">
          <w:rPr>
            <w:webHidden/>
          </w:rPr>
          <w:instrText xml:space="preserve"> PAGEREF _Toc382493387 \h </w:instrText>
        </w:r>
        <w:r>
          <w:rPr>
            <w:webHidden/>
          </w:rPr>
        </w:r>
        <w:r>
          <w:rPr>
            <w:webHidden/>
          </w:rPr>
          <w:fldChar w:fldCharType="separate"/>
        </w:r>
        <w:r w:rsidR="008D5F1B">
          <w:rPr>
            <w:webHidden/>
          </w:rPr>
          <w:t>8</w:t>
        </w:r>
        <w:r>
          <w:rPr>
            <w:webHidden/>
          </w:rPr>
          <w:fldChar w:fldCharType="end"/>
        </w:r>
      </w:hyperlink>
    </w:p>
    <w:p w:rsidR="008D5F1B" w:rsidRDefault="00A776A3">
      <w:pPr>
        <w:pStyle w:val="TOC1"/>
        <w:rPr>
          <w:rFonts w:asciiTheme="minorHAnsi" w:eastAsiaTheme="minorEastAsia" w:hAnsiTheme="minorHAnsi" w:cstheme="minorBidi"/>
          <w:b w:val="0"/>
          <w:szCs w:val="22"/>
          <w:lang w:val="en-US" w:eastAsia="en-US"/>
        </w:rPr>
      </w:pPr>
      <w:hyperlink w:anchor="_Toc382493388" w:history="1">
        <w:r w:rsidR="008D5F1B" w:rsidRPr="00426F23">
          <w:rPr>
            <w:rStyle w:val="Hyperlink"/>
          </w:rPr>
          <w:t>5</w:t>
        </w:r>
        <w:r w:rsidR="008D5F1B">
          <w:rPr>
            <w:rFonts w:asciiTheme="minorHAnsi" w:eastAsiaTheme="minorEastAsia" w:hAnsiTheme="minorHAnsi" w:cstheme="minorBidi"/>
            <w:b w:val="0"/>
            <w:szCs w:val="22"/>
            <w:lang w:val="en-US" w:eastAsia="en-US"/>
          </w:rPr>
          <w:tab/>
        </w:r>
        <w:r w:rsidR="008D5F1B" w:rsidRPr="00426F23">
          <w:rPr>
            <w:rStyle w:val="Hyperlink"/>
          </w:rPr>
          <w:t>Use Cases</w:t>
        </w:r>
        <w:r w:rsidR="008D5F1B">
          <w:rPr>
            <w:webHidden/>
          </w:rPr>
          <w:tab/>
        </w:r>
        <w:r>
          <w:rPr>
            <w:webHidden/>
          </w:rPr>
          <w:fldChar w:fldCharType="begin"/>
        </w:r>
        <w:r w:rsidR="008D5F1B">
          <w:rPr>
            <w:webHidden/>
          </w:rPr>
          <w:instrText xml:space="preserve"> PAGEREF _Toc382493388 \h </w:instrText>
        </w:r>
        <w:r>
          <w:rPr>
            <w:webHidden/>
          </w:rPr>
        </w:r>
        <w:r>
          <w:rPr>
            <w:webHidden/>
          </w:rPr>
          <w:fldChar w:fldCharType="separate"/>
        </w:r>
        <w:r w:rsidR="008D5F1B">
          <w:rPr>
            <w:webHidden/>
          </w:rPr>
          <w:t>10</w:t>
        </w:r>
        <w:r>
          <w:rPr>
            <w:webHidden/>
          </w:rPr>
          <w:fldChar w:fldCharType="end"/>
        </w:r>
      </w:hyperlink>
    </w:p>
    <w:p w:rsidR="008D5F1B" w:rsidRDefault="00A776A3">
      <w:pPr>
        <w:pStyle w:val="TOC2"/>
        <w:rPr>
          <w:rFonts w:asciiTheme="minorHAnsi" w:eastAsiaTheme="minorEastAsia" w:hAnsiTheme="minorHAnsi" w:cstheme="minorBidi"/>
          <w:b w:val="0"/>
          <w:sz w:val="22"/>
          <w:szCs w:val="22"/>
          <w:lang w:val="en-US" w:eastAsia="en-US"/>
        </w:rPr>
      </w:pPr>
      <w:hyperlink w:anchor="_Toc382493389" w:history="1">
        <w:r w:rsidR="008D5F1B" w:rsidRPr="00426F23">
          <w:rPr>
            <w:rStyle w:val="Hyperlink"/>
          </w:rPr>
          <w:t>5.1</w:t>
        </w:r>
        <w:r w:rsidR="008D5F1B">
          <w:rPr>
            <w:rFonts w:asciiTheme="minorHAnsi" w:eastAsiaTheme="minorEastAsia" w:hAnsiTheme="minorHAnsi" w:cstheme="minorBidi"/>
            <w:b w:val="0"/>
            <w:sz w:val="22"/>
            <w:szCs w:val="22"/>
            <w:lang w:val="en-US" w:eastAsia="en-US"/>
          </w:rPr>
          <w:tab/>
        </w:r>
        <w:r w:rsidR="008D5F1B" w:rsidRPr="00426F23">
          <w:rPr>
            <w:rStyle w:val="Hyperlink"/>
          </w:rPr>
          <w:t>User Activities</w:t>
        </w:r>
        <w:r w:rsidR="008D5F1B">
          <w:rPr>
            <w:webHidden/>
          </w:rPr>
          <w:tab/>
        </w:r>
        <w:r>
          <w:rPr>
            <w:webHidden/>
          </w:rPr>
          <w:fldChar w:fldCharType="begin"/>
        </w:r>
        <w:r w:rsidR="008D5F1B">
          <w:rPr>
            <w:webHidden/>
          </w:rPr>
          <w:instrText xml:space="preserve"> PAGEREF _Toc382493389 \h </w:instrText>
        </w:r>
        <w:r>
          <w:rPr>
            <w:webHidden/>
          </w:rPr>
        </w:r>
        <w:r>
          <w:rPr>
            <w:webHidden/>
          </w:rPr>
          <w:fldChar w:fldCharType="separate"/>
        </w:r>
        <w:r w:rsidR="008D5F1B">
          <w:rPr>
            <w:webHidden/>
          </w:rPr>
          <w:t>10</w:t>
        </w:r>
        <w:r>
          <w:rPr>
            <w:webHidden/>
          </w:rPr>
          <w:fldChar w:fldCharType="end"/>
        </w:r>
      </w:hyperlink>
    </w:p>
    <w:p w:rsidR="008D5F1B" w:rsidRDefault="00A776A3">
      <w:pPr>
        <w:pStyle w:val="TOC3"/>
        <w:rPr>
          <w:rFonts w:asciiTheme="minorHAnsi" w:eastAsiaTheme="minorEastAsia" w:hAnsiTheme="minorHAnsi" w:cstheme="minorBidi"/>
          <w:sz w:val="22"/>
          <w:szCs w:val="22"/>
          <w:lang w:val="en-US" w:eastAsia="en-US"/>
        </w:rPr>
      </w:pPr>
      <w:hyperlink w:anchor="_Toc382493390" w:history="1">
        <w:r w:rsidR="008D5F1B" w:rsidRPr="00426F23">
          <w:rPr>
            <w:rStyle w:val="Hyperlink"/>
            <w:rFonts w:cs="Arial"/>
          </w:rPr>
          <w:t>5.1.1</w:t>
        </w:r>
        <w:r w:rsidR="008D5F1B">
          <w:rPr>
            <w:rFonts w:asciiTheme="minorHAnsi" w:eastAsiaTheme="minorEastAsia" w:hAnsiTheme="minorHAnsi" w:cstheme="minorBidi"/>
            <w:sz w:val="22"/>
            <w:szCs w:val="22"/>
            <w:lang w:val="en-US" w:eastAsia="en-US"/>
          </w:rPr>
          <w:tab/>
        </w:r>
        <w:r w:rsidR="008D5F1B" w:rsidRPr="00426F23">
          <w:rPr>
            <w:rStyle w:val="Hyperlink"/>
          </w:rPr>
          <w:t>Self registration</w:t>
        </w:r>
        <w:r w:rsidR="008D5F1B">
          <w:rPr>
            <w:webHidden/>
          </w:rPr>
          <w:tab/>
        </w:r>
        <w:r>
          <w:rPr>
            <w:webHidden/>
          </w:rPr>
          <w:fldChar w:fldCharType="begin"/>
        </w:r>
        <w:r w:rsidR="008D5F1B">
          <w:rPr>
            <w:webHidden/>
          </w:rPr>
          <w:instrText xml:space="preserve"> PAGEREF _Toc382493390 \h </w:instrText>
        </w:r>
        <w:r>
          <w:rPr>
            <w:webHidden/>
          </w:rPr>
        </w:r>
        <w:r>
          <w:rPr>
            <w:webHidden/>
          </w:rPr>
          <w:fldChar w:fldCharType="separate"/>
        </w:r>
        <w:r w:rsidR="008D5F1B">
          <w:rPr>
            <w:webHidden/>
          </w:rPr>
          <w:t>10</w:t>
        </w:r>
        <w:r>
          <w:rPr>
            <w:webHidden/>
          </w:rPr>
          <w:fldChar w:fldCharType="end"/>
        </w:r>
      </w:hyperlink>
    </w:p>
    <w:p w:rsidR="008D5F1B" w:rsidRDefault="00A776A3">
      <w:pPr>
        <w:pStyle w:val="TOC3"/>
        <w:rPr>
          <w:rFonts w:asciiTheme="minorHAnsi" w:eastAsiaTheme="minorEastAsia" w:hAnsiTheme="minorHAnsi" w:cstheme="minorBidi"/>
          <w:sz w:val="22"/>
          <w:szCs w:val="22"/>
          <w:lang w:val="en-US" w:eastAsia="en-US"/>
        </w:rPr>
      </w:pPr>
      <w:hyperlink w:anchor="_Toc382493391" w:history="1">
        <w:r w:rsidR="008D5F1B" w:rsidRPr="00426F23">
          <w:rPr>
            <w:rStyle w:val="Hyperlink"/>
            <w:rFonts w:cs="Arial"/>
          </w:rPr>
          <w:t>5.1.2</w:t>
        </w:r>
        <w:r w:rsidR="008D5F1B">
          <w:rPr>
            <w:rFonts w:asciiTheme="minorHAnsi" w:eastAsiaTheme="minorEastAsia" w:hAnsiTheme="minorHAnsi" w:cstheme="minorBidi"/>
            <w:sz w:val="22"/>
            <w:szCs w:val="22"/>
            <w:lang w:val="en-US" w:eastAsia="en-US"/>
          </w:rPr>
          <w:tab/>
        </w:r>
        <w:r w:rsidR="008D5F1B" w:rsidRPr="00426F23">
          <w:rPr>
            <w:rStyle w:val="Hyperlink"/>
          </w:rPr>
          <w:t>User Login</w:t>
        </w:r>
        <w:r w:rsidR="008D5F1B">
          <w:rPr>
            <w:webHidden/>
          </w:rPr>
          <w:tab/>
        </w:r>
        <w:r>
          <w:rPr>
            <w:webHidden/>
          </w:rPr>
          <w:fldChar w:fldCharType="begin"/>
        </w:r>
        <w:r w:rsidR="008D5F1B">
          <w:rPr>
            <w:webHidden/>
          </w:rPr>
          <w:instrText xml:space="preserve"> PAGEREF _Toc382493391 \h </w:instrText>
        </w:r>
        <w:r>
          <w:rPr>
            <w:webHidden/>
          </w:rPr>
        </w:r>
        <w:r>
          <w:rPr>
            <w:webHidden/>
          </w:rPr>
          <w:fldChar w:fldCharType="separate"/>
        </w:r>
        <w:r w:rsidR="008D5F1B">
          <w:rPr>
            <w:webHidden/>
          </w:rPr>
          <w:t>11</w:t>
        </w:r>
        <w:r>
          <w:rPr>
            <w:webHidden/>
          </w:rPr>
          <w:fldChar w:fldCharType="end"/>
        </w:r>
      </w:hyperlink>
    </w:p>
    <w:p w:rsidR="008D5F1B" w:rsidRDefault="00A776A3">
      <w:pPr>
        <w:pStyle w:val="TOC3"/>
        <w:rPr>
          <w:rFonts w:asciiTheme="minorHAnsi" w:eastAsiaTheme="minorEastAsia" w:hAnsiTheme="minorHAnsi" w:cstheme="minorBidi"/>
          <w:sz w:val="22"/>
          <w:szCs w:val="22"/>
          <w:lang w:val="en-US" w:eastAsia="en-US"/>
        </w:rPr>
      </w:pPr>
      <w:hyperlink w:anchor="_Toc382493392" w:history="1">
        <w:r w:rsidR="008D5F1B" w:rsidRPr="00426F23">
          <w:rPr>
            <w:rStyle w:val="Hyperlink"/>
            <w:rFonts w:cs="Arial"/>
          </w:rPr>
          <w:t>5.1.3</w:t>
        </w:r>
        <w:r w:rsidR="008D5F1B">
          <w:rPr>
            <w:rFonts w:asciiTheme="minorHAnsi" w:eastAsiaTheme="minorEastAsia" w:hAnsiTheme="minorHAnsi" w:cstheme="minorBidi"/>
            <w:sz w:val="22"/>
            <w:szCs w:val="22"/>
            <w:lang w:val="en-US" w:eastAsia="en-US"/>
          </w:rPr>
          <w:tab/>
        </w:r>
        <w:r w:rsidR="008D5F1B" w:rsidRPr="00426F23">
          <w:rPr>
            <w:rStyle w:val="Hyperlink"/>
          </w:rPr>
          <w:t>Self management</w:t>
        </w:r>
        <w:r w:rsidR="008D5F1B">
          <w:rPr>
            <w:webHidden/>
          </w:rPr>
          <w:tab/>
        </w:r>
        <w:r>
          <w:rPr>
            <w:webHidden/>
          </w:rPr>
          <w:fldChar w:fldCharType="begin"/>
        </w:r>
        <w:r w:rsidR="008D5F1B">
          <w:rPr>
            <w:webHidden/>
          </w:rPr>
          <w:instrText xml:space="preserve"> PAGEREF _Toc382493392 \h </w:instrText>
        </w:r>
        <w:r>
          <w:rPr>
            <w:webHidden/>
          </w:rPr>
        </w:r>
        <w:r>
          <w:rPr>
            <w:webHidden/>
          </w:rPr>
          <w:fldChar w:fldCharType="separate"/>
        </w:r>
        <w:r w:rsidR="008D5F1B">
          <w:rPr>
            <w:webHidden/>
          </w:rPr>
          <w:t>12</w:t>
        </w:r>
        <w:r>
          <w:rPr>
            <w:webHidden/>
          </w:rPr>
          <w:fldChar w:fldCharType="end"/>
        </w:r>
      </w:hyperlink>
    </w:p>
    <w:p w:rsidR="008D5F1B" w:rsidRDefault="00A776A3">
      <w:pPr>
        <w:pStyle w:val="TOC3"/>
        <w:rPr>
          <w:rFonts w:asciiTheme="minorHAnsi" w:eastAsiaTheme="minorEastAsia" w:hAnsiTheme="minorHAnsi" w:cstheme="minorBidi"/>
          <w:sz w:val="22"/>
          <w:szCs w:val="22"/>
          <w:lang w:val="en-US" w:eastAsia="en-US"/>
        </w:rPr>
      </w:pPr>
      <w:hyperlink w:anchor="_Toc382493393" w:history="1">
        <w:r w:rsidR="008D5F1B" w:rsidRPr="00426F23">
          <w:rPr>
            <w:rStyle w:val="Hyperlink"/>
            <w:rFonts w:cs="Arial"/>
          </w:rPr>
          <w:t>5.1.4</w:t>
        </w:r>
        <w:r w:rsidR="008D5F1B">
          <w:rPr>
            <w:rFonts w:asciiTheme="minorHAnsi" w:eastAsiaTheme="minorEastAsia" w:hAnsiTheme="minorHAnsi" w:cstheme="minorBidi"/>
            <w:sz w:val="22"/>
            <w:szCs w:val="22"/>
            <w:lang w:val="en-US" w:eastAsia="en-US"/>
          </w:rPr>
          <w:tab/>
        </w:r>
        <w:r w:rsidR="008D5F1B" w:rsidRPr="00426F23">
          <w:rPr>
            <w:rStyle w:val="Hyperlink"/>
          </w:rPr>
          <w:t>Testing APIs through the API Catalog or API Tester page</w:t>
        </w:r>
        <w:r w:rsidR="008D5F1B">
          <w:rPr>
            <w:webHidden/>
          </w:rPr>
          <w:tab/>
        </w:r>
        <w:r>
          <w:rPr>
            <w:webHidden/>
          </w:rPr>
          <w:fldChar w:fldCharType="begin"/>
        </w:r>
        <w:r w:rsidR="008D5F1B">
          <w:rPr>
            <w:webHidden/>
          </w:rPr>
          <w:instrText xml:space="preserve"> PAGEREF _Toc382493393 \h </w:instrText>
        </w:r>
        <w:r>
          <w:rPr>
            <w:webHidden/>
          </w:rPr>
        </w:r>
        <w:r>
          <w:rPr>
            <w:webHidden/>
          </w:rPr>
          <w:fldChar w:fldCharType="separate"/>
        </w:r>
        <w:r w:rsidR="008D5F1B">
          <w:rPr>
            <w:webHidden/>
          </w:rPr>
          <w:t>14</w:t>
        </w:r>
        <w:r>
          <w:rPr>
            <w:webHidden/>
          </w:rPr>
          <w:fldChar w:fldCharType="end"/>
        </w:r>
      </w:hyperlink>
    </w:p>
    <w:p w:rsidR="008D5F1B" w:rsidRDefault="00A776A3">
      <w:pPr>
        <w:pStyle w:val="TOC3"/>
        <w:rPr>
          <w:rFonts w:asciiTheme="minorHAnsi" w:eastAsiaTheme="minorEastAsia" w:hAnsiTheme="minorHAnsi" w:cstheme="minorBidi"/>
          <w:sz w:val="22"/>
          <w:szCs w:val="22"/>
          <w:lang w:val="en-US" w:eastAsia="en-US"/>
        </w:rPr>
      </w:pPr>
      <w:hyperlink w:anchor="_Toc382493394" w:history="1">
        <w:r w:rsidR="008D5F1B" w:rsidRPr="00426F23">
          <w:rPr>
            <w:rStyle w:val="Hyperlink"/>
            <w:rFonts w:cs="Arial"/>
          </w:rPr>
          <w:t>5.1.5</w:t>
        </w:r>
        <w:r w:rsidR="008D5F1B">
          <w:rPr>
            <w:rFonts w:asciiTheme="minorHAnsi" w:eastAsiaTheme="minorEastAsia" w:hAnsiTheme="minorHAnsi" w:cstheme="minorBidi"/>
            <w:sz w:val="22"/>
            <w:szCs w:val="22"/>
            <w:lang w:val="en-US" w:eastAsia="en-US"/>
          </w:rPr>
          <w:tab/>
        </w:r>
        <w:r w:rsidR="008D5F1B" w:rsidRPr="00426F23">
          <w:rPr>
            <w:rStyle w:val="Hyperlink"/>
          </w:rPr>
          <w:t>Monitoring</w:t>
        </w:r>
        <w:r w:rsidR="008D5F1B">
          <w:rPr>
            <w:webHidden/>
          </w:rPr>
          <w:tab/>
        </w:r>
        <w:r>
          <w:rPr>
            <w:webHidden/>
          </w:rPr>
          <w:fldChar w:fldCharType="begin"/>
        </w:r>
        <w:r w:rsidR="008D5F1B">
          <w:rPr>
            <w:webHidden/>
          </w:rPr>
          <w:instrText xml:space="preserve"> PAGEREF _Toc382493394 \h </w:instrText>
        </w:r>
        <w:r>
          <w:rPr>
            <w:webHidden/>
          </w:rPr>
        </w:r>
        <w:r>
          <w:rPr>
            <w:webHidden/>
          </w:rPr>
          <w:fldChar w:fldCharType="separate"/>
        </w:r>
        <w:r w:rsidR="008D5F1B">
          <w:rPr>
            <w:webHidden/>
          </w:rPr>
          <w:t>15</w:t>
        </w:r>
        <w:r>
          <w:rPr>
            <w:webHidden/>
          </w:rPr>
          <w:fldChar w:fldCharType="end"/>
        </w:r>
      </w:hyperlink>
    </w:p>
    <w:p w:rsidR="008D5F1B" w:rsidRDefault="00A776A3">
      <w:pPr>
        <w:pStyle w:val="TOC3"/>
        <w:rPr>
          <w:rFonts w:asciiTheme="minorHAnsi" w:eastAsiaTheme="minorEastAsia" w:hAnsiTheme="minorHAnsi" w:cstheme="minorBidi"/>
          <w:sz w:val="22"/>
          <w:szCs w:val="22"/>
          <w:lang w:val="en-US" w:eastAsia="en-US"/>
        </w:rPr>
      </w:pPr>
      <w:hyperlink w:anchor="_Toc382493395" w:history="1">
        <w:r w:rsidR="008D5F1B" w:rsidRPr="00426F23">
          <w:rPr>
            <w:rStyle w:val="Hyperlink"/>
            <w:rFonts w:cs="Arial"/>
          </w:rPr>
          <w:t>5.1.6</w:t>
        </w:r>
        <w:r w:rsidR="008D5F1B">
          <w:rPr>
            <w:rFonts w:asciiTheme="minorHAnsi" w:eastAsiaTheme="minorEastAsia" w:hAnsiTheme="minorHAnsi" w:cstheme="minorBidi"/>
            <w:sz w:val="22"/>
            <w:szCs w:val="22"/>
            <w:lang w:val="en-US" w:eastAsia="en-US"/>
          </w:rPr>
          <w:tab/>
        </w:r>
        <w:r w:rsidR="008D5F1B" w:rsidRPr="00426F23">
          <w:rPr>
            <w:rStyle w:val="Hyperlink"/>
          </w:rPr>
          <w:t>User Blog Use Case</w:t>
        </w:r>
        <w:r w:rsidR="008D5F1B">
          <w:rPr>
            <w:webHidden/>
          </w:rPr>
          <w:tab/>
        </w:r>
        <w:r>
          <w:rPr>
            <w:webHidden/>
          </w:rPr>
          <w:fldChar w:fldCharType="begin"/>
        </w:r>
        <w:r w:rsidR="008D5F1B">
          <w:rPr>
            <w:webHidden/>
          </w:rPr>
          <w:instrText xml:space="preserve"> PAGEREF _Toc382493395 \h </w:instrText>
        </w:r>
        <w:r>
          <w:rPr>
            <w:webHidden/>
          </w:rPr>
        </w:r>
        <w:r>
          <w:rPr>
            <w:webHidden/>
          </w:rPr>
          <w:fldChar w:fldCharType="separate"/>
        </w:r>
        <w:r w:rsidR="008D5F1B">
          <w:rPr>
            <w:webHidden/>
          </w:rPr>
          <w:t>16</w:t>
        </w:r>
        <w:r>
          <w:rPr>
            <w:webHidden/>
          </w:rPr>
          <w:fldChar w:fldCharType="end"/>
        </w:r>
      </w:hyperlink>
    </w:p>
    <w:p w:rsidR="008D5F1B" w:rsidRDefault="00A776A3">
      <w:pPr>
        <w:pStyle w:val="TOC3"/>
        <w:rPr>
          <w:rFonts w:asciiTheme="minorHAnsi" w:eastAsiaTheme="minorEastAsia" w:hAnsiTheme="minorHAnsi" w:cstheme="minorBidi"/>
          <w:sz w:val="22"/>
          <w:szCs w:val="22"/>
          <w:lang w:val="en-US" w:eastAsia="en-US"/>
        </w:rPr>
      </w:pPr>
      <w:hyperlink w:anchor="_Toc382493396" w:history="1">
        <w:r w:rsidR="008D5F1B" w:rsidRPr="00426F23">
          <w:rPr>
            <w:rStyle w:val="Hyperlink"/>
            <w:rFonts w:cs="Arial"/>
          </w:rPr>
          <w:t>5.1.7</w:t>
        </w:r>
        <w:r w:rsidR="008D5F1B">
          <w:rPr>
            <w:rFonts w:asciiTheme="minorHAnsi" w:eastAsiaTheme="minorEastAsia" w:hAnsiTheme="minorHAnsi" w:cstheme="minorBidi"/>
            <w:sz w:val="22"/>
            <w:szCs w:val="22"/>
            <w:lang w:val="en-US" w:eastAsia="en-US"/>
          </w:rPr>
          <w:tab/>
        </w:r>
        <w:r w:rsidR="008D5F1B" w:rsidRPr="00426F23">
          <w:rPr>
            <w:rStyle w:val="Hyperlink"/>
          </w:rPr>
          <w:t>User Forum Use Case</w:t>
        </w:r>
        <w:r w:rsidR="008D5F1B">
          <w:rPr>
            <w:webHidden/>
          </w:rPr>
          <w:tab/>
        </w:r>
        <w:r>
          <w:rPr>
            <w:webHidden/>
          </w:rPr>
          <w:fldChar w:fldCharType="begin"/>
        </w:r>
        <w:r w:rsidR="008D5F1B">
          <w:rPr>
            <w:webHidden/>
          </w:rPr>
          <w:instrText xml:space="preserve"> PAGEREF _Toc382493396 \h </w:instrText>
        </w:r>
        <w:r>
          <w:rPr>
            <w:webHidden/>
          </w:rPr>
        </w:r>
        <w:r>
          <w:rPr>
            <w:webHidden/>
          </w:rPr>
          <w:fldChar w:fldCharType="separate"/>
        </w:r>
        <w:r w:rsidR="008D5F1B">
          <w:rPr>
            <w:webHidden/>
          </w:rPr>
          <w:t>16</w:t>
        </w:r>
        <w:r>
          <w:rPr>
            <w:webHidden/>
          </w:rPr>
          <w:fldChar w:fldCharType="end"/>
        </w:r>
      </w:hyperlink>
    </w:p>
    <w:p w:rsidR="008D5F1B" w:rsidRDefault="00A776A3">
      <w:pPr>
        <w:pStyle w:val="TOC3"/>
        <w:rPr>
          <w:rFonts w:asciiTheme="minorHAnsi" w:eastAsiaTheme="minorEastAsia" w:hAnsiTheme="minorHAnsi" w:cstheme="minorBidi"/>
          <w:sz w:val="22"/>
          <w:szCs w:val="22"/>
          <w:lang w:val="en-US" w:eastAsia="en-US"/>
        </w:rPr>
      </w:pPr>
      <w:hyperlink w:anchor="_Toc382493397" w:history="1">
        <w:r w:rsidR="008D5F1B" w:rsidRPr="00426F23">
          <w:rPr>
            <w:rStyle w:val="Hyperlink"/>
            <w:rFonts w:cs="Arial"/>
          </w:rPr>
          <w:t>5.1.8</w:t>
        </w:r>
        <w:r w:rsidR="008D5F1B">
          <w:rPr>
            <w:rFonts w:asciiTheme="minorHAnsi" w:eastAsiaTheme="minorEastAsia" w:hAnsiTheme="minorHAnsi" w:cstheme="minorBidi"/>
            <w:sz w:val="22"/>
            <w:szCs w:val="22"/>
            <w:lang w:val="en-US" w:eastAsia="en-US"/>
          </w:rPr>
          <w:tab/>
        </w:r>
        <w:r w:rsidR="008D5F1B" w:rsidRPr="00426F23">
          <w:rPr>
            <w:rStyle w:val="Hyperlink"/>
          </w:rPr>
          <w:t>Application List Use Case</w:t>
        </w:r>
        <w:r w:rsidR="008D5F1B">
          <w:rPr>
            <w:webHidden/>
          </w:rPr>
          <w:tab/>
        </w:r>
        <w:r>
          <w:rPr>
            <w:webHidden/>
          </w:rPr>
          <w:fldChar w:fldCharType="begin"/>
        </w:r>
        <w:r w:rsidR="008D5F1B">
          <w:rPr>
            <w:webHidden/>
          </w:rPr>
          <w:instrText xml:space="preserve"> PAGEREF _Toc382493397 \h </w:instrText>
        </w:r>
        <w:r>
          <w:rPr>
            <w:webHidden/>
          </w:rPr>
        </w:r>
        <w:r>
          <w:rPr>
            <w:webHidden/>
          </w:rPr>
          <w:fldChar w:fldCharType="separate"/>
        </w:r>
        <w:r w:rsidR="008D5F1B">
          <w:rPr>
            <w:webHidden/>
          </w:rPr>
          <w:t>16</w:t>
        </w:r>
        <w:r>
          <w:rPr>
            <w:webHidden/>
          </w:rPr>
          <w:fldChar w:fldCharType="end"/>
        </w:r>
      </w:hyperlink>
    </w:p>
    <w:p w:rsidR="008D5F1B" w:rsidRDefault="00A776A3">
      <w:pPr>
        <w:pStyle w:val="TOC3"/>
        <w:rPr>
          <w:rFonts w:asciiTheme="minorHAnsi" w:eastAsiaTheme="minorEastAsia" w:hAnsiTheme="minorHAnsi" w:cstheme="minorBidi"/>
          <w:sz w:val="22"/>
          <w:szCs w:val="22"/>
          <w:lang w:val="en-US" w:eastAsia="en-US"/>
        </w:rPr>
      </w:pPr>
      <w:hyperlink w:anchor="_Toc382493398" w:history="1">
        <w:r w:rsidR="008D5F1B" w:rsidRPr="00426F23">
          <w:rPr>
            <w:rStyle w:val="Hyperlink"/>
            <w:rFonts w:cs="Arial"/>
          </w:rPr>
          <w:t>5.1.9</w:t>
        </w:r>
        <w:r w:rsidR="008D5F1B">
          <w:rPr>
            <w:rFonts w:asciiTheme="minorHAnsi" w:eastAsiaTheme="minorEastAsia" w:hAnsiTheme="minorHAnsi" w:cstheme="minorBidi"/>
            <w:sz w:val="22"/>
            <w:szCs w:val="22"/>
            <w:lang w:val="en-US" w:eastAsia="en-US"/>
          </w:rPr>
          <w:tab/>
        </w:r>
        <w:r w:rsidR="008D5F1B" w:rsidRPr="00426F23">
          <w:rPr>
            <w:rStyle w:val="Hyperlink"/>
          </w:rPr>
          <w:t>New Application Use Case</w:t>
        </w:r>
        <w:r w:rsidR="008D5F1B">
          <w:rPr>
            <w:webHidden/>
          </w:rPr>
          <w:tab/>
        </w:r>
        <w:r>
          <w:rPr>
            <w:webHidden/>
          </w:rPr>
          <w:fldChar w:fldCharType="begin"/>
        </w:r>
        <w:r w:rsidR="008D5F1B">
          <w:rPr>
            <w:webHidden/>
          </w:rPr>
          <w:instrText xml:space="preserve"> PAGEREF _Toc382493398 \h </w:instrText>
        </w:r>
        <w:r>
          <w:rPr>
            <w:webHidden/>
          </w:rPr>
        </w:r>
        <w:r>
          <w:rPr>
            <w:webHidden/>
          </w:rPr>
          <w:fldChar w:fldCharType="separate"/>
        </w:r>
        <w:r w:rsidR="008D5F1B">
          <w:rPr>
            <w:webHidden/>
          </w:rPr>
          <w:t>17</w:t>
        </w:r>
        <w:r>
          <w:rPr>
            <w:webHidden/>
          </w:rPr>
          <w:fldChar w:fldCharType="end"/>
        </w:r>
      </w:hyperlink>
    </w:p>
    <w:p w:rsidR="008D5F1B" w:rsidRDefault="00A776A3">
      <w:pPr>
        <w:pStyle w:val="TOC3"/>
        <w:rPr>
          <w:rFonts w:asciiTheme="minorHAnsi" w:eastAsiaTheme="minorEastAsia" w:hAnsiTheme="minorHAnsi" w:cstheme="minorBidi"/>
          <w:sz w:val="22"/>
          <w:szCs w:val="22"/>
          <w:lang w:val="en-US" w:eastAsia="en-US"/>
        </w:rPr>
      </w:pPr>
      <w:hyperlink w:anchor="_Toc382493399" w:history="1">
        <w:r w:rsidR="008D5F1B" w:rsidRPr="00426F23">
          <w:rPr>
            <w:rStyle w:val="Hyperlink"/>
            <w:rFonts w:cs="Arial"/>
          </w:rPr>
          <w:t>5.1.10</w:t>
        </w:r>
        <w:r w:rsidR="008D5F1B">
          <w:rPr>
            <w:rFonts w:asciiTheme="minorHAnsi" w:eastAsiaTheme="minorEastAsia" w:hAnsiTheme="minorHAnsi" w:cstheme="minorBidi"/>
            <w:sz w:val="22"/>
            <w:szCs w:val="22"/>
            <w:lang w:val="en-US" w:eastAsia="en-US"/>
          </w:rPr>
          <w:tab/>
        </w:r>
        <w:r w:rsidR="008D5F1B" w:rsidRPr="00426F23">
          <w:rPr>
            <w:rStyle w:val="Hyperlink"/>
          </w:rPr>
          <w:t>Edit Application Use Case</w:t>
        </w:r>
        <w:r w:rsidR="008D5F1B">
          <w:rPr>
            <w:webHidden/>
          </w:rPr>
          <w:tab/>
        </w:r>
        <w:r>
          <w:rPr>
            <w:webHidden/>
          </w:rPr>
          <w:fldChar w:fldCharType="begin"/>
        </w:r>
        <w:r w:rsidR="008D5F1B">
          <w:rPr>
            <w:webHidden/>
          </w:rPr>
          <w:instrText xml:space="preserve"> PAGEREF _Toc382493399 \h </w:instrText>
        </w:r>
        <w:r>
          <w:rPr>
            <w:webHidden/>
          </w:rPr>
        </w:r>
        <w:r>
          <w:rPr>
            <w:webHidden/>
          </w:rPr>
          <w:fldChar w:fldCharType="separate"/>
        </w:r>
        <w:r w:rsidR="008D5F1B">
          <w:rPr>
            <w:webHidden/>
          </w:rPr>
          <w:t>18</w:t>
        </w:r>
        <w:r>
          <w:rPr>
            <w:webHidden/>
          </w:rPr>
          <w:fldChar w:fldCharType="end"/>
        </w:r>
      </w:hyperlink>
    </w:p>
    <w:p w:rsidR="008D5F1B" w:rsidRDefault="00A776A3">
      <w:pPr>
        <w:pStyle w:val="TOC3"/>
        <w:rPr>
          <w:rFonts w:asciiTheme="minorHAnsi" w:eastAsiaTheme="minorEastAsia" w:hAnsiTheme="minorHAnsi" w:cstheme="minorBidi"/>
          <w:sz w:val="22"/>
          <w:szCs w:val="22"/>
          <w:lang w:val="en-US" w:eastAsia="en-US"/>
        </w:rPr>
      </w:pPr>
      <w:hyperlink w:anchor="_Toc382493400" w:history="1">
        <w:r w:rsidR="008D5F1B" w:rsidRPr="00426F23">
          <w:rPr>
            <w:rStyle w:val="Hyperlink"/>
            <w:rFonts w:cs="Arial"/>
          </w:rPr>
          <w:t>5.1.11</w:t>
        </w:r>
        <w:r w:rsidR="008D5F1B">
          <w:rPr>
            <w:rFonts w:asciiTheme="minorHAnsi" w:eastAsiaTheme="minorEastAsia" w:hAnsiTheme="minorHAnsi" w:cstheme="minorBidi"/>
            <w:sz w:val="22"/>
            <w:szCs w:val="22"/>
            <w:lang w:val="en-US" w:eastAsia="en-US"/>
          </w:rPr>
          <w:tab/>
        </w:r>
        <w:r w:rsidR="008D5F1B" w:rsidRPr="00426F23">
          <w:rPr>
            <w:rStyle w:val="Hyperlink"/>
          </w:rPr>
          <w:t>Delete Application Use Case</w:t>
        </w:r>
        <w:r w:rsidR="008D5F1B">
          <w:rPr>
            <w:webHidden/>
          </w:rPr>
          <w:tab/>
        </w:r>
        <w:r>
          <w:rPr>
            <w:webHidden/>
          </w:rPr>
          <w:fldChar w:fldCharType="begin"/>
        </w:r>
        <w:r w:rsidR="008D5F1B">
          <w:rPr>
            <w:webHidden/>
          </w:rPr>
          <w:instrText xml:space="preserve"> PAGEREF _Toc382493400 \h </w:instrText>
        </w:r>
        <w:r>
          <w:rPr>
            <w:webHidden/>
          </w:rPr>
        </w:r>
        <w:r>
          <w:rPr>
            <w:webHidden/>
          </w:rPr>
          <w:fldChar w:fldCharType="separate"/>
        </w:r>
        <w:r w:rsidR="008D5F1B">
          <w:rPr>
            <w:webHidden/>
          </w:rPr>
          <w:t>20</w:t>
        </w:r>
        <w:r>
          <w:rPr>
            <w:webHidden/>
          </w:rPr>
          <w:fldChar w:fldCharType="end"/>
        </w:r>
      </w:hyperlink>
    </w:p>
    <w:p w:rsidR="008D5F1B" w:rsidRDefault="00A776A3">
      <w:pPr>
        <w:pStyle w:val="TOC2"/>
        <w:rPr>
          <w:rFonts w:asciiTheme="minorHAnsi" w:eastAsiaTheme="minorEastAsia" w:hAnsiTheme="minorHAnsi" w:cstheme="minorBidi"/>
          <w:b w:val="0"/>
          <w:sz w:val="22"/>
          <w:szCs w:val="22"/>
          <w:lang w:val="en-US" w:eastAsia="en-US"/>
        </w:rPr>
      </w:pPr>
      <w:hyperlink w:anchor="_Toc382493402" w:history="1">
        <w:r w:rsidR="008D5F1B" w:rsidRPr="00426F23">
          <w:rPr>
            <w:rStyle w:val="Hyperlink"/>
          </w:rPr>
          <w:t>5.2</w:t>
        </w:r>
        <w:r w:rsidR="008D5F1B">
          <w:rPr>
            <w:rFonts w:asciiTheme="minorHAnsi" w:eastAsiaTheme="minorEastAsia" w:hAnsiTheme="minorHAnsi" w:cstheme="minorBidi"/>
            <w:b w:val="0"/>
            <w:sz w:val="22"/>
            <w:szCs w:val="22"/>
            <w:lang w:val="en-US" w:eastAsia="en-US"/>
          </w:rPr>
          <w:tab/>
        </w:r>
        <w:r w:rsidR="008D5F1B" w:rsidRPr="00426F23">
          <w:rPr>
            <w:rStyle w:val="Hyperlink"/>
          </w:rPr>
          <w:t>Admin Activities</w:t>
        </w:r>
        <w:r w:rsidR="008D5F1B">
          <w:rPr>
            <w:webHidden/>
          </w:rPr>
          <w:tab/>
        </w:r>
        <w:r>
          <w:rPr>
            <w:webHidden/>
          </w:rPr>
          <w:fldChar w:fldCharType="begin"/>
        </w:r>
        <w:r w:rsidR="008D5F1B">
          <w:rPr>
            <w:webHidden/>
          </w:rPr>
          <w:instrText xml:space="preserve"> PAGEREF _Toc382493402 \h </w:instrText>
        </w:r>
        <w:r>
          <w:rPr>
            <w:webHidden/>
          </w:rPr>
        </w:r>
        <w:r>
          <w:rPr>
            <w:webHidden/>
          </w:rPr>
          <w:fldChar w:fldCharType="separate"/>
        </w:r>
        <w:r w:rsidR="008D5F1B">
          <w:rPr>
            <w:webHidden/>
          </w:rPr>
          <w:t>21</w:t>
        </w:r>
        <w:r>
          <w:rPr>
            <w:webHidden/>
          </w:rPr>
          <w:fldChar w:fldCharType="end"/>
        </w:r>
      </w:hyperlink>
    </w:p>
    <w:p w:rsidR="008D5F1B" w:rsidRDefault="00A776A3">
      <w:pPr>
        <w:pStyle w:val="TOC3"/>
        <w:rPr>
          <w:rFonts w:asciiTheme="minorHAnsi" w:eastAsiaTheme="minorEastAsia" w:hAnsiTheme="minorHAnsi" w:cstheme="minorBidi"/>
          <w:sz w:val="22"/>
          <w:szCs w:val="22"/>
          <w:lang w:val="en-US" w:eastAsia="en-US"/>
        </w:rPr>
      </w:pPr>
      <w:hyperlink w:anchor="_Toc382493403" w:history="1">
        <w:r w:rsidR="008D5F1B" w:rsidRPr="00426F23">
          <w:rPr>
            <w:rStyle w:val="Hyperlink"/>
            <w:rFonts w:cs="Arial"/>
          </w:rPr>
          <w:t>5.2.1</w:t>
        </w:r>
        <w:r w:rsidR="008D5F1B">
          <w:rPr>
            <w:rFonts w:asciiTheme="minorHAnsi" w:eastAsiaTheme="minorEastAsia" w:hAnsiTheme="minorHAnsi" w:cstheme="minorBidi"/>
            <w:sz w:val="22"/>
            <w:szCs w:val="22"/>
            <w:lang w:val="en-US" w:eastAsia="en-US"/>
          </w:rPr>
          <w:tab/>
        </w:r>
        <w:r w:rsidR="008D5F1B" w:rsidRPr="00426F23">
          <w:rPr>
            <w:rStyle w:val="Hyperlink"/>
          </w:rPr>
          <w:t>Add Documentation</w:t>
        </w:r>
        <w:r w:rsidR="008D5F1B">
          <w:rPr>
            <w:webHidden/>
          </w:rPr>
          <w:tab/>
        </w:r>
        <w:r>
          <w:rPr>
            <w:webHidden/>
          </w:rPr>
          <w:fldChar w:fldCharType="begin"/>
        </w:r>
        <w:r w:rsidR="008D5F1B">
          <w:rPr>
            <w:webHidden/>
          </w:rPr>
          <w:instrText xml:space="preserve"> PAGEREF _Toc382493403 \h </w:instrText>
        </w:r>
        <w:r>
          <w:rPr>
            <w:webHidden/>
          </w:rPr>
        </w:r>
        <w:r>
          <w:rPr>
            <w:webHidden/>
          </w:rPr>
          <w:fldChar w:fldCharType="separate"/>
        </w:r>
        <w:r w:rsidR="008D5F1B">
          <w:rPr>
            <w:webHidden/>
          </w:rPr>
          <w:t>21</w:t>
        </w:r>
        <w:r>
          <w:rPr>
            <w:webHidden/>
          </w:rPr>
          <w:fldChar w:fldCharType="end"/>
        </w:r>
      </w:hyperlink>
    </w:p>
    <w:p w:rsidR="008D5F1B" w:rsidRDefault="00A776A3">
      <w:pPr>
        <w:pStyle w:val="TOC3"/>
        <w:rPr>
          <w:rFonts w:asciiTheme="minorHAnsi" w:eastAsiaTheme="minorEastAsia" w:hAnsiTheme="minorHAnsi" w:cstheme="minorBidi"/>
          <w:sz w:val="22"/>
          <w:szCs w:val="22"/>
          <w:lang w:val="en-US" w:eastAsia="en-US"/>
        </w:rPr>
      </w:pPr>
      <w:hyperlink w:anchor="_Toc382493404" w:history="1">
        <w:r w:rsidR="008D5F1B" w:rsidRPr="00426F23">
          <w:rPr>
            <w:rStyle w:val="Hyperlink"/>
            <w:rFonts w:cs="Arial"/>
          </w:rPr>
          <w:t>5.2.2</w:t>
        </w:r>
        <w:r w:rsidR="008D5F1B">
          <w:rPr>
            <w:rFonts w:asciiTheme="minorHAnsi" w:eastAsiaTheme="minorEastAsia" w:hAnsiTheme="minorHAnsi" w:cstheme="minorBidi"/>
            <w:sz w:val="22"/>
            <w:szCs w:val="22"/>
            <w:lang w:val="en-US" w:eastAsia="en-US"/>
          </w:rPr>
          <w:tab/>
        </w:r>
        <w:r w:rsidR="008D5F1B" w:rsidRPr="00426F23">
          <w:rPr>
            <w:rStyle w:val="Hyperlink"/>
          </w:rPr>
          <w:t>Moderate Blogs and Forums</w:t>
        </w:r>
        <w:r w:rsidR="008D5F1B">
          <w:rPr>
            <w:webHidden/>
          </w:rPr>
          <w:tab/>
        </w:r>
        <w:r>
          <w:rPr>
            <w:webHidden/>
          </w:rPr>
          <w:fldChar w:fldCharType="begin"/>
        </w:r>
        <w:r w:rsidR="008D5F1B">
          <w:rPr>
            <w:webHidden/>
          </w:rPr>
          <w:instrText xml:space="preserve"> PAGEREF _Toc382493404 \h </w:instrText>
        </w:r>
        <w:r>
          <w:rPr>
            <w:webHidden/>
          </w:rPr>
        </w:r>
        <w:r>
          <w:rPr>
            <w:webHidden/>
          </w:rPr>
          <w:fldChar w:fldCharType="separate"/>
        </w:r>
        <w:r w:rsidR="008D5F1B">
          <w:rPr>
            <w:webHidden/>
          </w:rPr>
          <w:t>21</w:t>
        </w:r>
        <w:r>
          <w:rPr>
            <w:webHidden/>
          </w:rPr>
          <w:fldChar w:fldCharType="end"/>
        </w:r>
      </w:hyperlink>
    </w:p>
    <w:p w:rsidR="008D5F1B" w:rsidRDefault="00A776A3">
      <w:pPr>
        <w:pStyle w:val="TOC3"/>
        <w:rPr>
          <w:rFonts w:asciiTheme="minorHAnsi" w:eastAsiaTheme="minorEastAsia" w:hAnsiTheme="minorHAnsi" w:cstheme="minorBidi"/>
          <w:sz w:val="22"/>
          <w:szCs w:val="22"/>
          <w:lang w:val="en-US" w:eastAsia="en-US"/>
        </w:rPr>
      </w:pPr>
      <w:hyperlink w:anchor="_Toc382493405" w:history="1">
        <w:r w:rsidR="008D5F1B" w:rsidRPr="00426F23">
          <w:rPr>
            <w:rStyle w:val="Hyperlink"/>
            <w:rFonts w:cs="Arial"/>
          </w:rPr>
          <w:t>5.2.3</w:t>
        </w:r>
        <w:r w:rsidR="008D5F1B">
          <w:rPr>
            <w:rFonts w:asciiTheme="minorHAnsi" w:eastAsiaTheme="minorEastAsia" w:hAnsiTheme="minorHAnsi" w:cstheme="minorBidi"/>
            <w:sz w:val="22"/>
            <w:szCs w:val="22"/>
            <w:lang w:val="en-US" w:eastAsia="en-US"/>
          </w:rPr>
          <w:tab/>
        </w:r>
        <w:r w:rsidR="008D5F1B" w:rsidRPr="00426F23">
          <w:rPr>
            <w:rStyle w:val="Hyperlink"/>
          </w:rPr>
          <w:t>Configure API Dev Portal</w:t>
        </w:r>
        <w:r w:rsidR="008D5F1B">
          <w:rPr>
            <w:webHidden/>
          </w:rPr>
          <w:tab/>
        </w:r>
        <w:r>
          <w:rPr>
            <w:webHidden/>
          </w:rPr>
          <w:fldChar w:fldCharType="begin"/>
        </w:r>
        <w:r w:rsidR="008D5F1B">
          <w:rPr>
            <w:webHidden/>
          </w:rPr>
          <w:instrText xml:space="preserve"> PAGEREF _Toc382493405 \h </w:instrText>
        </w:r>
        <w:r>
          <w:rPr>
            <w:webHidden/>
          </w:rPr>
        </w:r>
        <w:r>
          <w:rPr>
            <w:webHidden/>
          </w:rPr>
          <w:fldChar w:fldCharType="separate"/>
        </w:r>
        <w:r w:rsidR="008D5F1B">
          <w:rPr>
            <w:webHidden/>
          </w:rPr>
          <w:t>22</w:t>
        </w:r>
        <w:r>
          <w:rPr>
            <w:webHidden/>
          </w:rPr>
          <w:fldChar w:fldCharType="end"/>
        </w:r>
      </w:hyperlink>
    </w:p>
    <w:p w:rsidR="008D5F1B" w:rsidRDefault="00A776A3">
      <w:pPr>
        <w:pStyle w:val="TOC1"/>
        <w:rPr>
          <w:rFonts w:asciiTheme="minorHAnsi" w:eastAsiaTheme="minorEastAsia" w:hAnsiTheme="minorHAnsi" w:cstheme="minorBidi"/>
          <w:b w:val="0"/>
          <w:szCs w:val="22"/>
          <w:lang w:val="en-US" w:eastAsia="en-US"/>
        </w:rPr>
      </w:pPr>
      <w:hyperlink w:anchor="_Toc382493406" w:history="1">
        <w:r w:rsidR="008D5F1B" w:rsidRPr="00426F23">
          <w:rPr>
            <w:rStyle w:val="Hyperlink"/>
          </w:rPr>
          <w:t>6</w:t>
        </w:r>
        <w:r w:rsidR="008D5F1B">
          <w:rPr>
            <w:rFonts w:asciiTheme="minorHAnsi" w:eastAsiaTheme="minorEastAsia" w:hAnsiTheme="minorHAnsi" w:cstheme="minorBidi"/>
            <w:b w:val="0"/>
            <w:szCs w:val="22"/>
            <w:lang w:val="en-US" w:eastAsia="en-US"/>
          </w:rPr>
          <w:tab/>
        </w:r>
        <w:r w:rsidR="008D5F1B" w:rsidRPr="00426F23">
          <w:rPr>
            <w:rStyle w:val="Hyperlink"/>
          </w:rPr>
          <w:t>Other features</w:t>
        </w:r>
        <w:r w:rsidR="008D5F1B">
          <w:rPr>
            <w:webHidden/>
          </w:rPr>
          <w:tab/>
        </w:r>
        <w:r>
          <w:rPr>
            <w:webHidden/>
          </w:rPr>
          <w:fldChar w:fldCharType="begin"/>
        </w:r>
        <w:r w:rsidR="008D5F1B">
          <w:rPr>
            <w:webHidden/>
          </w:rPr>
          <w:instrText xml:space="preserve"> PAGEREF _Toc382493406 \h </w:instrText>
        </w:r>
        <w:r>
          <w:rPr>
            <w:webHidden/>
          </w:rPr>
        </w:r>
        <w:r>
          <w:rPr>
            <w:webHidden/>
          </w:rPr>
          <w:fldChar w:fldCharType="separate"/>
        </w:r>
        <w:r w:rsidR="008D5F1B">
          <w:rPr>
            <w:webHidden/>
          </w:rPr>
          <w:t>23</w:t>
        </w:r>
        <w:r>
          <w:rPr>
            <w:webHidden/>
          </w:rPr>
          <w:fldChar w:fldCharType="end"/>
        </w:r>
      </w:hyperlink>
    </w:p>
    <w:p w:rsidR="008D5F1B" w:rsidRDefault="00A776A3">
      <w:pPr>
        <w:pStyle w:val="TOC2"/>
        <w:rPr>
          <w:rFonts w:asciiTheme="minorHAnsi" w:eastAsiaTheme="minorEastAsia" w:hAnsiTheme="minorHAnsi" w:cstheme="minorBidi"/>
          <w:b w:val="0"/>
          <w:sz w:val="22"/>
          <w:szCs w:val="22"/>
          <w:lang w:val="en-US" w:eastAsia="en-US"/>
        </w:rPr>
      </w:pPr>
      <w:hyperlink w:anchor="_Toc382493407" w:history="1">
        <w:r w:rsidR="008D5F1B" w:rsidRPr="00426F23">
          <w:rPr>
            <w:rStyle w:val="Hyperlink"/>
          </w:rPr>
          <w:t>6.1</w:t>
        </w:r>
        <w:r w:rsidR="008D5F1B">
          <w:rPr>
            <w:rFonts w:asciiTheme="minorHAnsi" w:eastAsiaTheme="minorEastAsia" w:hAnsiTheme="minorHAnsi" w:cstheme="minorBidi"/>
            <w:b w:val="0"/>
            <w:sz w:val="22"/>
            <w:szCs w:val="22"/>
            <w:lang w:val="en-US" w:eastAsia="en-US"/>
          </w:rPr>
          <w:tab/>
        </w:r>
        <w:r w:rsidR="008D5F1B" w:rsidRPr="00426F23">
          <w:rPr>
            <w:rStyle w:val="Hyperlink"/>
          </w:rPr>
          <w:t>Blog – K2</w:t>
        </w:r>
        <w:r w:rsidR="008D5F1B">
          <w:rPr>
            <w:webHidden/>
          </w:rPr>
          <w:tab/>
        </w:r>
        <w:r>
          <w:rPr>
            <w:webHidden/>
          </w:rPr>
          <w:fldChar w:fldCharType="begin"/>
        </w:r>
        <w:r w:rsidR="008D5F1B">
          <w:rPr>
            <w:webHidden/>
          </w:rPr>
          <w:instrText xml:space="preserve"> PAGEREF _Toc382493407 \h </w:instrText>
        </w:r>
        <w:r>
          <w:rPr>
            <w:webHidden/>
          </w:rPr>
        </w:r>
        <w:r>
          <w:rPr>
            <w:webHidden/>
          </w:rPr>
          <w:fldChar w:fldCharType="separate"/>
        </w:r>
        <w:r w:rsidR="008D5F1B">
          <w:rPr>
            <w:webHidden/>
          </w:rPr>
          <w:t>23</w:t>
        </w:r>
        <w:r>
          <w:rPr>
            <w:webHidden/>
          </w:rPr>
          <w:fldChar w:fldCharType="end"/>
        </w:r>
      </w:hyperlink>
    </w:p>
    <w:p w:rsidR="008D5F1B" w:rsidRDefault="00A776A3">
      <w:pPr>
        <w:pStyle w:val="TOC2"/>
        <w:rPr>
          <w:rFonts w:asciiTheme="minorHAnsi" w:eastAsiaTheme="minorEastAsia" w:hAnsiTheme="minorHAnsi" w:cstheme="minorBidi"/>
          <w:b w:val="0"/>
          <w:sz w:val="22"/>
          <w:szCs w:val="22"/>
          <w:lang w:val="en-US" w:eastAsia="en-US"/>
        </w:rPr>
      </w:pPr>
      <w:hyperlink w:anchor="_Toc382493408" w:history="1">
        <w:r w:rsidR="008D5F1B" w:rsidRPr="00426F23">
          <w:rPr>
            <w:rStyle w:val="Hyperlink"/>
          </w:rPr>
          <w:t>6.2</w:t>
        </w:r>
        <w:r w:rsidR="008D5F1B">
          <w:rPr>
            <w:rFonts w:asciiTheme="minorHAnsi" w:eastAsiaTheme="minorEastAsia" w:hAnsiTheme="minorHAnsi" w:cstheme="minorBidi"/>
            <w:b w:val="0"/>
            <w:sz w:val="22"/>
            <w:szCs w:val="22"/>
            <w:lang w:val="en-US" w:eastAsia="en-US"/>
          </w:rPr>
          <w:tab/>
        </w:r>
        <w:r w:rsidR="008D5F1B" w:rsidRPr="00426F23">
          <w:rPr>
            <w:rStyle w:val="Hyperlink"/>
          </w:rPr>
          <w:t>Forum</w:t>
        </w:r>
        <w:r w:rsidR="008D5F1B">
          <w:rPr>
            <w:webHidden/>
          </w:rPr>
          <w:tab/>
        </w:r>
        <w:r>
          <w:rPr>
            <w:webHidden/>
          </w:rPr>
          <w:fldChar w:fldCharType="begin"/>
        </w:r>
        <w:r w:rsidR="008D5F1B">
          <w:rPr>
            <w:webHidden/>
          </w:rPr>
          <w:instrText xml:space="preserve"> PAGEREF _Toc382493408 \h </w:instrText>
        </w:r>
        <w:r>
          <w:rPr>
            <w:webHidden/>
          </w:rPr>
        </w:r>
        <w:r>
          <w:rPr>
            <w:webHidden/>
          </w:rPr>
          <w:fldChar w:fldCharType="separate"/>
        </w:r>
        <w:r w:rsidR="008D5F1B">
          <w:rPr>
            <w:webHidden/>
          </w:rPr>
          <w:t>23</w:t>
        </w:r>
        <w:r>
          <w:rPr>
            <w:webHidden/>
          </w:rPr>
          <w:fldChar w:fldCharType="end"/>
        </w:r>
      </w:hyperlink>
    </w:p>
    <w:p w:rsidR="008D5F1B" w:rsidRDefault="00A776A3">
      <w:pPr>
        <w:pStyle w:val="TOC2"/>
        <w:rPr>
          <w:rFonts w:asciiTheme="minorHAnsi" w:eastAsiaTheme="minorEastAsia" w:hAnsiTheme="minorHAnsi" w:cstheme="minorBidi"/>
          <w:b w:val="0"/>
          <w:sz w:val="22"/>
          <w:szCs w:val="22"/>
          <w:lang w:val="en-US" w:eastAsia="en-US"/>
        </w:rPr>
      </w:pPr>
      <w:hyperlink w:anchor="_Toc382493409" w:history="1">
        <w:r w:rsidR="008D5F1B" w:rsidRPr="00426F23">
          <w:rPr>
            <w:rStyle w:val="Hyperlink"/>
          </w:rPr>
          <w:t>6.3</w:t>
        </w:r>
        <w:r w:rsidR="008D5F1B">
          <w:rPr>
            <w:rFonts w:asciiTheme="minorHAnsi" w:eastAsiaTheme="minorEastAsia" w:hAnsiTheme="minorHAnsi" w:cstheme="minorBidi"/>
            <w:b w:val="0"/>
            <w:sz w:val="22"/>
            <w:szCs w:val="22"/>
            <w:lang w:val="en-US" w:eastAsia="en-US"/>
          </w:rPr>
          <w:tab/>
        </w:r>
        <w:r w:rsidR="008D5F1B" w:rsidRPr="00426F23">
          <w:rPr>
            <w:rStyle w:val="Hyperlink"/>
          </w:rPr>
          <w:t>Deletion of users with E-mails that are not confirmed yet.</w:t>
        </w:r>
        <w:r w:rsidR="008D5F1B">
          <w:rPr>
            <w:webHidden/>
          </w:rPr>
          <w:tab/>
        </w:r>
        <w:r>
          <w:rPr>
            <w:webHidden/>
          </w:rPr>
          <w:fldChar w:fldCharType="begin"/>
        </w:r>
        <w:r w:rsidR="008D5F1B">
          <w:rPr>
            <w:webHidden/>
          </w:rPr>
          <w:instrText xml:space="preserve"> PAGEREF _Toc382493409 \h </w:instrText>
        </w:r>
        <w:r>
          <w:rPr>
            <w:webHidden/>
          </w:rPr>
        </w:r>
        <w:r>
          <w:rPr>
            <w:webHidden/>
          </w:rPr>
          <w:fldChar w:fldCharType="separate"/>
        </w:r>
        <w:r w:rsidR="008D5F1B">
          <w:rPr>
            <w:webHidden/>
          </w:rPr>
          <w:t>24</w:t>
        </w:r>
        <w:r>
          <w:rPr>
            <w:webHidden/>
          </w:rPr>
          <w:fldChar w:fldCharType="end"/>
        </w:r>
      </w:hyperlink>
    </w:p>
    <w:p w:rsidR="008D5F1B" w:rsidRDefault="00A776A3">
      <w:pPr>
        <w:pStyle w:val="TOC1"/>
        <w:rPr>
          <w:rFonts w:asciiTheme="minorHAnsi" w:eastAsiaTheme="minorEastAsia" w:hAnsiTheme="minorHAnsi" w:cstheme="minorBidi"/>
          <w:b w:val="0"/>
          <w:szCs w:val="22"/>
          <w:lang w:val="en-US" w:eastAsia="en-US"/>
        </w:rPr>
      </w:pPr>
      <w:hyperlink w:anchor="_Toc382493410" w:history="1">
        <w:r w:rsidR="008D5F1B" w:rsidRPr="00426F23">
          <w:rPr>
            <w:rStyle w:val="Hyperlink"/>
          </w:rPr>
          <w:t>7</w:t>
        </w:r>
        <w:r w:rsidR="008D5F1B">
          <w:rPr>
            <w:rFonts w:asciiTheme="minorHAnsi" w:eastAsiaTheme="minorEastAsia" w:hAnsiTheme="minorHAnsi" w:cstheme="minorBidi"/>
            <w:b w:val="0"/>
            <w:szCs w:val="22"/>
            <w:lang w:val="en-US" w:eastAsia="en-US"/>
          </w:rPr>
          <w:tab/>
        </w:r>
        <w:r w:rsidR="008D5F1B" w:rsidRPr="00426F23">
          <w:rPr>
            <w:rStyle w:val="Hyperlink"/>
          </w:rPr>
          <w:t>Appendix A</w:t>
        </w:r>
        <w:r w:rsidR="008D5F1B">
          <w:rPr>
            <w:webHidden/>
          </w:rPr>
          <w:tab/>
        </w:r>
        <w:r>
          <w:rPr>
            <w:webHidden/>
          </w:rPr>
          <w:fldChar w:fldCharType="begin"/>
        </w:r>
        <w:r w:rsidR="008D5F1B">
          <w:rPr>
            <w:webHidden/>
          </w:rPr>
          <w:instrText xml:space="preserve"> PAGEREF _Toc382493410 \h </w:instrText>
        </w:r>
        <w:r>
          <w:rPr>
            <w:webHidden/>
          </w:rPr>
        </w:r>
        <w:r>
          <w:rPr>
            <w:webHidden/>
          </w:rPr>
          <w:fldChar w:fldCharType="separate"/>
        </w:r>
        <w:r w:rsidR="008D5F1B">
          <w:rPr>
            <w:webHidden/>
          </w:rPr>
          <w:t>25</w:t>
        </w:r>
        <w:r>
          <w:rPr>
            <w:webHidden/>
          </w:rPr>
          <w:fldChar w:fldCharType="end"/>
        </w:r>
      </w:hyperlink>
    </w:p>
    <w:p w:rsidR="008D5F1B" w:rsidRDefault="00A776A3">
      <w:pPr>
        <w:pStyle w:val="TOC2"/>
        <w:rPr>
          <w:rFonts w:asciiTheme="minorHAnsi" w:eastAsiaTheme="minorEastAsia" w:hAnsiTheme="minorHAnsi" w:cstheme="minorBidi"/>
          <w:b w:val="0"/>
          <w:sz w:val="22"/>
          <w:szCs w:val="22"/>
          <w:lang w:val="en-US" w:eastAsia="en-US"/>
        </w:rPr>
      </w:pPr>
      <w:hyperlink w:anchor="_Toc382493411" w:history="1">
        <w:r w:rsidR="008D5F1B" w:rsidRPr="00426F23">
          <w:rPr>
            <w:rStyle w:val="Hyperlink"/>
          </w:rPr>
          <w:t>7.1</w:t>
        </w:r>
        <w:r w:rsidR="008D5F1B">
          <w:rPr>
            <w:rFonts w:asciiTheme="minorHAnsi" w:eastAsiaTheme="minorEastAsia" w:hAnsiTheme="minorHAnsi" w:cstheme="minorBidi"/>
            <w:b w:val="0"/>
            <w:sz w:val="22"/>
            <w:szCs w:val="22"/>
            <w:lang w:val="en-US" w:eastAsia="en-US"/>
          </w:rPr>
          <w:tab/>
        </w:r>
        <w:r w:rsidR="008D5F1B" w:rsidRPr="00426F23">
          <w:rPr>
            <w:rStyle w:val="Hyperlink"/>
          </w:rPr>
          <w:t>Setting and getting user attributes</w:t>
        </w:r>
        <w:r w:rsidR="008D5F1B">
          <w:rPr>
            <w:webHidden/>
          </w:rPr>
          <w:tab/>
        </w:r>
        <w:r>
          <w:rPr>
            <w:webHidden/>
          </w:rPr>
          <w:fldChar w:fldCharType="begin"/>
        </w:r>
        <w:r w:rsidR="008D5F1B">
          <w:rPr>
            <w:webHidden/>
          </w:rPr>
          <w:instrText xml:space="preserve"> PAGEREF _Toc382493411 \h </w:instrText>
        </w:r>
        <w:r>
          <w:rPr>
            <w:webHidden/>
          </w:rPr>
        </w:r>
        <w:r>
          <w:rPr>
            <w:webHidden/>
          </w:rPr>
          <w:fldChar w:fldCharType="separate"/>
        </w:r>
        <w:r w:rsidR="008D5F1B">
          <w:rPr>
            <w:webHidden/>
          </w:rPr>
          <w:t>25</w:t>
        </w:r>
        <w:r>
          <w:rPr>
            <w:webHidden/>
          </w:rPr>
          <w:fldChar w:fldCharType="end"/>
        </w:r>
      </w:hyperlink>
    </w:p>
    <w:p w:rsidR="008D5F1B" w:rsidRDefault="00A776A3">
      <w:pPr>
        <w:pStyle w:val="TOC3"/>
        <w:rPr>
          <w:rFonts w:asciiTheme="minorHAnsi" w:eastAsiaTheme="minorEastAsia" w:hAnsiTheme="minorHAnsi" w:cstheme="minorBidi"/>
          <w:sz w:val="22"/>
          <w:szCs w:val="22"/>
          <w:lang w:val="en-US" w:eastAsia="en-US"/>
        </w:rPr>
      </w:pPr>
      <w:hyperlink w:anchor="_Toc382493412" w:history="1">
        <w:r w:rsidR="008D5F1B" w:rsidRPr="00426F23">
          <w:rPr>
            <w:rStyle w:val="Hyperlink"/>
            <w:rFonts w:cs="Arial"/>
          </w:rPr>
          <w:t>7.1.1</w:t>
        </w:r>
        <w:r w:rsidR="008D5F1B">
          <w:rPr>
            <w:rFonts w:asciiTheme="minorHAnsi" w:eastAsiaTheme="minorEastAsia" w:hAnsiTheme="minorHAnsi" w:cstheme="minorBidi"/>
            <w:sz w:val="22"/>
            <w:szCs w:val="22"/>
            <w:lang w:val="en-US" w:eastAsia="en-US"/>
          </w:rPr>
          <w:tab/>
        </w:r>
        <w:r w:rsidR="008D5F1B" w:rsidRPr="00426F23">
          <w:rPr>
            <w:rStyle w:val="Hyperlink"/>
          </w:rPr>
          <w:t>Get (obtain the list of custom attributes)</w:t>
        </w:r>
        <w:r w:rsidR="008D5F1B">
          <w:rPr>
            <w:webHidden/>
          </w:rPr>
          <w:tab/>
        </w:r>
        <w:r>
          <w:rPr>
            <w:webHidden/>
          </w:rPr>
          <w:fldChar w:fldCharType="begin"/>
        </w:r>
        <w:r w:rsidR="008D5F1B">
          <w:rPr>
            <w:webHidden/>
          </w:rPr>
          <w:instrText xml:space="preserve"> PAGEREF _Toc382493412 \h </w:instrText>
        </w:r>
        <w:r>
          <w:rPr>
            <w:webHidden/>
          </w:rPr>
        </w:r>
        <w:r>
          <w:rPr>
            <w:webHidden/>
          </w:rPr>
          <w:fldChar w:fldCharType="separate"/>
        </w:r>
        <w:r w:rsidR="008D5F1B">
          <w:rPr>
            <w:webHidden/>
          </w:rPr>
          <w:t>25</w:t>
        </w:r>
        <w:r>
          <w:rPr>
            <w:webHidden/>
          </w:rPr>
          <w:fldChar w:fldCharType="end"/>
        </w:r>
      </w:hyperlink>
    </w:p>
    <w:p w:rsidR="008D5F1B" w:rsidRDefault="00A776A3">
      <w:pPr>
        <w:pStyle w:val="TOC3"/>
        <w:rPr>
          <w:rFonts w:asciiTheme="minorHAnsi" w:eastAsiaTheme="minorEastAsia" w:hAnsiTheme="minorHAnsi" w:cstheme="minorBidi"/>
          <w:sz w:val="22"/>
          <w:szCs w:val="22"/>
          <w:lang w:val="en-US" w:eastAsia="en-US"/>
        </w:rPr>
      </w:pPr>
      <w:hyperlink w:anchor="_Toc382493413" w:history="1">
        <w:r w:rsidR="008D5F1B" w:rsidRPr="00426F23">
          <w:rPr>
            <w:rStyle w:val="Hyperlink"/>
            <w:rFonts w:cs="Arial"/>
          </w:rPr>
          <w:t>7.1.2</w:t>
        </w:r>
        <w:r w:rsidR="008D5F1B">
          <w:rPr>
            <w:rFonts w:asciiTheme="minorHAnsi" w:eastAsiaTheme="minorEastAsia" w:hAnsiTheme="minorHAnsi" w:cstheme="minorBidi"/>
            <w:sz w:val="22"/>
            <w:szCs w:val="22"/>
            <w:lang w:val="en-US" w:eastAsia="en-US"/>
          </w:rPr>
          <w:tab/>
        </w:r>
        <w:r w:rsidR="008D5F1B" w:rsidRPr="00426F23">
          <w:rPr>
            <w:rStyle w:val="Hyperlink"/>
          </w:rPr>
          <w:t>Set (set the value of a custom attribute)</w:t>
        </w:r>
        <w:r w:rsidR="008D5F1B">
          <w:rPr>
            <w:webHidden/>
          </w:rPr>
          <w:tab/>
        </w:r>
        <w:r>
          <w:rPr>
            <w:webHidden/>
          </w:rPr>
          <w:fldChar w:fldCharType="begin"/>
        </w:r>
        <w:r w:rsidR="008D5F1B">
          <w:rPr>
            <w:webHidden/>
          </w:rPr>
          <w:instrText xml:space="preserve"> PAGEREF _Toc382493413 \h </w:instrText>
        </w:r>
        <w:r>
          <w:rPr>
            <w:webHidden/>
          </w:rPr>
        </w:r>
        <w:r>
          <w:rPr>
            <w:webHidden/>
          </w:rPr>
          <w:fldChar w:fldCharType="separate"/>
        </w:r>
        <w:r w:rsidR="008D5F1B">
          <w:rPr>
            <w:webHidden/>
          </w:rPr>
          <w:t>25</w:t>
        </w:r>
        <w:r>
          <w:rPr>
            <w:webHidden/>
          </w:rPr>
          <w:fldChar w:fldCharType="end"/>
        </w:r>
      </w:hyperlink>
    </w:p>
    <w:p w:rsidR="008D5F1B" w:rsidRDefault="00A776A3">
      <w:pPr>
        <w:pStyle w:val="TOC2"/>
        <w:rPr>
          <w:rFonts w:asciiTheme="minorHAnsi" w:eastAsiaTheme="minorEastAsia" w:hAnsiTheme="minorHAnsi" w:cstheme="minorBidi"/>
          <w:b w:val="0"/>
          <w:sz w:val="22"/>
          <w:szCs w:val="22"/>
          <w:lang w:val="en-US" w:eastAsia="en-US"/>
        </w:rPr>
      </w:pPr>
      <w:hyperlink w:anchor="_Toc382493414" w:history="1">
        <w:r w:rsidR="008D5F1B" w:rsidRPr="00426F23">
          <w:rPr>
            <w:rStyle w:val="Hyperlink"/>
          </w:rPr>
          <w:t>7.2</w:t>
        </w:r>
        <w:r w:rsidR="008D5F1B">
          <w:rPr>
            <w:rFonts w:asciiTheme="minorHAnsi" w:eastAsiaTheme="minorEastAsia" w:hAnsiTheme="minorHAnsi" w:cstheme="minorBidi"/>
            <w:b w:val="0"/>
            <w:sz w:val="22"/>
            <w:szCs w:val="22"/>
            <w:lang w:val="en-US" w:eastAsia="en-US"/>
          </w:rPr>
          <w:tab/>
        </w:r>
        <w:r w:rsidR="008D5F1B" w:rsidRPr="00426F23">
          <w:rPr>
            <w:rStyle w:val="Hyperlink"/>
          </w:rPr>
          <w:t>Performing REST calls with PHP</w:t>
        </w:r>
        <w:r w:rsidR="008D5F1B">
          <w:rPr>
            <w:webHidden/>
          </w:rPr>
          <w:tab/>
        </w:r>
        <w:r>
          <w:rPr>
            <w:webHidden/>
          </w:rPr>
          <w:fldChar w:fldCharType="begin"/>
        </w:r>
        <w:r w:rsidR="008D5F1B">
          <w:rPr>
            <w:webHidden/>
          </w:rPr>
          <w:instrText xml:space="preserve"> PAGEREF _Toc382493414 \h </w:instrText>
        </w:r>
        <w:r>
          <w:rPr>
            <w:webHidden/>
          </w:rPr>
        </w:r>
        <w:r>
          <w:rPr>
            <w:webHidden/>
          </w:rPr>
          <w:fldChar w:fldCharType="separate"/>
        </w:r>
        <w:r w:rsidR="008D5F1B">
          <w:rPr>
            <w:webHidden/>
          </w:rPr>
          <w:t>26</w:t>
        </w:r>
        <w:r>
          <w:rPr>
            <w:webHidden/>
          </w:rPr>
          <w:fldChar w:fldCharType="end"/>
        </w:r>
      </w:hyperlink>
    </w:p>
    <w:p w:rsidR="00CD313C" w:rsidRDefault="00A776A3" w:rsidP="00E414F4">
      <w:r>
        <w:rPr>
          <w:noProof/>
          <w:lang w:val="fr-FR"/>
        </w:rPr>
        <w:fldChar w:fldCharType="end"/>
      </w:r>
    </w:p>
    <w:p w:rsidR="00166C38" w:rsidRPr="00BF7DE3" w:rsidRDefault="00166C38" w:rsidP="00166C38">
      <w:pPr>
        <w:pStyle w:val="Heading1"/>
      </w:pPr>
      <w:bookmarkStart w:id="35" w:name="_Toc382493381"/>
      <w:bookmarkStart w:id="36" w:name="_Toc205788974"/>
      <w:r>
        <w:lastRenderedPageBreak/>
        <w:t>Revision History</w:t>
      </w:r>
      <w:bookmarkEnd w:id="35"/>
    </w:p>
    <w:p w:rsidR="00166C38" w:rsidRDefault="00166C38" w:rsidP="00166C38">
      <w:pPr>
        <w:pStyle w:val="introChapter"/>
        <w:spacing w:before="120"/>
        <w:ind w:hanging="288"/>
      </w:pPr>
    </w:p>
    <w:p w:rsidR="00166C38" w:rsidRPr="00166C38" w:rsidRDefault="00166C38" w:rsidP="00166C38">
      <w:pPr>
        <w:pStyle w:val="spchapter"/>
      </w:pPr>
    </w:p>
    <w:tbl>
      <w:tblPr>
        <w:tblW w:w="9540" w:type="dxa"/>
        <w:jc w:val="center"/>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ayout w:type="fixed"/>
        <w:tblLook w:val="00A0"/>
      </w:tblPr>
      <w:tblGrid>
        <w:gridCol w:w="1350"/>
        <w:gridCol w:w="2052"/>
        <w:gridCol w:w="1908"/>
        <w:gridCol w:w="4230"/>
      </w:tblGrid>
      <w:tr w:rsidR="00166C38" w:rsidTr="009771BF">
        <w:trPr>
          <w:tblHeader/>
          <w:jc w:val="center"/>
        </w:trPr>
        <w:tc>
          <w:tcPr>
            <w:tcW w:w="1350" w:type="dxa"/>
          </w:tcPr>
          <w:p w:rsidR="00166C38" w:rsidRPr="000C5EBF" w:rsidRDefault="00166C38" w:rsidP="00166C38">
            <w:pPr>
              <w:pStyle w:val="NoSpacing"/>
              <w:rPr>
                <w:rFonts w:asciiTheme="majorHAnsi" w:hAnsiTheme="majorHAnsi"/>
                <w:b/>
              </w:rPr>
            </w:pPr>
            <w:r w:rsidRPr="000C5EBF">
              <w:rPr>
                <w:rFonts w:asciiTheme="majorHAnsi" w:hAnsiTheme="majorHAnsi"/>
                <w:b/>
              </w:rPr>
              <w:t>Revision</w:t>
            </w:r>
          </w:p>
        </w:tc>
        <w:tc>
          <w:tcPr>
            <w:tcW w:w="2052" w:type="dxa"/>
          </w:tcPr>
          <w:p w:rsidR="00166C38" w:rsidRPr="000C5EBF" w:rsidRDefault="00166C38" w:rsidP="00166C38">
            <w:pPr>
              <w:pStyle w:val="NoSpacing"/>
              <w:rPr>
                <w:rFonts w:asciiTheme="majorHAnsi" w:hAnsiTheme="majorHAnsi"/>
                <w:b/>
              </w:rPr>
            </w:pPr>
            <w:r w:rsidRPr="000C5EBF">
              <w:rPr>
                <w:rFonts w:asciiTheme="majorHAnsi" w:hAnsiTheme="majorHAnsi"/>
                <w:b/>
              </w:rPr>
              <w:t>Date</w:t>
            </w:r>
          </w:p>
        </w:tc>
        <w:tc>
          <w:tcPr>
            <w:tcW w:w="1908" w:type="dxa"/>
          </w:tcPr>
          <w:p w:rsidR="00166C38" w:rsidRPr="000C5EBF" w:rsidRDefault="00166C38" w:rsidP="00166C38">
            <w:pPr>
              <w:pStyle w:val="NoSpacing"/>
              <w:rPr>
                <w:rFonts w:asciiTheme="majorHAnsi" w:hAnsiTheme="majorHAnsi"/>
                <w:b/>
              </w:rPr>
            </w:pPr>
            <w:r w:rsidRPr="000C5EBF">
              <w:rPr>
                <w:rFonts w:asciiTheme="majorHAnsi" w:hAnsiTheme="majorHAnsi"/>
                <w:b/>
              </w:rPr>
              <w:t>Author</w:t>
            </w:r>
          </w:p>
        </w:tc>
        <w:tc>
          <w:tcPr>
            <w:tcW w:w="4230" w:type="dxa"/>
          </w:tcPr>
          <w:p w:rsidR="00166C38" w:rsidRPr="000C5EBF" w:rsidRDefault="00166C38" w:rsidP="00166C38">
            <w:pPr>
              <w:pStyle w:val="NoSpacing"/>
              <w:rPr>
                <w:rFonts w:asciiTheme="majorHAnsi" w:hAnsiTheme="majorHAnsi"/>
                <w:b/>
              </w:rPr>
            </w:pPr>
            <w:r w:rsidRPr="000C5EBF">
              <w:rPr>
                <w:rFonts w:asciiTheme="majorHAnsi" w:hAnsiTheme="majorHAnsi"/>
                <w:b/>
              </w:rPr>
              <w:t>Comments</w:t>
            </w:r>
          </w:p>
        </w:tc>
      </w:tr>
      <w:tr w:rsidR="00166C38" w:rsidTr="009771BF">
        <w:trPr>
          <w:jc w:val="center"/>
        </w:trPr>
        <w:tc>
          <w:tcPr>
            <w:tcW w:w="1350" w:type="dxa"/>
          </w:tcPr>
          <w:p w:rsidR="00166C38" w:rsidRPr="0067269D" w:rsidRDefault="00166C38" w:rsidP="00166C38">
            <w:pPr>
              <w:pStyle w:val="NoSpacing"/>
              <w:rPr>
                <w:rFonts w:asciiTheme="majorHAnsi" w:hAnsiTheme="majorHAnsi"/>
                <w:sz w:val="18"/>
              </w:rPr>
            </w:pPr>
            <w:r w:rsidRPr="0067269D">
              <w:rPr>
                <w:rFonts w:asciiTheme="majorHAnsi" w:hAnsiTheme="majorHAnsi"/>
                <w:sz w:val="18"/>
              </w:rPr>
              <w:t>1.0</w:t>
            </w:r>
          </w:p>
        </w:tc>
        <w:tc>
          <w:tcPr>
            <w:tcW w:w="2052" w:type="dxa"/>
          </w:tcPr>
          <w:p w:rsidR="00166C38" w:rsidRPr="0067269D" w:rsidRDefault="0067269D" w:rsidP="00166C38">
            <w:pPr>
              <w:pStyle w:val="NoSpacing"/>
              <w:rPr>
                <w:rFonts w:asciiTheme="majorHAnsi" w:hAnsiTheme="majorHAnsi"/>
                <w:sz w:val="18"/>
              </w:rPr>
            </w:pPr>
            <w:r>
              <w:rPr>
                <w:rFonts w:asciiTheme="majorHAnsi" w:hAnsiTheme="majorHAnsi"/>
                <w:sz w:val="18"/>
              </w:rPr>
              <w:t>24</w:t>
            </w:r>
            <w:r w:rsidRPr="0067269D">
              <w:rPr>
                <w:rFonts w:asciiTheme="majorHAnsi" w:hAnsiTheme="majorHAnsi"/>
                <w:sz w:val="18"/>
                <w:vertAlign w:val="superscript"/>
              </w:rPr>
              <w:t>-th</w:t>
            </w:r>
            <w:r>
              <w:rPr>
                <w:rFonts w:asciiTheme="majorHAnsi" w:hAnsiTheme="majorHAnsi"/>
                <w:sz w:val="18"/>
              </w:rPr>
              <w:t xml:space="preserve"> February 2014</w:t>
            </w:r>
          </w:p>
        </w:tc>
        <w:tc>
          <w:tcPr>
            <w:tcW w:w="1908" w:type="dxa"/>
          </w:tcPr>
          <w:p w:rsidR="00166C38" w:rsidRPr="0067269D" w:rsidRDefault="0067269D" w:rsidP="00166C38">
            <w:pPr>
              <w:pStyle w:val="NoSpacing"/>
              <w:rPr>
                <w:rFonts w:asciiTheme="majorHAnsi" w:hAnsiTheme="majorHAnsi"/>
                <w:sz w:val="18"/>
              </w:rPr>
            </w:pPr>
            <w:r>
              <w:rPr>
                <w:rFonts w:asciiTheme="majorHAnsi" w:hAnsiTheme="majorHAnsi"/>
                <w:sz w:val="18"/>
              </w:rPr>
              <w:t>Yordan Nedelchev</w:t>
            </w:r>
          </w:p>
        </w:tc>
        <w:tc>
          <w:tcPr>
            <w:tcW w:w="4230" w:type="dxa"/>
          </w:tcPr>
          <w:p w:rsidR="00166C38" w:rsidRPr="0067269D" w:rsidRDefault="00166C38" w:rsidP="00166C38">
            <w:pPr>
              <w:pStyle w:val="NoSpacing"/>
              <w:rPr>
                <w:rFonts w:asciiTheme="majorHAnsi" w:hAnsiTheme="majorHAnsi"/>
                <w:sz w:val="18"/>
              </w:rPr>
            </w:pPr>
            <w:r w:rsidRPr="0067269D">
              <w:rPr>
                <w:rFonts w:asciiTheme="majorHAnsi" w:hAnsiTheme="majorHAnsi"/>
                <w:sz w:val="18"/>
              </w:rPr>
              <w:t>First draft.</w:t>
            </w:r>
          </w:p>
        </w:tc>
      </w:tr>
      <w:tr w:rsidR="00166C38" w:rsidTr="009771BF">
        <w:trPr>
          <w:jc w:val="center"/>
        </w:trPr>
        <w:tc>
          <w:tcPr>
            <w:tcW w:w="1350" w:type="dxa"/>
          </w:tcPr>
          <w:p w:rsidR="00166C38" w:rsidRPr="0067269D" w:rsidRDefault="00231CDE" w:rsidP="00166C38">
            <w:pPr>
              <w:pStyle w:val="NoSpacing"/>
              <w:rPr>
                <w:rFonts w:asciiTheme="majorHAnsi" w:hAnsiTheme="majorHAnsi"/>
                <w:sz w:val="18"/>
              </w:rPr>
            </w:pPr>
            <w:r>
              <w:rPr>
                <w:rFonts w:asciiTheme="majorHAnsi" w:hAnsiTheme="majorHAnsi"/>
                <w:sz w:val="18"/>
              </w:rPr>
              <w:t>1.1</w:t>
            </w:r>
          </w:p>
        </w:tc>
        <w:tc>
          <w:tcPr>
            <w:tcW w:w="2052" w:type="dxa"/>
          </w:tcPr>
          <w:p w:rsidR="00166C38" w:rsidRPr="0067269D" w:rsidRDefault="00231CDE" w:rsidP="00166C38">
            <w:pPr>
              <w:pStyle w:val="NoSpacing"/>
              <w:rPr>
                <w:rFonts w:asciiTheme="majorHAnsi" w:hAnsiTheme="majorHAnsi"/>
                <w:sz w:val="18"/>
              </w:rPr>
            </w:pPr>
            <w:r>
              <w:rPr>
                <w:rFonts w:asciiTheme="majorHAnsi" w:hAnsiTheme="majorHAnsi"/>
                <w:sz w:val="18"/>
              </w:rPr>
              <w:t xml:space="preserve">6-th of March 2014 </w:t>
            </w:r>
          </w:p>
        </w:tc>
        <w:tc>
          <w:tcPr>
            <w:tcW w:w="1908" w:type="dxa"/>
          </w:tcPr>
          <w:p w:rsidR="00166C38" w:rsidRPr="0067269D" w:rsidRDefault="00231CDE" w:rsidP="00166C38">
            <w:pPr>
              <w:pStyle w:val="NoSpacing"/>
              <w:rPr>
                <w:rFonts w:asciiTheme="majorHAnsi" w:hAnsiTheme="majorHAnsi"/>
                <w:sz w:val="18"/>
              </w:rPr>
            </w:pPr>
            <w:r>
              <w:rPr>
                <w:rFonts w:asciiTheme="majorHAnsi" w:hAnsiTheme="majorHAnsi"/>
                <w:sz w:val="18"/>
              </w:rPr>
              <w:t>Yordan Nedelchev</w:t>
            </w:r>
          </w:p>
        </w:tc>
        <w:tc>
          <w:tcPr>
            <w:tcW w:w="4230" w:type="dxa"/>
          </w:tcPr>
          <w:p w:rsidR="00166C38" w:rsidRDefault="00231CDE" w:rsidP="00166C38">
            <w:pPr>
              <w:pStyle w:val="NoSpacing"/>
              <w:rPr>
                <w:rFonts w:asciiTheme="majorHAnsi" w:hAnsiTheme="majorHAnsi"/>
                <w:sz w:val="18"/>
              </w:rPr>
            </w:pPr>
            <w:r>
              <w:rPr>
                <w:rFonts w:asciiTheme="majorHAnsi" w:hAnsiTheme="majorHAnsi"/>
                <w:sz w:val="18"/>
              </w:rPr>
              <w:t>- Appendix with samples added</w:t>
            </w:r>
          </w:p>
          <w:p w:rsidR="00231CDE" w:rsidRDefault="00231CDE" w:rsidP="00166C38">
            <w:pPr>
              <w:pStyle w:val="NoSpacing"/>
              <w:rPr>
                <w:rFonts w:asciiTheme="majorHAnsi" w:hAnsiTheme="majorHAnsi"/>
                <w:sz w:val="18"/>
              </w:rPr>
            </w:pPr>
            <w:r>
              <w:rPr>
                <w:rFonts w:asciiTheme="majorHAnsi" w:hAnsiTheme="majorHAnsi"/>
                <w:sz w:val="18"/>
              </w:rPr>
              <w:t>- Description of the login use case added</w:t>
            </w:r>
          </w:p>
          <w:p w:rsidR="00231CDE" w:rsidRDefault="00231CDE" w:rsidP="00166C38">
            <w:pPr>
              <w:pStyle w:val="NoSpacing"/>
              <w:rPr>
                <w:rFonts w:asciiTheme="majorHAnsi" w:hAnsiTheme="majorHAnsi"/>
                <w:sz w:val="18"/>
              </w:rPr>
            </w:pPr>
            <w:r>
              <w:rPr>
                <w:rFonts w:asciiTheme="majorHAnsi" w:hAnsiTheme="majorHAnsi"/>
                <w:sz w:val="18"/>
              </w:rPr>
              <w:t xml:space="preserve">- Description of the </w:t>
            </w:r>
            <w:proofErr w:type="spellStart"/>
            <w:r>
              <w:rPr>
                <w:rFonts w:asciiTheme="majorHAnsi" w:hAnsiTheme="majorHAnsi"/>
                <w:sz w:val="18"/>
              </w:rPr>
              <w:t>OAuth</w:t>
            </w:r>
            <w:proofErr w:type="spellEnd"/>
            <w:r>
              <w:rPr>
                <w:rFonts w:asciiTheme="majorHAnsi" w:hAnsiTheme="majorHAnsi"/>
                <w:sz w:val="18"/>
              </w:rPr>
              <w:t xml:space="preserve"> use case added</w:t>
            </w:r>
          </w:p>
          <w:p w:rsidR="00231CDE" w:rsidRPr="0067269D" w:rsidRDefault="00231CDE" w:rsidP="00166C38">
            <w:pPr>
              <w:pStyle w:val="NoSpacing"/>
              <w:rPr>
                <w:rFonts w:asciiTheme="majorHAnsi" w:hAnsiTheme="majorHAnsi"/>
                <w:sz w:val="18"/>
              </w:rPr>
            </w:pPr>
            <w:r>
              <w:rPr>
                <w:rFonts w:asciiTheme="majorHAnsi" w:hAnsiTheme="majorHAnsi"/>
                <w:sz w:val="18"/>
              </w:rPr>
              <w:t>- Additional assumptions added.</w:t>
            </w:r>
          </w:p>
        </w:tc>
      </w:tr>
      <w:tr w:rsidR="00166C38" w:rsidTr="009771BF">
        <w:trPr>
          <w:jc w:val="center"/>
        </w:trPr>
        <w:tc>
          <w:tcPr>
            <w:tcW w:w="1350" w:type="dxa"/>
          </w:tcPr>
          <w:p w:rsidR="00166C38" w:rsidRPr="0067269D" w:rsidRDefault="00310A2A" w:rsidP="00166C38">
            <w:pPr>
              <w:pStyle w:val="NoSpacing"/>
              <w:rPr>
                <w:rFonts w:asciiTheme="majorHAnsi" w:hAnsiTheme="majorHAnsi"/>
                <w:sz w:val="18"/>
              </w:rPr>
            </w:pPr>
            <w:r>
              <w:rPr>
                <w:rFonts w:asciiTheme="majorHAnsi" w:hAnsiTheme="majorHAnsi"/>
                <w:sz w:val="18"/>
              </w:rPr>
              <w:t>1.2</w:t>
            </w:r>
          </w:p>
        </w:tc>
        <w:tc>
          <w:tcPr>
            <w:tcW w:w="2052" w:type="dxa"/>
          </w:tcPr>
          <w:p w:rsidR="00166C38" w:rsidRPr="0067269D" w:rsidRDefault="00310A2A" w:rsidP="00166C38">
            <w:pPr>
              <w:pStyle w:val="NoSpacing"/>
              <w:rPr>
                <w:rFonts w:asciiTheme="majorHAnsi" w:hAnsiTheme="majorHAnsi"/>
                <w:sz w:val="18"/>
              </w:rPr>
            </w:pPr>
            <w:r>
              <w:rPr>
                <w:rFonts w:asciiTheme="majorHAnsi" w:hAnsiTheme="majorHAnsi"/>
                <w:sz w:val="18"/>
              </w:rPr>
              <w:t>7-th of March 2014</w:t>
            </w:r>
          </w:p>
        </w:tc>
        <w:tc>
          <w:tcPr>
            <w:tcW w:w="1908" w:type="dxa"/>
          </w:tcPr>
          <w:p w:rsidR="00166C38" w:rsidRPr="0067269D" w:rsidRDefault="00310A2A" w:rsidP="00166C38">
            <w:pPr>
              <w:pStyle w:val="NoSpacing"/>
              <w:rPr>
                <w:rFonts w:asciiTheme="majorHAnsi" w:hAnsiTheme="majorHAnsi"/>
                <w:sz w:val="18"/>
              </w:rPr>
            </w:pPr>
            <w:r>
              <w:rPr>
                <w:rFonts w:asciiTheme="majorHAnsi" w:hAnsiTheme="majorHAnsi"/>
                <w:sz w:val="18"/>
              </w:rPr>
              <w:t>Yordan Nedelchev</w:t>
            </w:r>
          </w:p>
        </w:tc>
        <w:tc>
          <w:tcPr>
            <w:tcW w:w="4230" w:type="dxa"/>
          </w:tcPr>
          <w:p w:rsidR="00166C38" w:rsidRPr="0067269D" w:rsidRDefault="005B49AF" w:rsidP="00166C38">
            <w:pPr>
              <w:pStyle w:val="NoSpacing"/>
              <w:rPr>
                <w:rFonts w:asciiTheme="majorHAnsi" w:hAnsiTheme="majorHAnsi"/>
                <w:sz w:val="18"/>
              </w:rPr>
            </w:pPr>
            <w:r>
              <w:rPr>
                <w:rFonts w:asciiTheme="majorHAnsi" w:hAnsiTheme="majorHAnsi"/>
                <w:sz w:val="18"/>
              </w:rPr>
              <w:t>Additional Assumptions</w:t>
            </w:r>
          </w:p>
        </w:tc>
      </w:tr>
      <w:tr w:rsidR="00317F6F" w:rsidTr="009771BF">
        <w:trPr>
          <w:jc w:val="center"/>
        </w:trPr>
        <w:tc>
          <w:tcPr>
            <w:tcW w:w="1350" w:type="dxa"/>
          </w:tcPr>
          <w:p w:rsidR="00317F6F" w:rsidRPr="0067269D" w:rsidRDefault="009B47DD" w:rsidP="00166C38">
            <w:pPr>
              <w:pStyle w:val="NoSpacing"/>
              <w:rPr>
                <w:rFonts w:asciiTheme="majorHAnsi" w:hAnsiTheme="majorHAnsi"/>
                <w:sz w:val="18"/>
              </w:rPr>
            </w:pPr>
            <w:r>
              <w:rPr>
                <w:rFonts w:asciiTheme="majorHAnsi" w:hAnsiTheme="majorHAnsi"/>
                <w:sz w:val="18"/>
              </w:rPr>
              <w:t>1.3</w:t>
            </w:r>
          </w:p>
        </w:tc>
        <w:tc>
          <w:tcPr>
            <w:tcW w:w="2052" w:type="dxa"/>
          </w:tcPr>
          <w:p w:rsidR="00317F6F" w:rsidRPr="0067269D" w:rsidRDefault="009B47DD" w:rsidP="00166C38">
            <w:pPr>
              <w:pStyle w:val="NoSpacing"/>
              <w:rPr>
                <w:rFonts w:asciiTheme="majorHAnsi" w:hAnsiTheme="majorHAnsi"/>
                <w:sz w:val="18"/>
              </w:rPr>
            </w:pPr>
            <w:r>
              <w:rPr>
                <w:rFonts w:asciiTheme="majorHAnsi" w:hAnsiTheme="majorHAnsi"/>
                <w:sz w:val="18"/>
              </w:rPr>
              <w:t>10</w:t>
            </w:r>
            <w:r w:rsidRPr="00F02EF0">
              <w:rPr>
                <w:rFonts w:asciiTheme="majorHAnsi" w:hAnsiTheme="majorHAnsi"/>
                <w:sz w:val="18"/>
                <w:vertAlign w:val="superscript"/>
              </w:rPr>
              <w:t>-th</w:t>
            </w:r>
            <w:r>
              <w:rPr>
                <w:rFonts w:asciiTheme="majorHAnsi" w:hAnsiTheme="majorHAnsi"/>
                <w:sz w:val="18"/>
              </w:rPr>
              <w:t xml:space="preserve"> of March 2014</w:t>
            </w:r>
          </w:p>
        </w:tc>
        <w:tc>
          <w:tcPr>
            <w:tcW w:w="1908" w:type="dxa"/>
          </w:tcPr>
          <w:p w:rsidR="00317F6F" w:rsidRPr="0067269D" w:rsidRDefault="009B47DD" w:rsidP="00166C38">
            <w:pPr>
              <w:pStyle w:val="NoSpacing"/>
              <w:rPr>
                <w:rFonts w:asciiTheme="majorHAnsi" w:hAnsiTheme="majorHAnsi"/>
                <w:sz w:val="18"/>
              </w:rPr>
            </w:pPr>
            <w:r>
              <w:rPr>
                <w:rFonts w:asciiTheme="majorHAnsi" w:hAnsiTheme="majorHAnsi"/>
                <w:sz w:val="18"/>
              </w:rPr>
              <w:t>Totyo Totev</w:t>
            </w:r>
          </w:p>
        </w:tc>
        <w:tc>
          <w:tcPr>
            <w:tcW w:w="4230" w:type="dxa"/>
          </w:tcPr>
          <w:p w:rsidR="00317F6F" w:rsidRPr="0067269D" w:rsidRDefault="009B47DD" w:rsidP="00166C38">
            <w:pPr>
              <w:pStyle w:val="NoSpacing"/>
              <w:rPr>
                <w:rFonts w:asciiTheme="majorHAnsi" w:hAnsiTheme="majorHAnsi"/>
                <w:sz w:val="18"/>
              </w:rPr>
            </w:pPr>
            <w:r>
              <w:rPr>
                <w:rFonts w:asciiTheme="majorHAnsi" w:hAnsiTheme="majorHAnsi"/>
                <w:sz w:val="18"/>
              </w:rPr>
              <w:t>Additional Use Cases added.</w:t>
            </w:r>
          </w:p>
        </w:tc>
      </w:tr>
      <w:tr w:rsidR="00317F6F" w:rsidTr="009771BF">
        <w:trPr>
          <w:jc w:val="center"/>
        </w:trPr>
        <w:tc>
          <w:tcPr>
            <w:tcW w:w="1350" w:type="dxa"/>
          </w:tcPr>
          <w:p w:rsidR="00317F6F" w:rsidRPr="0067269D" w:rsidRDefault="003B1EDF" w:rsidP="00166C38">
            <w:pPr>
              <w:pStyle w:val="NoSpacing"/>
              <w:rPr>
                <w:rFonts w:asciiTheme="majorHAnsi" w:hAnsiTheme="majorHAnsi"/>
                <w:sz w:val="18"/>
              </w:rPr>
            </w:pPr>
            <w:r>
              <w:rPr>
                <w:rFonts w:asciiTheme="majorHAnsi" w:hAnsiTheme="majorHAnsi"/>
                <w:sz w:val="18"/>
              </w:rPr>
              <w:t>1.4</w:t>
            </w:r>
          </w:p>
        </w:tc>
        <w:tc>
          <w:tcPr>
            <w:tcW w:w="2052" w:type="dxa"/>
          </w:tcPr>
          <w:p w:rsidR="00317F6F" w:rsidRPr="0067269D" w:rsidRDefault="003B1EDF" w:rsidP="00166C38">
            <w:pPr>
              <w:pStyle w:val="NoSpacing"/>
              <w:rPr>
                <w:rFonts w:asciiTheme="majorHAnsi" w:hAnsiTheme="majorHAnsi"/>
                <w:sz w:val="18"/>
              </w:rPr>
            </w:pPr>
            <w:r>
              <w:rPr>
                <w:rFonts w:asciiTheme="majorHAnsi" w:hAnsiTheme="majorHAnsi"/>
                <w:sz w:val="18"/>
              </w:rPr>
              <w:t>10</w:t>
            </w:r>
            <w:r w:rsidRPr="00F02EF0">
              <w:rPr>
                <w:rFonts w:asciiTheme="majorHAnsi" w:hAnsiTheme="majorHAnsi"/>
                <w:sz w:val="18"/>
                <w:vertAlign w:val="superscript"/>
              </w:rPr>
              <w:t>-th</w:t>
            </w:r>
            <w:r>
              <w:rPr>
                <w:rFonts w:asciiTheme="majorHAnsi" w:hAnsiTheme="majorHAnsi"/>
                <w:sz w:val="18"/>
              </w:rPr>
              <w:t xml:space="preserve"> of March 2014</w:t>
            </w:r>
          </w:p>
        </w:tc>
        <w:tc>
          <w:tcPr>
            <w:tcW w:w="1908" w:type="dxa"/>
          </w:tcPr>
          <w:p w:rsidR="00317F6F" w:rsidRPr="0067269D" w:rsidRDefault="003B1EDF" w:rsidP="00166C38">
            <w:pPr>
              <w:pStyle w:val="NoSpacing"/>
              <w:rPr>
                <w:rFonts w:asciiTheme="majorHAnsi" w:hAnsiTheme="majorHAnsi"/>
                <w:sz w:val="18"/>
              </w:rPr>
            </w:pPr>
            <w:r>
              <w:rPr>
                <w:rFonts w:asciiTheme="majorHAnsi" w:hAnsiTheme="majorHAnsi"/>
                <w:sz w:val="18"/>
              </w:rPr>
              <w:t>Yordan Nedelchev</w:t>
            </w:r>
          </w:p>
        </w:tc>
        <w:tc>
          <w:tcPr>
            <w:tcW w:w="4230" w:type="dxa"/>
          </w:tcPr>
          <w:p w:rsidR="00317F6F" w:rsidRPr="0067269D" w:rsidRDefault="003B1EDF" w:rsidP="00166C38">
            <w:pPr>
              <w:pStyle w:val="NoSpacing"/>
              <w:rPr>
                <w:rFonts w:asciiTheme="majorHAnsi" w:hAnsiTheme="majorHAnsi"/>
                <w:sz w:val="18"/>
              </w:rPr>
            </w:pPr>
            <w:r>
              <w:rPr>
                <w:rFonts w:asciiTheme="majorHAnsi" w:hAnsiTheme="majorHAnsi"/>
                <w:sz w:val="18"/>
              </w:rPr>
              <w:t>Update some diagrams.</w:t>
            </w:r>
          </w:p>
        </w:tc>
      </w:tr>
      <w:tr w:rsidR="00166C38" w:rsidTr="009771BF">
        <w:trPr>
          <w:jc w:val="center"/>
        </w:trPr>
        <w:tc>
          <w:tcPr>
            <w:tcW w:w="1350" w:type="dxa"/>
          </w:tcPr>
          <w:p w:rsidR="00166C38" w:rsidRPr="0067269D" w:rsidRDefault="00F9781A" w:rsidP="00166C38">
            <w:pPr>
              <w:pStyle w:val="NoSpacing"/>
              <w:rPr>
                <w:rFonts w:asciiTheme="majorHAnsi" w:hAnsiTheme="majorHAnsi"/>
                <w:sz w:val="18"/>
              </w:rPr>
            </w:pPr>
            <w:r>
              <w:rPr>
                <w:rFonts w:asciiTheme="majorHAnsi" w:hAnsiTheme="majorHAnsi"/>
                <w:sz w:val="18"/>
              </w:rPr>
              <w:t>1.6</w:t>
            </w:r>
          </w:p>
        </w:tc>
        <w:tc>
          <w:tcPr>
            <w:tcW w:w="2052" w:type="dxa"/>
          </w:tcPr>
          <w:p w:rsidR="00166C38" w:rsidRPr="0067269D" w:rsidRDefault="00F9781A" w:rsidP="00166C38">
            <w:pPr>
              <w:pStyle w:val="NoSpacing"/>
              <w:rPr>
                <w:rFonts w:asciiTheme="majorHAnsi" w:hAnsiTheme="majorHAnsi"/>
                <w:sz w:val="18"/>
              </w:rPr>
            </w:pPr>
            <w:r>
              <w:rPr>
                <w:rFonts w:asciiTheme="majorHAnsi" w:hAnsiTheme="majorHAnsi"/>
                <w:sz w:val="18"/>
              </w:rPr>
              <w:t>12</w:t>
            </w:r>
            <w:r w:rsidRPr="00F9781A">
              <w:rPr>
                <w:rFonts w:asciiTheme="majorHAnsi" w:hAnsiTheme="majorHAnsi"/>
                <w:sz w:val="18"/>
                <w:vertAlign w:val="superscript"/>
              </w:rPr>
              <w:t>-th</w:t>
            </w:r>
            <w:r>
              <w:rPr>
                <w:rFonts w:asciiTheme="majorHAnsi" w:hAnsiTheme="majorHAnsi"/>
                <w:sz w:val="18"/>
              </w:rPr>
              <w:t xml:space="preserve"> of March 2014</w:t>
            </w:r>
          </w:p>
        </w:tc>
        <w:tc>
          <w:tcPr>
            <w:tcW w:w="1908" w:type="dxa"/>
          </w:tcPr>
          <w:p w:rsidR="00166C38" w:rsidRPr="0067269D" w:rsidRDefault="00F9781A" w:rsidP="00166C38">
            <w:pPr>
              <w:pStyle w:val="NoSpacing"/>
              <w:rPr>
                <w:rFonts w:asciiTheme="majorHAnsi" w:hAnsiTheme="majorHAnsi"/>
                <w:sz w:val="18"/>
              </w:rPr>
            </w:pPr>
            <w:r>
              <w:rPr>
                <w:rFonts w:asciiTheme="majorHAnsi" w:hAnsiTheme="majorHAnsi"/>
                <w:sz w:val="18"/>
              </w:rPr>
              <w:t>Yordan Nedelchev</w:t>
            </w:r>
          </w:p>
        </w:tc>
        <w:tc>
          <w:tcPr>
            <w:tcW w:w="4230" w:type="dxa"/>
          </w:tcPr>
          <w:p w:rsidR="00166C38" w:rsidRDefault="00F9781A" w:rsidP="00166C38">
            <w:pPr>
              <w:pStyle w:val="NoSpacing"/>
              <w:rPr>
                <w:rFonts w:asciiTheme="majorHAnsi" w:hAnsiTheme="majorHAnsi"/>
                <w:sz w:val="18"/>
              </w:rPr>
            </w:pPr>
            <w:r>
              <w:rPr>
                <w:rFonts w:asciiTheme="majorHAnsi" w:hAnsiTheme="majorHAnsi"/>
                <w:sz w:val="18"/>
              </w:rPr>
              <w:t>Updated the design</w:t>
            </w:r>
            <w:r w:rsidR="00934C1D">
              <w:rPr>
                <w:rFonts w:asciiTheme="majorHAnsi" w:hAnsiTheme="majorHAnsi"/>
                <w:sz w:val="18"/>
              </w:rPr>
              <w:t xml:space="preserve"> according to the comments from David.</w:t>
            </w:r>
          </w:p>
          <w:p w:rsidR="00934C1D" w:rsidRPr="0067269D" w:rsidRDefault="00934C1D" w:rsidP="00166C38">
            <w:pPr>
              <w:pStyle w:val="NoSpacing"/>
              <w:rPr>
                <w:rFonts w:asciiTheme="majorHAnsi" w:hAnsiTheme="majorHAnsi"/>
                <w:sz w:val="18"/>
              </w:rPr>
            </w:pPr>
            <w:r>
              <w:rPr>
                <w:rFonts w:asciiTheme="majorHAnsi" w:hAnsiTheme="majorHAnsi"/>
                <w:sz w:val="18"/>
              </w:rPr>
              <w:t>Additional information regarding the Blog and Forum functionality included.</w:t>
            </w:r>
          </w:p>
        </w:tc>
      </w:tr>
      <w:tr w:rsidR="00E817A1" w:rsidTr="00AC36A2">
        <w:trPr>
          <w:jc w:val="center"/>
        </w:trPr>
        <w:tc>
          <w:tcPr>
            <w:tcW w:w="1350" w:type="dxa"/>
          </w:tcPr>
          <w:p w:rsidR="00E817A1" w:rsidRPr="0067269D" w:rsidRDefault="00E817A1" w:rsidP="00AC36A2">
            <w:pPr>
              <w:pStyle w:val="NoSpacing"/>
              <w:rPr>
                <w:rFonts w:asciiTheme="majorHAnsi" w:hAnsiTheme="majorHAnsi"/>
                <w:sz w:val="18"/>
              </w:rPr>
            </w:pPr>
            <w:r>
              <w:rPr>
                <w:rFonts w:asciiTheme="majorHAnsi" w:hAnsiTheme="majorHAnsi"/>
                <w:sz w:val="18"/>
              </w:rPr>
              <w:t>1.7</w:t>
            </w:r>
          </w:p>
        </w:tc>
        <w:tc>
          <w:tcPr>
            <w:tcW w:w="2052" w:type="dxa"/>
          </w:tcPr>
          <w:p w:rsidR="00E817A1" w:rsidRPr="0067269D" w:rsidRDefault="00E817A1" w:rsidP="00AC36A2">
            <w:pPr>
              <w:pStyle w:val="NoSpacing"/>
              <w:rPr>
                <w:rFonts w:asciiTheme="majorHAnsi" w:hAnsiTheme="majorHAnsi"/>
                <w:sz w:val="18"/>
              </w:rPr>
            </w:pPr>
            <w:r>
              <w:rPr>
                <w:rFonts w:asciiTheme="majorHAnsi" w:hAnsiTheme="majorHAnsi"/>
                <w:sz w:val="18"/>
              </w:rPr>
              <w:t>13</w:t>
            </w:r>
            <w:r w:rsidRPr="00F22745">
              <w:rPr>
                <w:rFonts w:asciiTheme="majorHAnsi" w:hAnsiTheme="majorHAnsi"/>
                <w:sz w:val="18"/>
                <w:vertAlign w:val="superscript"/>
              </w:rPr>
              <w:t>-th</w:t>
            </w:r>
            <w:r>
              <w:rPr>
                <w:rFonts w:asciiTheme="majorHAnsi" w:hAnsiTheme="majorHAnsi"/>
                <w:sz w:val="18"/>
              </w:rPr>
              <w:t xml:space="preserve"> of March 2014</w:t>
            </w:r>
          </w:p>
        </w:tc>
        <w:tc>
          <w:tcPr>
            <w:tcW w:w="1908" w:type="dxa"/>
          </w:tcPr>
          <w:p w:rsidR="00E817A1" w:rsidRPr="0067269D" w:rsidRDefault="00E817A1" w:rsidP="00AC36A2">
            <w:pPr>
              <w:pStyle w:val="NoSpacing"/>
              <w:rPr>
                <w:rFonts w:asciiTheme="majorHAnsi" w:hAnsiTheme="majorHAnsi"/>
                <w:sz w:val="18"/>
              </w:rPr>
            </w:pPr>
            <w:r>
              <w:rPr>
                <w:rFonts w:asciiTheme="majorHAnsi" w:hAnsiTheme="majorHAnsi"/>
                <w:sz w:val="18"/>
              </w:rPr>
              <w:t>Yordan Nedelchev</w:t>
            </w:r>
          </w:p>
        </w:tc>
        <w:tc>
          <w:tcPr>
            <w:tcW w:w="4230" w:type="dxa"/>
          </w:tcPr>
          <w:p w:rsidR="00E817A1" w:rsidRDefault="00E817A1" w:rsidP="00AC36A2">
            <w:pPr>
              <w:pStyle w:val="NoSpacing"/>
              <w:rPr>
                <w:rFonts w:asciiTheme="majorHAnsi" w:hAnsiTheme="majorHAnsi"/>
                <w:sz w:val="18"/>
              </w:rPr>
            </w:pPr>
            <w:r>
              <w:rPr>
                <w:rFonts w:asciiTheme="majorHAnsi" w:hAnsiTheme="majorHAnsi"/>
                <w:sz w:val="18"/>
              </w:rPr>
              <w:t xml:space="preserve">Adding links to web resources regarding requirements and installation about </w:t>
            </w:r>
          </w:p>
          <w:p w:rsidR="00E817A1" w:rsidRPr="0067269D" w:rsidRDefault="00E817A1" w:rsidP="00AC36A2">
            <w:pPr>
              <w:pStyle w:val="NoSpacing"/>
              <w:rPr>
                <w:rFonts w:asciiTheme="majorHAnsi" w:hAnsiTheme="majorHAnsi"/>
                <w:sz w:val="18"/>
              </w:rPr>
            </w:pPr>
            <w:proofErr w:type="spellStart"/>
            <w:r>
              <w:rPr>
                <w:rFonts w:asciiTheme="majorHAnsi" w:hAnsiTheme="majorHAnsi"/>
                <w:sz w:val="18"/>
              </w:rPr>
              <w:t>Joomla</w:t>
            </w:r>
            <w:proofErr w:type="spellEnd"/>
            <w:r>
              <w:rPr>
                <w:rFonts w:asciiTheme="majorHAnsi" w:hAnsiTheme="majorHAnsi"/>
                <w:sz w:val="18"/>
              </w:rPr>
              <w:t>, PHP, etc…</w:t>
            </w:r>
          </w:p>
        </w:tc>
      </w:tr>
      <w:tr w:rsidR="00E817A1" w:rsidTr="009771BF">
        <w:trPr>
          <w:jc w:val="center"/>
        </w:trPr>
        <w:tc>
          <w:tcPr>
            <w:tcW w:w="1350" w:type="dxa"/>
          </w:tcPr>
          <w:p w:rsidR="00E817A1" w:rsidRPr="0067269D" w:rsidRDefault="00E817A1" w:rsidP="00166C38">
            <w:pPr>
              <w:pStyle w:val="NoSpacing"/>
              <w:rPr>
                <w:rFonts w:asciiTheme="majorHAnsi" w:hAnsiTheme="majorHAnsi"/>
                <w:sz w:val="18"/>
              </w:rPr>
            </w:pPr>
            <w:r>
              <w:rPr>
                <w:rFonts w:asciiTheme="majorHAnsi" w:hAnsiTheme="majorHAnsi"/>
                <w:sz w:val="18"/>
              </w:rPr>
              <w:t>1.8</w:t>
            </w:r>
          </w:p>
        </w:tc>
        <w:tc>
          <w:tcPr>
            <w:tcW w:w="2052" w:type="dxa"/>
          </w:tcPr>
          <w:p w:rsidR="00E817A1" w:rsidRPr="0067269D" w:rsidRDefault="00E817A1" w:rsidP="00166C38">
            <w:pPr>
              <w:pStyle w:val="NoSpacing"/>
              <w:rPr>
                <w:rFonts w:asciiTheme="majorHAnsi" w:hAnsiTheme="majorHAnsi"/>
                <w:sz w:val="18"/>
              </w:rPr>
            </w:pPr>
            <w:r>
              <w:rPr>
                <w:rFonts w:asciiTheme="majorHAnsi" w:hAnsiTheme="majorHAnsi"/>
                <w:sz w:val="18"/>
              </w:rPr>
              <w:t>13</w:t>
            </w:r>
            <w:r w:rsidRPr="00F22745">
              <w:rPr>
                <w:rFonts w:asciiTheme="majorHAnsi" w:hAnsiTheme="majorHAnsi"/>
                <w:sz w:val="18"/>
                <w:vertAlign w:val="superscript"/>
              </w:rPr>
              <w:t>-th</w:t>
            </w:r>
            <w:r>
              <w:rPr>
                <w:rFonts w:asciiTheme="majorHAnsi" w:hAnsiTheme="majorHAnsi"/>
                <w:sz w:val="18"/>
              </w:rPr>
              <w:t xml:space="preserve"> of March 2014</w:t>
            </w:r>
          </w:p>
        </w:tc>
        <w:tc>
          <w:tcPr>
            <w:tcW w:w="1908" w:type="dxa"/>
          </w:tcPr>
          <w:p w:rsidR="00E817A1" w:rsidRPr="0067269D" w:rsidRDefault="00E817A1" w:rsidP="00166C38">
            <w:pPr>
              <w:pStyle w:val="NoSpacing"/>
              <w:rPr>
                <w:rFonts w:asciiTheme="majorHAnsi" w:hAnsiTheme="majorHAnsi"/>
                <w:sz w:val="18"/>
              </w:rPr>
            </w:pPr>
            <w:r>
              <w:rPr>
                <w:rFonts w:asciiTheme="majorHAnsi" w:hAnsiTheme="majorHAnsi"/>
                <w:sz w:val="18"/>
              </w:rPr>
              <w:t>Totyo Totev</w:t>
            </w:r>
          </w:p>
        </w:tc>
        <w:tc>
          <w:tcPr>
            <w:tcW w:w="4230" w:type="dxa"/>
          </w:tcPr>
          <w:p w:rsidR="00E817A1" w:rsidRPr="00FA0F1D" w:rsidRDefault="00FA0F1D" w:rsidP="00494A14">
            <w:pPr>
              <w:pStyle w:val="NoSpacing"/>
              <w:rPr>
                <w:rFonts w:asciiTheme="majorHAnsi" w:hAnsiTheme="majorHAnsi"/>
                <w:sz w:val="18"/>
              </w:rPr>
            </w:pPr>
            <w:r w:rsidRPr="00FA0F1D">
              <w:rPr>
                <w:rFonts w:asciiTheme="majorHAnsi" w:hAnsiTheme="majorHAnsi"/>
                <w:sz w:val="18"/>
                <w:lang w:val="bg-BG"/>
              </w:rPr>
              <w:t xml:space="preserve">Adding screenshots regarding  </w:t>
            </w:r>
            <w:r w:rsidR="00494A14">
              <w:rPr>
                <w:rFonts w:asciiTheme="majorHAnsi" w:hAnsiTheme="majorHAnsi"/>
                <w:sz w:val="18"/>
              </w:rPr>
              <w:t xml:space="preserve">listing, </w:t>
            </w:r>
            <w:r w:rsidRPr="00FA0F1D">
              <w:rPr>
                <w:rFonts w:asciiTheme="majorHAnsi" w:hAnsiTheme="majorHAnsi"/>
                <w:sz w:val="18"/>
                <w:lang w:val="bg-BG"/>
              </w:rPr>
              <w:t>creation and editing</w:t>
            </w:r>
            <w:r w:rsidR="00494A14">
              <w:rPr>
                <w:rFonts w:asciiTheme="majorHAnsi" w:hAnsiTheme="majorHAnsi"/>
                <w:sz w:val="18"/>
              </w:rPr>
              <w:t xml:space="preserve"> of applications</w:t>
            </w:r>
            <w:r w:rsidRPr="00FA0F1D">
              <w:rPr>
                <w:rFonts w:asciiTheme="majorHAnsi" w:hAnsiTheme="majorHAnsi"/>
                <w:sz w:val="18"/>
                <w:lang w:val="bg-BG"/>
              </w:rPr>
              <w:t>. A minor change in Delete Application use case is added</w:t>
            </w:r>
            <w:r>
              <w:rPr>
                <w:rFonts w:asciiTheme="majorHAnsi" w:hAnsiTheme="majorHAnsi"/>
                <w:sz w:val="18"/>
              </w:rPr>
              <w:t>.</w:t>
            </w:r>
          </w:p>
        </w:tc>
      </w:tr>
      <w:tr w:rsidR="00E817A1" w:rsidTr="009771BF">
        <w:trPr>
          <w:jc w:val="center"/>
        </w:trPr>
        <w:tc>
          <w:tcPr>
            <w:tcW w:w="1350" w:type="dxa"/>
          </w:tcPr>
          <w:p w:rsidR="00E817A1" w:rsidRPr="0067269D" w:rsidRDefault="00A50503" w:rsidP="00166C38">
            <w:pPr>
              <w:pStyle w:val="NoSpacing"/>
              <w:rPr>
                <w:rFonts w:asciiTheme="majorHAnsi" w:hAnsiTheme="majorHAnsi"/>
                <w:sz w:val="18"/>
              </w:rPr>
            </w:pPr>
            <w:r>
              <w:rPr>
                <w:rFonts w:asciiTheme="majorHAnsi" w:hAnsiTheme="majorHAnsi"/>
                <w:sz w:val="18"/>
              </w:rPr>
              <w:t>1.9</w:t>
            </w:r>
          </w:p>
        </w:tc>
        <w:tc>
          <w:tcPr>
            <w:tcW w:w="2052" w:type="dxa"/>
          </w:tcPr>
          <w:p w:rsidR="00E817A1" w:rsidRPr="0067269D" w:rsidRDefault="00A50503" w:rsidP="00166C38">
            <w:pPr>
              <w:pStyle w:val="NoSpacing"/>
              <w:rPr>
                <w:rFonts w:asciiTheme="majorHAnsi" w:hAnsiTheme="majorHAnsi"/>
                <w:sz w:val="18"/>
              </w:rPr>
            </w:pPr>
            <w:r>
              <w:rPr>
                <w:rFonts w:asciiTheme="majorHAnsi" w:hAnsiTheme="majorHAnsi"/>
                <w:sz w:val="18"/>
              </w:rPr>
              <w:t>7-th of April 2014</w:t>
            </w:r>
          </w:p>
        </w:tc>
        <w:tc>
          <w:tcPr>
            <w:tcW w:w="1908" w:type="dxa"/>
          </w:tcPr>
          <w:p w:rsidR="00E817A1" w:rsidRPr="0067269D" w:rsidRDefault="00A50503" w:rsidP="00166C38">
            <w:pPr>
              <w:pStyle w:val="NoSpacing"/>
              <w:rPr>
                <w:rFonts w:asciiTheme="majorHAnsi" w:hAnsiTheme="majorHAnsi"/>
                <w:sz w:val="18"/>
              </w:rPr>
            </w:pPr>
            <w:r>
              <w:rPr>
                <w:rFonts w:asciiTheme="majorHAnsi" w:hAnsiTheme="majorHAnsi"/>
                <w:sz w:val="18"/>
              </w:rPr>
              <w:t>Yordan Nedelchev</w:t>
            </w:r>
          </w:p>
        </w:tc>
        <w:tc>
          <w:tcPr>
            <w:tcW w:w="4230" w:type="dxa"/>
          </w:tcPr>
          <w:p w:rsidR="00E817A1" w:rsidRPr="0067269D" w:rsidRDefault="00A50503" w:rsidP="00166C38">
            <w:pPr>
              <w:pStyle w:val="NoSpacing"/>
              <w:rPr>
                <w:rFonts w:asciiTheme="majorHAnsi" w:hAnsiTheme="majorHAnsi"/>
                <w:sz w:val="18"/>
              </w:rPr>
            </w:pPr>
            <w:r>
              <w:rPr>
                <w:rFonts w:asciiTheme="majorHAnsi" w:hAnsiTheme="majorHAnsi"/>
                <w:sz w:val="18"/>
              </w:rPr>
              <w:t>Add more details regarding the list of APIs how it will be displayed and how do we put static content that gives more details for a given API.</w:t>
            </w:r>
          </w:p>
        </w:tc>
      </w:tr>
      <w:tr w:rsidR="00E817A1" w:rsidTr="009771BF">
        <w:trPr>
          <w:jc w:val="center"/>
        </w:trPr>
        <w:tc>
          <w:tcPr>
            <w:tcW w:w="1350" w:type="dxa"/>
          </w:tcPr>
          <w:p w:rsidR="00E817A1" w:rsidRPr="0067269D" w:rsidRDefault="002B7342" w:rsidP="00166C38">
            <w:pPr>
              <w:pStyle w:val="NoSpacing"/>
              <w:rPr>
                <w:rFonts w:asciiTheme="majorHAnsi" w:hAnsiTheme="majorHAnsi"/>
                <w:sz w:val="18"/>
              </w:rPr>
            </w:pPr>
            <w:ins w:id="37" w:author="ynedelchev" w:date="2014-04-16T10:32:00Z">
              <w:r>
                <w:rPr>
                  <w:rFonts w:asciiTheme="majorHAnsi" w:hAnsiTheme="majorHAnsi"/>
                  <w:sz w:val="18"/>
                </w:rPr>
                <w:t>1.10</w:t>
              </w:r>
            </w:ins>
          </w:p>
        </w:tc>
        <w:tc>
          <w:tcPr>
            <w:tcW w:w="2052" w:type="dxa"/>
          </w:tcPr>
          <w:p w:rsidR="00E817A1" w:rsidRPr="002B7342" w:rsidRDefault="002B7342" w:rsidP="00166C38">
            <w:pPr>
              <w:pStyle w:val="NoSpacing"/>
              <w:rPr>
                <w:rFonts w:asciiTheme="majorHAnsi" w:hAnsiTheme="majorHAnsi"/>
                <w:sz w:val="18"/>
              </w:rPr>
            </w:pPr>
            <w:ins w:id="38" w:author="ynedelchev" w:date="2014-04-16T10:32:00Z">
              <w:r>
                <w:rPr>
                  <w:rFonts w:asciiTheme="majorHAnsi" w:hAnsiTheme="majorHAnsi"/>
                  <w:sz w:val="18"/>
                </w:rPr>
                <w:t>16</w:t>
              </w:r>
              <w:r>
                <w:rPr>
                  <w:rFonts w:asciiTheme="majorHAnsi" w:hAnsiTheme="majorHAnsi"/>
                  <w:sz w:val="18"/>
                  <w:vertAlign w:val="superscript"/>
                </w:rPr>
                <w:t xml:space="preserve">-th </w:t>
              </w:r>
              <w:r>
                <w:rPr>
                  <w:rFonts w:asciiTheme="majorHAnsi" w:hAnsiTheme="majorHAnsi"/>
                  <w:sz w:val="18"/>
                </w:rPr>
                <w:t>of April 2014</w:t>
              </w:r>
            </w:ins>
          </w:p>
        </w:tc>
        <w:tc>
          <w:tcPr>
            <w:tcW w:w="1908" w:type="dxa"/>
          </w:tcPr>
          <w:p w:rsidR="00E817A1" w:rsidRPr="0067269D" w:rsidRDefault="002B7342" w:rsidP="00166C38">
            <w:pPr>
              <w:pStyle w:val="NoSpacing"/>
              <w:rPr>
                <w:rFonts w:asciiTheme="majorHAnsi" w:hAnsiTheme="majorHAnsi"/>
                <w:sz w:val="18"/>
              </w:rPr>
            </w:pPr>
            <w:ins w:id="39" w:author="ynedelchev" w:date="2014-04-16T10:32:00Z">
              <w:r>
                <w:rPr>
                  <w:rFonts w:asciiTheme="majorHAnsi" w:hAnsiTheme="majorHAnsi"/>
                  <w:sz w:val="18"/>
                </w:rPr>
                <w:t>Yordan Nedelchev</w:t>
              </w:r>
            </w:ins>
          </w:p>
        </w:tc>
        <w:tc>
          <w:tcPr>
            <w:tcW w:w="4230" w:type="dxa"/>
          </w:tcPr>
          <w:p w:rsidR="00E817A1" w:rsidRDefault="002B7342" w:rsidP="002B7342">
            <w:pPr>
              <w:pStyle w:val="NoSpacing"/>
              <w:numPr>
                <w:ilvl w:val="0"/>
                <w:numId w:val="34"/>
              </w:numPr>
              <w:ind w:left="408"/>
              <w:rPr>
                <w:ins w:id="40" w:author="ynedelchev" w:date="2014-04-16T10:51:00Z"/>
                <w:rFonts w:asciiTheme="majorHAnsi" w:hAnsiTheme="majorHAnsi"/>
                <w:sz w:val="18"/>
              </w:rPr>
            </w:pPr>
            <w:ins w:id="41" w:author="ynedelchev" w:date="2014-04-16T10:50:00Z">
              <w:r>
                <w:rPr>
                  <w:rFonts w:asciiTheme="majorHAnsi" w:hAnsiTheme="majorHAnsi"/>
                  <w:sz w:val="18"/>
                </w:rPr>
                <w:t xml:space="preserve">Change the API Gateway Server version to 7.3 (beta), </w:t>
              </w:r>
            </w:ins>
            <w:ins w:id="42" w:author="ynedelchev" w:date="2014-04-16T10:51:00Z">
              <w:r>
                <w:rPr>
                  <w:rFonts w:asciiTheme="majorHAnsi" w:hAnsiTheme="majorHAnsi"/>
                  <w:sz w:val="18"/>
                </w:rPr>
                <w:t>although just a beta version is available at the time of implementation.</w:t>
              </w:r>
            </w:ins>
          </w:p>
          <w:p w:rsidR="002B7342" w:rsidRDefault="002B7342" w:rsidP="002B7342">
            <w:pPr>
              <w:pStyle w:val="NoSpacing"/>
              <w:numPr>
                <w:ilvl w:val="0"/>
                <w:numId w:val="34"/>
              </w:numPr>
              <w:ind w:left="408"/>
              <w:rPr>
                <w:ins w:id="43" w:author="ynedelchev" w:date="2014-04-16T10:51:00Z"/>
                <w:rFonts w:asciiTheme="majorHAnsi" w:hAnsiTheme="majorHAnsi"/>
                <w:sz w:val="18"/>
              </w:rPr>
            </w:pPr>
            <w:ins w:id="44" w:author="ynedelchev" w:date="2014-04-16T10:51:00Z">
              <w:r>
                <w:rPr>
                  <w:rFonts w:asciiTheme="majorHAnsi" w:hAnsiTheme="majorHAnsi"/>
                  <w:sz w:val="18"/>
                </w:rPr>
                <w:t xml:space="preserve">Add note that security is not a concern for the connection between </w:t>
              </w:r>
              <w:proofErr w:type="spellStart"/>
              <w:r>
                <w:rPr>
                  <w:rFonts w:asciiTheme="majorHAnsi" w:hAnsiTheme="majorHAnsi"/>
                  <w:sz w:val="18"/>
                </w:rPr>
                <w:t>Joomla</w:t>
              </w:r>
              <w:proofErr w:type="spellEnd"/>
              <w:r>
                <w:rPr>
                  <w:rFonts w:asciiTheme="majorHAnsi" w:hAnsiTheme="majorHAnsi"/>
                  <w:sz w:val="18"/>
                </w:rPr>
                <w:t xml:space="preserve"> Portal and API Gateway</w:t>
              </w:r>
            </w:ins>
            <w:ins w:id="45" w:author="ynedelchev" w:date="2014-04-16T10:52:00Z">
              <w:r>
                <w:rPr>
                  <w:rFonts w:asciiTheme="majorHAnsi" w:hAnsiTheme="majorHAnsi"/>
                  <w:sz w:val="18"/>
                </w:rPr>
                <w:t>.</w:t>
              </w:r>
            </w:ins>
          </w:p>
          <w:p w:rsidR="002B7342" w:rsidRPr="002B7342" w:rsidRDefault="002B7342" w:rsidP="002B7342">
            <w:pPr>
              <w:pStyle w:val="NoSpacing"/>
              <w:numPr>
                <w:ilvl w:val="0"/>
                <w:numId w:val="34"/>
              </w:numPr>
              <w:ind w:left="408"/>
              <w:rPr>
                <w:rFonts w:asciiTheme="majorHAnsi" w:hAnsiTheme="majorHAnsi"/>
                <w:sz w:val="18"/>
              </w:rPr>
            </w:pPr>
            <w:ins w:id="46" w:author="ynedelchev" w:date="2014-04-16T10:53:00Z">
              <w:r>
                <w:rPr>
                  <w:rFonts w:asciiTheme="majorHAnsi" w:hAnsiTheme="majorHAnsi"/>
                  <w:sz w:val="18"/>
                </w:rPr>
                <w:t xml:space="preserve">Testing of the API performed through swagger will be </w:t>
              </w:r>
              <w:proofErr w:type="spellStart"/>
              <w:r>
                <w:rPr>
                  <w:rFonts w:asciiTheme="majorHAnsi" w:hAnsiTheme="majorHAnsi"/>
                  <w:sz w:val="18"/>
                </w:rPr>
                <w:t>proxied</w:t>
              </w:r>
              <w:proofErr w:type="spellEnd"/>
              <w:r>
                <w:rPr>
                  <w:rFonts w:asciiTheme="majorHAnsi" w:hAnsiTheme="majorHAnsi"/>
                  <w:sz w:val="18"/>
                </w:rPr>
                <w:t xml:space="preserve"> by the </w:t>
              </w:r>
              <w:proofErr w:type="spellStart"/>
              <w:r>
                <w:rPr>
                  <w:rFonts w:asciiTheme="majorHAnsi" w:hAnsiTheme="majorHAnsi"/>
                  <w:sz w:val="18"/>
                </w:rPr>
                <w:t>joomla</w:t>
              </w:r>
              <w:proofErr w:type="spellEnd"/>
              <w:r>
                <w:rPr>
                  <w:rFonts w:asciiTheme="majorHAnsi" w:hAnsiTheme="majorHAnsi"/>
                  <w:sz w:val="18"/>
                </w:rPr>
                <w:t xml:space="preserve"> portal</w:t>
              </w:r>
            </w:ins>
            <w:ins w:id="47" w:author="ynedelchev" w:date="2014-04-16T10:54:00Z">
              <w:r>
                <w:rPr>
                  <w:rFonts w:asciiTheme="majorHAnsi" w:hAnsiTheme="majorHAnsi"/>
                  <w:sz w:val="18"/>
                </w:rPr>
                <w:t xml:space="preserve"> and will </w:t>
              </w:r>
              <w:proofErr w:type="spellStart"/>
              <w:r>
                <w:rPr>
                  <w:rFonts w:asciiTheme="majorHAnsi" w:hAnsiTheme="majorHAnsi"/>
                  <w:sz w:val="18"/>
                </w:rPr>
                <w:t>surport</w:t>
              </w:r>
              <w:proofErr w:type="spellEnd"/>
              <w:r>
                <w:rPr>
                  <w:rFonts w:asciiTheme="majorHAnsi" w:hAnsiTheme="majorHAnsi"/>
                  <w:sz w:val="18"/>
                </w:rPr>
                <w:t xml:space="preserve"> API Key authentication and HTTP Basic Authentication only.</w:t>
              </w:r>
            </w:ins>
          </w:p>
        </w:tc>
      </w:tr>
      <w:tr w:rsidR="00E817A1" w:rsidTr="009771BF">
        <w:trPr>
          <w:jc w:val="center"/>
        </w:trPr>
        <w:tc>
          <w:tcPr>
            <w:tcW w:w="1350" w:type="dxa"/>
          </w:tcPr>
          <w:p w:rsidR="00E817A1" w:rsidRPr="0067269D" w:rsidRDefault="00E817A1" w:rsidP="00166C38">
            <w:pPr>
              <w:pStyle w:val="NoSpacing"/>
              <w:rPr>
                <w:rFonts w:asciiTheme="majorHAnsi" w:hAnsiTheme="majorHAnsi"/>
                <w:sz w:val="18"/>
              </w:rPr>
            </w:pPr>
          </w:p>
        </w:tc>
        <w:tc>
          <w:tcPr>
            <w:tcW w:w="2052" w:type="dxa"/>
          </w:tcPr>
          <w:p w:rsidR="00E817A1" w:rsidRPr="0067269D" w:rsidRDefault="00E817A1" w:rsidP="00166C38">
            <w:pPr>
              <w:pStyle w:val="NoSpacing"/>
              <w:rPr>
                <w:rFonts w:asciiTheme="majorHAnsi" w:hAnsiTheme="majorHAnsi"/>
                <w:sz w:val="18"/>
              </w:rPr>
            </w:pPr>
          </w:p>
        </w:tc>
        <w:tc>
          <w:tcPr>
            <w:tcW w:w="1908" w:type="dxa"/>
          </w:tcPr>
          <w:p w:rsidR="00E817A1" w:rsidRPr="0067269D" w:rsidRDefault="00E817A1" w:rsidP="00166C38">
            <w:pPr>
              <w:pStyle w:val="NoSpacing"/>
              <w:rPr>
                <w:rFonts w:asciiTheme="majorHAnsi" w:hAnsiTheme="majorHAnsi"/>
                <w:sz w:val="18"/>
              </w:rPr>
            </w:pPr>
          </w:p>
        </w:tc>
        <w:tc>
          <w:tcPr>
            <w:tcW w:w="4230" w:type="dxa"/>
          </w:tcPr>
          <w:p w:rsidR="00E817A1" w:rsidRPr="0067269D" w:rsidRDefault="00E817A1" w:rsidP="00166C38">
            <w:pPr>
              <w:pStyle w:val="NoSpacing"/>
              <w:rPr>
                <w:rFonts w:asciiTheme="majorHAnsi" w:hAnsiTheme="majorHAnsi"/>
                <w:sz w:val="18"/>
              </w:rPr>
            </w:pPr>
          </w:p>
        </w:tc>
      </w:tr>
      <w:tr w:rsidR="00E817A1" w:rsidTr="009771BF">
        <w:trPr>
          <w:jc w:val="center"/>
        </w:trPr>
        <w:tc>
          <w:tcPr>
            <w:tcW w:w="1350" w:type="dxa"/>
          </w:tcPr>
          <w:p w:rsidR="00E817A1" w:rsidRPr="0067269D" w:rsidRDefault="00E817A1" w:rsidP="00166C38">
            <w:pPr>
              <w:pStyle w:val="NoSpacing"/>
              <w:rPr>
                <w:rFonts w:asciiTheme="majorHAnsi" w:hAnsiTheme="majorHAnsi"/>
                <w:sz w:val="18"/>
              </w:rPr>
            </w:pPr>
          </w:p>
        </w:tc>
        <w:tc>
          <w:tcPr>
            <w:tcW w:w="2052" w:type="dxa"/>
          </w:tcPr>
          <w:p w:rsidR="00E817A1" w:rsidRPr="0067269D" w:rsidRDefault="00E817A1" w:rsidP="00166C38">
            <w:pPr>
              <w:pStyle w:val="NoSpacing"/>
              <w:rPr>
                <w:rFonts w:asciiTheme="majorHAnsi" w:hAnsiTheme="majorHAnsi"/>
                <w:sz w:val="18"/>
              </w:rPr>
            </w:pPr>
          </w:p>
        </w:tc>
        <w:tc>
          <w:tcPr>
            <w:tcW w:w="1908" w:type="dxa"/>
          </w:tcPr>
          <w:p w:rsidR="00E817A1" w:rsidRPr="0067269D" w:rsidRDefault="00E817A1" w:rsidP="00166C38">
            <w:pPr>
              <w:pStyle w:val="NoSpacing"/>
              <w:rPr>
                <w:rFonts w:asciiTheme="majorHAnsi" w:hAnsiTheme="majorHAnsi"/>
                <w:sz w:val="18"/>
              </w:rPr>
            </w:pPr>
          </w:p>
        </w:tc>
        <w:tc>
          <w:tcPr>
            <w:tcW w:w="4230" w:type="dxa"/>
          </w:tcPr>
          <w:p w:rsidR="00E817A1" w:rsidRPr="0067269D" w:rsidRDefault="00E817A1" w:rsidP="00166C38">
            <w:pPr>
              <w:pStyle w:val="NoSpacing"/>
              <w:rPr>
                <w:rFonts w:asciiTheme="majorHAnsi" w:hAnsiTheme="majorHAnsi"/>
                <w:sz w:val="18"/>
              </w:rPr>
            </w:pPr>
          </w:p>
        </w:tc>
      </w:tr>
      <w:tr w:rsidR="00E817A1" w:rsidTr="009771BF">
        <w:trPr>
          <w:jc w:val="center"/>
        </w:trPr>
        <w:tc>
          <w:tcPr>
            <w:tcW w:w="1350" w:type="dxa"/>
          </w:tcPr>
          <w:p w:rsidR="00E817A1" w:rsidRPr="0067269D" w:rsidRDefault="00E817A1" w:rsidP="00166C38">
            <w:pPr>
              <w:pStyle w:val="NoSpacing"/>
              <w:rPr>
                <w:rFonts w:asciiTheme="majorHAnsi" w:hAnsiTheme="majorHAnsi"/>
                <w:sz w:val="18"/>
              </w:rPr>
            </w:pPr>
          </w:p>
        </w:tc>
        <w:tc>
          <w:tcPr>
            <w:tcW w:w="2052" w:type="dxa"/>
          </w:tcPr>
          <w:p w:rsidR="00E817A1" w:rsidRPr="0067269D" w:rsidRDefault="00E817A1" w:rsidP="00166C38">
            <w:pPr>
              <w:pStyle w:val="NoSpacing"/>
              <w:rPr>
                <w:rFonts w:asciiTheme="majorHAnsi" w:hAnsiTheme="majorHAnsi"/>
                <w:sz w:val="18"/>
              </w:rPr>
            </w:pPr>
          </w:p>
        </w:tc>
        <w:tc>
          <w:tcPr>
            <w:tcW w:w="1908" w:type="dxa"/>
          </w:tcPr>
          <w:p w:rsidR="00E817A1" w:rsidRPr="0067269D" w:rsidRDefault="00E817A1" w:rsidP="00166C38">
            <w:pPr>
              <w:pStyle w:val="NoSpacing"/>
              <w:rPr>
                <w:rFonts w:asciiTheme="majorHAnsi" w:hAnsiTheme="majorHAnsi"/>
                <w:sz w:val="18"/>
              </w:rPr>
            </w:pPr>
          </w:p>
        </w:tc>
        <w:tc>
          <w:tcPr>
            <w:tcW w:w="4230" w:type="dxa"/>
          </w:tcPr>
          <w:p w:rsidR="00E817A1" w:rsidRPr="0067269D" w:rsidRDefault="00E817A1" w:rsidP="00166C38">
            <w:pPr>
              <w:pStyle w:val="NoSpacing"/>
              <w:rPr>
                <w:rFonts w:asciiTheme="majorHAnsi" w:hAnsiTheme="majorHAnsi"/>
                <w:sz w:val="18"/>
              </w:rPr>
            </w:pPr>
          </w:p>
        </w:tc>
      </w:tr>
      <w:tr w:rsidR="00E817A1" w:rsidTr="009771BF">
        <w:trPr>
          <w:jc w:val="center"/>
        </w:trPr>
        <w:tc>
          <w:tcPr>
            <w:tcW w:w="1350" w:type="dxa"/>
          </w:tcPr>
          <w:p w:rsidR="00E817A1" w:rsidRPr="0067269D" w:rsidRDefault="00E817A1" w:rsidP="00166C38">
            <w:pPr>
              <w:pStyle w:val="NoSpacing"/>
              <w:rPr>
                <w:rFonts w:asciiTheme="majorHAnsi" w:hAnsiTheme="majorHAnsi"/>
                <w:sz w:val="18"/>
              </w:rPr>
            </w:pPr>
          </w:p>
        </w:tc>
        <w:tc>
          <w:tcPr>
            <w:tcW w:w="2052" w:type="dxa"/>
          </w:tcPr>
          <w:p w:rsidR="00E817A1" w:rsidRPr="0067269D" w:rsidRDefault="00E817A1" w:rsidP="00166C38">
            <w:pPr>
              <w:pStyle w:val="NoSpacing"/>
              <w:rPr>
                <w:rFonts w:asciiTheme="majorHAnsi" w:hAnsiTheme="majorHAnsi"/>
                <w:sz w:val="18"/>
              </w:rPr>
            </w:pPr>
          </w:p>
        </w:tc>
        <w:tc>
          <w:tcPr>
            <w:tcW w:w="1908" w:type="dxa"/>
          </w:tcPr>
          <w:p w:rsidR="00E817A1" w:rsidRPr="0067269D" w:rsidRDefault="00E817A1" w:rsidP="00166C38">
            <w:pPr>
              <w:pStyle w:val="NoSpacing"/>
              <w:rPr>
                <w:rFonts w:asciiTheme="majorHAnsi" w:hAnsiTheme="majorHAnsi"/>
                <w:sz w:val="18"/>
              </w:rPr>
            </w:pPr>
          </w:p>
        </w:tc>
        <w:tc>
          <w:tcPr>
            <w:tcW w:w="4230" w:type="dxa"/>
          </w:tcPr>
          <w:p w:rsidR="00E817A1" w:rsidRPr="0067269D" w:rsidRDefault="00E817A1" w:rsidP="00166C38">
            <w:pPr>
              <w:pStyle w:val="NoSpacing"/>
              <w:rPr>
                <w:rFonts w:asciiTheme="majorHAnsi" w:hAnsiTheme="majorHAnsi"/>
                <w:sz w:val="18"/>
              </w:rPr>
            </w:pPr>
          </w:p>
        </w:tc>
      </w:tr>
      <w:tr w:rsidR="00E817A1" w:rsidTr="009771BF">
        <w:trPr>
          <w:jc w:val="center"/>
        </w:trPr>
        <w:tc>
          <w:tcPr>
            <w:tcW w:w="1350" w:type="dxa"/>
          </w:tcPr>
          <w:p w:rsidR="00E817A1" w:rsidRPr="0067269D" w:rsidRDefault="00E817A1" w:rsidP="00166C38">
            <w:pPr>
              <w:pStyle w:val="NoSpacing"/>
              <w:rPr>
                <w:rFonts w:asciiTheme="majorHAnsi" w:hAnsiTheme="majorHAnsi"/>
                <w:sz w:val="18"/>
              </w:rPr>
            </w:pPr>
          </w:p>
        </w:tc>
        <w:tc>
          <w:tcPr>
            <w:tcW w:w="2052" w:type="dxa"/>
          </w:tcPr>
          <w:p w:rsidR="00E817A1" w:rsidRPr="0067269D" w:rsidRDefault="00E817A1" w:rsidP="00166C38">
            <w:pPr>
              <w:pStyle w:val="NoSpacing"/>
              <w:rPr>
                <w:rFonts w:asciiTheme="majorHAnsi" w:hAnsiTheme="majorHAnsi"/>
                <w:sz w:val="18"/>
              </w:rPr>
            </w:pPr>
          </w:p>
        </w:tc>
        <w:tc>
          <w:tcPr>
            <w:tcW w:w="1908" w:type="dxa"/>
          </w:tcPr>
          <w:p w:rsidR="00E817A1" w:rsidRPr="0067269D" w:rsidRDefault="00E817A1" w:rsidP="00166C38">
            <w:pPr>
              <w:pStyle w:val="NoSpacing"/>
              <w:rPr>
                <w:rFonts w:asciiTheme="majorHAnsi" w:hAnsiTheme="majorHAnsi"/>
                <w:sz w:val="18"/>
              </w:rPr>
            </w:pPr>
          </w:p>
        </w:tc>
        <w:tc>
          <w:tcPr>
            <w:tcW w:w="4230" w:type="dxa"/>
          </w:tcPr>
          <w:p w:rsidR="00E817A1" w:rsidRPr="0067269D" w:rsidRDefault="00E817A1" w:rsidP="00166C38">
            <w:pPr>
              <w:pStyle w:val="NoSpacing"/>
              <w:rPr>
                <w:rFonts w:asciiTheme="majorHAnsi" w:hAnsiTheme="majorHAnsi"/>
                <w:sz w:val="18"/>
              </w:rPr>
            </w:pPr>
          </w:p>
        </w:tc>
      </w:tr>
      <w:tr w:rsidR="00E817A1" w:rsidTr="009771BF">
        <w:trPr>
          <w:jc w:val="center"/>
        </w:trPr>
        <w:tc>
          <w:tcPr>
            <w:tcW w:w="1350" w:type="dxa"/>
          </w:tcPr>
          <w:p w:rsidR="00E817A1" w:rsidRPr="0067269D" w:rsidRDefault="00E817A1" w:rsidP="00166C38">
            <w:pPr>
              <w:pStyle w:val="NoSpacing"/>
              <w:rPr>
                <w:rFonts w:asciiTheme="majorHAnsi" w:hAnsiTheme="majorHAnsi"/>
                <w:sz w:val="18"/>
              </w:rPr>
            </w:pPr>
          </w:p>
        </w:tc>
        <w:tc>
          <w:tcPr>
            <w:tcW w:w="2052" w:type="dxa"/>
          </w:tcPr>
          <w:p w:rsidR="00E817A1" w:rsidRPr="0067269D" w:rsidRDefault="00E817A1" w:rsidP="00166C38">
            <w:pPr>
              <w:pStyle w:val="NoSpacing"/>
              <w:rPr>
                <w:rFonts w:asciiTheme="majorHAnsi" w:hAnsiTheme="majorHAnsi"/>
                <w:sz w:val="18"/>
              </w:rPr>
            </w:pPr>
          </w:p>
        </w:tc>
        <w:tc>
          <w:tcPr>
            <w:tcW w:w="1908" w:type="dxa"/>
          </w:tcPr>
          <w:p w:rsidR="00E817A1" w:rsidRPr="0067269D" w:rsidRDefault="00E817A1" w:rsidP="00166C38">
            <w:pPr>
              <w:pStyle w:val="NoSpacing"/>
              <w:rPr>
                <w:rFonts w:asciiTheme="majorHAnsi" w:hAnsiTheme="majorHAnsi"/>
                <w:sz w:val="18"/>
              </w:rPr>
            </w:pPr>
          </w:p>
        </w:tc>
        <w:tc>
          <w:tcPr>
            <w:tcW w:w="4230" w:type="dxa"/>
          </w:tcPr>
          <w:p w:rsidR="00E817A1" w:rsidRPr="0067269D" w:rsidRDefault="00E817A1" w:rsidP="00166C38">
            <w:pPr>
              <w:pStyle w:val="NoSpacing"/>
              <w:rPr>
                <w:rFonts w:asciiTheme="majorHAnsi" w:hAnsiTheme="majorHAnsi"/>
                <w:sz w:val="18"/>
              </w:rPr>
            </w:pPr>
          </w:p>
        </w:tc>
      </w:tr>
      <w:tr w:rsidR="00E817A1" w:rsidTr="009771BF">
        <w:trPr>
          <w:jc w:val="center"/>
        </w:trPr>
        <w:tc>
          <w:tcPr>
            <w:tcW w:w="1350" w:type="dxa"/>
          </w:tcPr>
          <w:p w:rsidR="00E817A1" w:rsidRPr="0067269D" w:rsidRDefault="00E817A1" w:rsidP="00166C38">
            <w:pPr>
              <w:pStyle w:val="NoSpacing"/>
              <w:rPr>
                <w:rFonts w:asciiTheme="majorHAnsi" w:hAnsiTheme="majorHAnsi"/>
                <w:sz w:val="18"/>
              </w:rPr>
            </w:pPr>
          </w:p>
        </w:tc>
        <w:tc>
          <w:tcPr>
            <w:tcW w:w="2052" w:type="dxa"/>
          </w:tcPr>
          <w:p w:rsidR="00E817A1" w:rsidRPr="0067269D" w:rsidRDefault="00E817A1" w:rsidP="00166C38">
            <w:pPr>
              <w:pStyle w:val="NoSpacing"/>
              <w:rPr>
                <w:rFonts w:asciiTheme="majorHAnsi" w:hAnsiTheme="majorHAnsi"/>
                <w:sz w:val="18"/>
              </w:rPr>
            </w:pPr>
          </w:p>
        </w:tc>
        <w:tc>
          <w:tcPr>
            <w:tcW w:w="1908" w:type="dxa"/>
          </w:tcPr>
          <w:p w:rsidR="00E817A1" w:rsidRPr="0067269D" w:rsidRDefault="00E817A1" w:rsidP="00166C38">
            <w:pPr>
              <w:pStyle w:val="NoSpacing"/>
              <w:rPr>
                <w:rFonts w:asciiTheme="majorHAnsi" w:hAnsiTheme="majorHAnsi"/>
                <w:sz w:val="18"/>
              </w:rPr>
            </w:pPr>
          </w:p>
        </w:tc>
        <w:tc>
          <w:tcPr>
            <w:tcW w:w="4230" w:type="dxa"/>
          </w:tcPr>
          <w:p w:rsidR="00E817A1" w:rsidRPr="0067269D" w:rsidRDefault="00E817A1" w:rsidP="00166C38">
            <w:pPr>
              <w:pStyle w:val="NoSpacing"/>
              <w:rPr>
                <w:rFonts w:asciiTheme="majorHAnsi" w:hAnsiTheme="majorHAnsi"/>
                <w:sz w:val="18"/>
              </w:rPr>
            </w:pPr>
          </w:p>
        </w:tc>
      </w:tr>
      <w:tr w:rsidR="00E817A1" w:rsidTr="009771BF">
        <w:trPr>
          <w:jc w:val="center"/>
        </w:trPr>
        <w:tc>
          <w:tcPr>
            <w:tcW w:w="1350" w:type="dxa"/>
          </w:tcPr>
          <w:p w:rsidR="00E817A1" w:rsidRPr="0067269D" w:rsidRDefault="00E817A1" w:rsidP="00166C38">
            <w:pPr>
              <w:pStyle w:val="NoSpacing"/>
              <w:rPr>
                <w:rFonts w:asciiTheme="majorHAnsi" w:hAnsiTheme="majorHAnsi"/>
                <w:sz w:val="18"/>
              </w:rPr>
            </w:pPr>
          </w:p>
        </w:tc>
        <w:tc>
          <w:tcPr>
            <w:tcW w:w="2052" w:type="dxa"/>
          </w:tcPr>
          <w:p w:rsidR="00E817A1" w:rsidRPr="0067269D" w:rsidRDefault="00E817A1" w:rsidP="00166C38">
            <w:pPr>
              <w:pStyle w:val="NoSpacing"/>
              <w:rPr>
                <w:rFonts w:asciiTheme="majorHAnsi" w:hAnsiTheme="majorHAnsi"/>
                <w:sz w:val="18"/>
              </w:rPr>
            </w:pPr>
          </w:p>
        </w:tc>
        <w:tc>
          <w:tcPr>
            <w:tcW w:w="1908" w:type="dxa"/>
          </w:tcPr>
          <w:p w:rsidR="00E817A1" w:rsidRPr="0067269D" w:rsidRDefault="00E817A1" w:rsidP="00166C38">
            <w:pPr>
              <w:pStyle w:val="NoSpacing"/>
              <w:rPr>
                <w:rFonts w:asciiTheme="majorHAnsi" w:hAnsiTheme="majorHAnsi"/>
                <w:sz w:val="18"/>
              </w:rPr>
            </w:pPr>
          </w:p>
        </w:tc>
        <w:tc>
          <w:tcPr>
            <w:tcW w:w="4230" w:type="dxa"/>
          </w:tcPr>
          <w:p w:rsidR="00E817A1" w:rsidRPr="0067269D" w:rsidRDefault="00E817A1" w:rsidP="00166C38">
            <w:pPr>
              <w:pStyle w:val="NoSpacing"/>
              <w:rPr>
                <w:rFonts w:asciiTheme="majorHAnsi" w:hAnsiTheme="majorHAnsi"/>
                <w:sz w:val="18"/>
              </w:rPr>
            </w:pPr>
          </w:p>
        </w:tc>
      </w:tr>
      <w:tr w:rsidR="00E817A1" w:rsidTr="009771BF">
        <w:trPr>
          <w:jc w:val="center"/>
        </w:trPr>
        <w:tc>
          <w:tcPr>
            <w:tcW w:w="1350" w:type="dxa"/>
          </w:tcPr>
          <w:p w:rsidR="00E817A1" w:rsidRPr="0067269D" w:rsidRDefault="00E817A1" w:rsidP="00166C38">
            <w:pPr>
              <w:pStyle w:val="NoSpacing"/>
              <w:rPr>
                <w:rFonts w:asciiTheme="majorHAnsi" w:hAnsiTheme="majorHAnsi"/>
                <w:sz w:val="18"/>
              </w:rPr>
            </w:pPr>
          </w:p>
        </w:tc>
        <w:tc>
          <w:tcPr>
            <w:tcW w:w="2052" w:type="dxa"/>
          </w:tcPr>
          <w:p w:rsidR="00E817A1" w:rsidRPr="0067269D" w:rsidRDefault="00E817A1" w:rsidP="00166C38">
            <w:pPr>
              <w:pStyle w:val="NoSpacing"/>
              <w:rPr>
                <w:rFonts w:asciiTheme="majorHAnsi" w:hAnsiTheme="majorHAnsi"/>
                <w:sz w:val="18"/>
              </w:rPr>
            </w:pPr>
          </w:p>
        </w:tc>
        <w:tc>
          <w:tcPr>
            <w:tcW w:w="1908" w:type="dxa"/>
          </w:tcPr>
          <w:p w:rsidR="00E817A1" w:rsidRPr="0067269D" w:rsidRDefault="00E817A1" w:rsidP="00166C38">
            <w:pPr>
              <w:pStyle w:val="NoSpacing"/>
              <w:rPr>
                <w:rFonts w:asciiTheme="majorHAnsi" w:hAnsiTheme="majorHAnsi"/>
                <w:sz w:val="18"/>
              </w:rPr>
            </w:pPr>
          </w:p>
        </w:tc>
        <w:tc>
          <w:tcPr>
            <w:tcW w:w="4230" w:type="dxa"/>
          </w:tcPr>
          <w:p w:rsidR="00E817A1" w:rsidRPr="0067269D" w:rsidRDefault="00E817A1" w:rsidP="00166C38">
            <w:pPr>
              <w:pStyle w:val="NoSpacing"/>
              <w:rPr>
                <w:rFonts w:asciiTheme="majorHAnsi" w:hAnsiTheme="majorHAnsi"/>
                <w:sz w:val="18"/>
              </w:rPr>
            </w:pPr>
          </w:p>
        </w:tc>
      </w:tr>
      <w:tr w:rsidR="00E817A1" w:rsidTr="009771BF">
        <w:trPr>
          <w:jc w:val="center"/>
        </w:trPr>
        <w:tc>
          <w:tcPr>
            <w:tcW w:w="1350" w:type="dxa"/>
          </w:tcPr>
          <w:p w:rsidR="00E817A1" w:rsidRPr="0067269D" w:rsidRDefault="00E817A1" w:rsidP="00166C38">
            <w:pPr>
              <w:pStyle w:val="NoSpacing"/>
              <w:rPr>
                <w:rFonts w:asciiTheme="majorHAnsi" w:hAnsiTheme="majorHAnsi"/>
                <w:sz w:val="18"/>
              </w:rPr>
            </w:pPr>
          </w:p>
        </w:tc>
        <w:tc>
          <w:tcPr>
            <w:tcW w:w="2052" w:type="dxa"/>
          </w:tcPr>
          <w:p w:rsidR="00E817A1" w:rsidRPr="0067269D" w:rsidRDefault="00E817A1" w:rsidP="00166C38">
            <w:pPr>
              <w:pStyle w:val="NoSpacing"/>
              <w:rPr>
                <w:rFonts w:asciiTheme="majorHAnsi" w:hAnsiTheme="majorHAnsi"/>
                <w:sz w:val="18"/>
              </w:rPr>
            </w:pPr>
          </w:p>
        </w:tc>
        <w:tc>
          <w:tcPr>
            <w:tcW w:w="1908" w:type="dxa"/>
          </w:tcPr>
          <w:p w:rsidR="00E817A1" w:rsidRPr="0067269D" w:rsidRDefault="00E817A1" w:rsidP="00166C38">
            <w:pPr>
              <w:pStyle w:val="NoSpacing"/>
              <w:rPr>
                <w:rFonts w:asciiTheme="majorHAnsi" w:hAnsiTheme="majorHAnsi"/>
                <w:sz w:val="18"/>
              </w:rPr>
            </w:pPr>
          </w:p>
        </w:tc>
        <w:tc>
          <w:tcPr>
            <w:tcW w:w="4230" w:type="dxa"/>
          </w:tcPr>
          <w:p w:rsidR="00E817A1" w:rsidRPr="0067269D" w:rsidRDefault="00E817A1" w:rsidP="00166C38">
            <w:pPr>
              <w:pStyle w:val="NoSpacing"/>
              <w:rPr>
                <w:rFonts w:asciiTheme="majorHAnsi" w:hAnsiTheme="majorHAnsi"/>
                <w:sz w:val="18"/>
              </w:rPr>
            </w:pPr>
          </w:p>
        </w:tc>
      </w:tr>
      <w:tr w:rsidR="00E817A1" w:rsidTr="009771BF">
        <w:trPr>
          <w:jc w:val="center"/>
        </w:trPr>
        <w:tc>
          <w:tcPr>
            <w:tcW w:w="1350" w:type="dxa"/>
          </w:tcPr>
          <w:p w:rsidR="00E817A1" w:rsidRPr="0067269D" w:rsidRDefault="00E817A1" w:rsidP="00166C38">
            <w:pPr>
              <w:pStyle w:val="NoSpacing"/>
              <w:rPr>
                <w:rFonts w:asciiTheme="majorHAnsi" w:hAnsiTheme="majorHAnsi"/>
                <w:sz w:val="18"/>
              </w:rPr>
            </w:pPr>
          </w:p>
        </w:tc>
        <w:tc>
          <w:tcPr>
            <w:tcW w:w="2052" w:type="dxa"/>
          </w:tcPr>
          <w:p w:rsidR="00E817A1" w:rsidRPr="0067269D" w:rsidRDefault="00E817A1" w:rsidP="00166C38">
            <w:pPr>
              <w:pStyle w:val="NoSpacing"/>
              <w:rPr>
                <w:rFonts w:asciiTheme="majorHAnsi" w:hAnsiTheme="majorHAnsi"/>
                <w:sz w:val="18"/>
              </w:rPr>
            </w:pPr>
          </w:p>
        </w:tc>
        <w:tc>
          <w:tcPr>
            <w:tcW w:w="1908" w:type="dxa"/>
          </w:tcPr>
          <w:p w:rsidR="00E817A1" w:rsidRPr="0067269D" w:rsidRDefault="00E817A1" w:rsidP="00166C38">
            <w:pPr>
              <w:pStyle w:val="NoSpacing"/>
              <w:rPr>
                <w:rFonts w:asciiTheme="majorHAnsi" w:hAnsiTheme="majorHAnsi"/>
                <w:sz w:val="18"/>
              </w:rPr>
            </w:pPr>
          </w:p>
        </w:tc>
        <w:tc>
          <w:tcPr>
            <w:tcW w:w="4230" w:type="dxa"/>
          </w:tcPr>
          <w:p w:rsidR="00E817A1" w:rsidRPr="0067269D" w:rsidRDefault="00E817A1" w:rsidP="00166C38">
            <w:pPr>
              <w:pStyle w:val="NoSpacing"/>
              <w:rPr>
                <w:rFonts w:asciiTheme="majorHAnsi" w:hAnsiTheme="majorHAnsi"/>
                <w:sz w:val="18"/>
              </w:rPr>
            </w:pPr>
          </w:p>
        </w:tc>
      </w:tr>
      <w:tr w:rsidR="00E817A1" w:rsidTr="009771BF">
        <w:trPr>
          <w:jc w:val="center"/>
        </w:trPr>
        <w:tc>
          <w:tcPr>
            <w:tcW w:w="1350" w:type="dxa"/>
          </w:tcPr>
          <w:p w:rsidR="00E817A1" w:rsidRPr="0067269D" w:rsidRDefault="00E817A1" w:rsidP="00166C38">
            <w:pPr>
              <w:pStyle w:val="NoSpacing"/>
              <w:rPr>
                <w:rFonts w:asciiTheme="majorHAnsi" w:hAnsiTheme="majorHAnsi"/>
                <w:sz w:val="18"/>
              </w:rPr>
            </w:pPr>
          </w:p>
        </w:tc>
        <w:tc>
          <w:tcPr>
            <w:tcW w:w="2052" w:type="dxa"/>
          </w:tcPr>
          <w:p w:rsidR="00E817A1" w:rsidRPr="0067269D" w:rsidRDefault="00E817A1" w:rsidP="00166C38">
            <w:pPr>
              <w:pStyle w:val="NoSpacing"/>
              <w:rPr>
                <w:rFonts w:asciiTheme="majorHAnsi" w:hAnsiTheme="majorHAnsi"/>
                <w:sz w:val="18"/>
              </w:rPr>
            </w:pPr>
          </w:p>
        </w:tc>
        <w:tc>
          <w:tcPr>
            <w:tcW w:w="1908" w:type="dxa"/>
          </w:tcPr>
          <w:p w:rsidR="00E817A1" w:rsidRPr="0067269D" w:rsidRDefault="00E817A1" w:rsidP="00166C38">
            <w:pPr>
              <w:pStyle w:val="NoSpacing"/>
              <w:rPr>
                <w:rFonts w:asciiTheme="majorHAnsi" w:hAnsiTheme="majorHAnsi"/>
                <w:sz w:val="18"/>
              </w:rPr>
            </w:pPr>
          </w:p>
        </w:tc>
        <w:tc>
          <w:tcPr>
            <w:tcW w:w="4230" w:type="dxa"/>
          </w:tcPr>
          <w:p w:rsidR="00E817A1" w:rsidRPr="0067269D" w:rsidRDefault="00E817A1" w:rsidP="00166C38">
            <w:pPr>
              <w:pStyle w:val="NoSpacing"/>
              <w:rPr>
                <w:rFonts w:asciiTheme="majorHAnsi" w:hAnsiTheme="majorHAnsi"/>
                <w:sz w:val="18"/>
              </w:rPr>
            </w:pPr>
          </w:p>
        </w:tc>
      </w:tr>
      <w:tr w:rsidR="00E817A1" w:rsidTr="009771BF">
        <w:trPr>
          <w:jc w:val="center"/>
        </w:trPr>
        <w:tc>
          <w:tcPr>
            <w:tcW w:w="1350" w:type="dxa"/>
          </w:tcPr>
          <w:p w:rsidR="00E817A1" w:rsidRPr="0067269D" w:rsidRDefault="00E817A1" w:rsidP="00166C38">
            <w:pPr>
              <w:pStyle w:val="NoSpacing"/>
              <w:rPr>
                <w:rFonts w:asciiTheme="majorHAnsi" w:hAnsiTheme="majorHAnsi"/>
                <w:sz w:val="18"/>
              </w:rPr>
            </w:pPr>
          </w:p>
        </w:tc>
        <w:tc>
          <w:tcPr>
            <w:tcW w:w="2052" w:type="dxa"/>
          </w:tcPr>
          <w:p w:rsidR="00E817A1" w:rsidRPr="0067269D" w:rsidRDefault="00E817A1" w:rsidP="00166C38">
            <w:pPr>
              <w:pStyle w:val="NoSpacing"/>
              <w:rPr>
                <w:rFonts w:asciiTheme="majorHAnsi" w:hAnsiTheme="majorHAnsi"/>
                <w:sz w:val="18"/>
              </w:rPr>
            </w:pPr>
          </w:p>
        </w:tc>
        <w:tc>
          <w:tcPr>
            <w:tcW w:w="1908" w:type="dxa"/>
          </w:tcPr>
          <w:p w:rsidR="00E817A1" w:rsidRPr="0067269D" w:rsidRDefault="00E817A1" w:rsidP="00166C38">
            <w:pPr>
              <w:pStyle w:val="NoSpacing"/>
              <w:rPr>
                <w:rFonts w:asciiTheme="majorHAnsi" w:hAnsiTheme="majorHAnsi"/>
                <w:sz w:val="18"/>
              </w:rPr>
            </w:pPr>
          </w:p>
        </w:tc>
        <w:tc>
          <w:tcPr>
            <w:tcW w:w="4230" w:type="dxa"/>
          </w:tcPr>
          <w:p w:rsidR="00E817A1" w:rsidRPr="0067269D" w:rsidRDefault="00E817A1" w:rsidP="00166C38">
            <w:pPr>
              <w:pStyle w:val="NoSpacing"/>
              <w:rPr>
                <w:rFonts w:asciiTheme="majorHAnsi" w:hAnsiTheme="majorHAnsi"/>
                <w:sz w:val="18"/>
              </w:rPr>
            </w:pPr>
          </w:p>
        </w:tc>
      </w:tr>
      <w:tr w:rsidR="00E817A1" w:rsidTr="009771BF">
        <w:trPr>
          <w:jc w:val="center"/>
        </w:trPr>
        <w:tc>
          <w:tcPr>
            <w:tcW w:w="1350" w:type="dxa"/>
          </w:tcPr>
          <w:p w:rsidR="00E817A1" w:rsidRPr="0067269D" w:rsidRDefault="00E817A1" w:rsidP="00166C38">
            <w:pPr>
              <w:pStyle w:val="NoSpacing"/>
              <w:rPr>
                <w:rFonts w:asciiTheme="majorHAnsi" w:hAnsiTheme="majorHAnsi"/>
                <w:sz w:val="18"/>
              </w:rPr>
            </w:pPr>
          </w:p>
        </w:tc>
        <w:tc>
          <w:tcPr>
            <w:tcW w:w="2052" w:type="dxa"/>
          </w:tcPr>
          <w:p w:rsidR="00E817A1" w:rsidRPr="0067269D" w:rsidRDefault="00E817A1" w:rsidP="00166C38">
            <w:pPr>
              <w:pStyle w:val="NoSpacing"/>
              <w:rPr>
                <w:rFonts w:asciiTheme="majorHAnsi" w:hAnsiTheme="majorHAnsi"/>
                <w:sz w:val="18"/>
              </w:rPr>
            </w:pPr>
          </w:p>
        </w:tc>
        <w:tc>
          <w:tcPr>
            <w:tcW w:w="1908" w:type="dxa"/>
          </w:tcPr>
          <w:p w:rsidR="00E817A1" w:rsidRPr="0067269D" w:rsidRDefault="00E817A1" w:rsidP="00166C38">
            <w:pPr>
              <w:pStyle w:val="NoSpacing"/>
              <w:rPr>
                <w:rFonts w:asciiTheme="majorHAnsi" w:hAnsiTheme="majorHAnsi"/>
                <w:sz w:val="18"/>
              </w:rPr>
            </w:pPr>
          </w:p>
        </w:tc>
        <w:tc>
          <w:tcPr>
            <w:tcW w:w="4230" w:type="dxa"/>
          </w:tcPr>
          <w:p w:rsidR="00E817A1" w:rsidRPr="0067269D" w:rsidRDefault="00E817A1" w:rsidP="00166C38">
            <w:pPr>
              <w:pStyle w:val="NoSpacing"/>
              <w:rPr>
                <w:rFonts w:asciiTheme="majorHAnsi" w:hAnsiTheme="majorHAnsi"/>
                <w:sz w:val="18"/>
              </w:rPr>
            </w:pPr>
          </w:p>
        </w:tc>
      </w:tr>
      <w:tr w:rsidR="00E817A1" w:rsidTr="009771BF">
        <w:trPr>
          <w:jc w:val="center"/>
        </w:trPr>
        <w:tc>
          <w:tcPr>
            <w:tcW w:w="1350" w:type="dxa"/>
          </w:tcPr>
          <w:p w:rsidR="00E817A1" w:rsidRPr="0067269D" w:rsidRDefault="00E817A1" w:rsidP="00166C38">
            <w:pPr>
              <w:pStyle w:val="NoSpacing"/>
              <w:rPr>
                <w:rFonts w:asciiTheme="majorHAnsi" w:hAnsiTheme="majorHAnsi"/>
                <w:sz w:val="18"/>
              </w:rPr>
            </w:pPr>
          </w:p>
        </w:tc>
        <w:tc>
          <w:tcPr>
            <w:tcW w:w="2052" w:type="dxa"/>
          </w:tcPr>
          <w:p w:rsidR="00E817A1" w:rsidRPr="0067269D" w:rsidRDefault="00E817A1" w:rsidP="00166C38">
            <w:pPr>
              <w:pStyle w:val="NoSpacing"/>
              <w:rPr>
                <w:rFonts w:asciiTheme="majorHAnsi" w:hAnsiTheme="majorHAnsi"/>
                <w:sz w:val="18"/>
              </w:rPr>
            </w:pPr>
          </w:p>
        </w:tc>
        <w:tc>
          <w:tcPr>
            <w:tcW w:w="1908" w:type="dxa"/>
          </w:tcPr>
          <w:p w:rsidR="00E817A1" w:rsidRPr="0067269D" w:rsidRDefault="00E817A1" w:rsidP="00166C38">
            <w:pPr>
              <w:pStyle w:val="NoSpacing"/>
              <w:rPr>
                <w:rFonts w:asciiTheme="majorHAnsi" w:hAnsiTheme="majorHAnsi"/>
                <w:sz w:val="18"/>
              </w:rPr>
            </w:pPr>
          </w:p>
        </w:tc>
        <w:tc>
          <w:tcPr>
            <w:tcW w:w="4230" w:type="dxa"/>
          </w:tcPr>
          <w:p w:rsidR="00E817A1" w:rsidRPr="0067269D" w:rsidRDefault="00E817A1" w:rsidP="00166C38">
            <w:pPr>
              <w:pStyle w:val="NoSpacing"/>
              <w:rPr>
                <w:rFonts w:asciiTheme="majorHAnsi" w:hAnsiTheme="majorHAnsi"/>
                <w:sz w:val="18"/>
              </w:rPr>
            </w:pPr>
          </w:p>
        </w:tc>
      </w:tr>
      <w:tr w:rsidR="00E817A1" w:rsidTr="009771BF">
        <w:trPr>
          <w:jc w:val="center"/>
        </w:trPr>
        <w:tc>
          <w:tcPr>
            <w:tcW w:w="1350" w:type="dxa"/>
          </w:tcPr>
          <w:p w:rsidR="00E817A1" w:rsidRPr="0067269D" w:rsidRDefault="00E817A1" w:rsidP="00166C38">
            <w:pPr>
              <w:pStyle w:val="NoSpacing"/>
              <w:rPr>
                <w:rFonts w:asciiTheme="majorHAnsi" w:hAnsiTheme="majorHAnsi"/>
                <w:sz w:val="18"/>
              </w:rPr>
            </w:pPr>
          </w:p>
        </w:tc>
        <w:tc>
          <w:tcPr>
            <w:tcW w:w="2052" w:type="dxa"/>
          </w:tcPr>
          <w:p w:rsidR="00E817A1" w:rsidRPr="0067269D" w:rsidRDefault="00E817A1" w:rsidP="00166C38">
            <w:pPr>
              <w:pStyle w:val="NoSpacing"/>
              <w:rPr>
                <w:rFonts w:asciiTheme="majorHAnsi" w:hAnsiTheme="majorHAnsi"/>
                <w:sz w:val="18"/>
              </w:rPr>
            </w:pPr>
          </w:p>
        </w:tc>
        <w:tc>
          <w:tcPr>
            <w:tcW w:w="1908" w:type="dxa"/>
          </w:tcPr>
          <w:p w:rsidR="00E817A1" w:rsidRPr="0067269D" w:rsidRDefault="00E817A1" w:rsidP="00166C38">
            <w:pPr>
              <w:pStyle w:val="NoSpacing"/>
              <w:rPr>
                <w:rFonts w:asciiTheme="majorHAnsi" w:hAnsiTheme="majorHAnsi"/>
                <w:sz w:val="18"/>
              </w:rPr>
            </w:pPr>
          </w:p>
        </w:tc>
        <w:tc>
          <w:tcPr>
            <w:tcW w:w="4230" w:type="dxa"/>
          </w:tcPr>
          <w:p w:rsidR="00E817A1" w:rsidRPr="0067269D" w:rsidRDefault="00E817A1" w:rsidP="00166C38">
            <w:pPr>
              <w:pStyle w:val="NoSpacing"/>
              <w:rPr>
                <w:rFonts w:asciiTheme="majorHAnsi" w:hAnsiTheme="majorHAnsi"/>
                <w:sz w:val="18"/>
              </w:rPr>
            </w:pPr>
          </w:p>
        </w:tc>
      </w:tr>
      <w:tr w:rsidR="00E817A1" w:rsidTr="009771BF">
        <w:trPr>
          <w:jc w:val="center"/>
        </w:trPr>
        <w:tc>
          <w:tcPr>
            <w:tcW w:w="1350" w:type="dxa"/>
          </w:tcPr>
          <w:p w:rsidR="00E817A1" w:rsidRPr="0067269D" w:rsidRDefault="00E817A1" w:rsidP="00166C38">
            <w:pPr>
              <w:pStyle w:val="NoSpacing"/>
              <w:rPr>
                <w:rFonts w:asciiTheme="majorHAnsi" w:hAnsiTheme="majorHAnsi"/>
                <w:sz w:val="18"/>
              </w:rPr>
            </w:pPr>
          </w:p>
        </w:tc>
        <w:tc>
          <w:tcPr>
            <w:tcW w:w="2052" w:type="dxa"/>
          </w:tcPr>
          <w:p w:rsidR="00E817A1" w:rsidRPr="0067269D" w:rsidRDefault="00E817A1" w:rsidP="00166C38">
            <w:pPr>
              <w:pStyle w:val="NoSpacing"/>
              <w:rPr>
                <w:rFonts w:asciiTheme="majorHAnsi" w:hAnsiTheme="majorHAnsi"/>
                <w:sz w:val="18"/>
              </w:rPr>
            </w:pPr>
          </w:p>
        </w:tc>
        <w:tc>
          <w:tcPr>
            <w:tcW w:w="1908" w:type="dxa"/>
          </w:tcPr>
          <w:p w:rsidR="00E817A1" w:rsidRPr="0067269D" w:rsidRDefault="00E817A1" w:rsidP="00166C38">
            <w:pPr>
              <w:pStyle w:val="NoSpacing"/>
              <w:rPr>
                <w:rFonts w:asciiTheme="majorHAnsi" w:hAnsiTheme="majorHAnsi"/>
                <w:sz w:val="18"/>
              </w:rPr>
            </w:pPr>
          </w:p>
        </w:tc>
        <w:tc>
          <w:tcPr>
            <w:tcW w:w="4230" w:type="dxa"/>
          </w:tcPr>
          <w:p w:rsidR="00E817A1" w:rsidRPr="0067269D" w:rsidRDefault="00E817A1" w:rsidP="00166C38">
            <w:pPr>
              <w:pStyle w:val="NoSpacing"/>
              <w:rPr>
                <w:rFonts w:asciiTheme="majorHAnsi" w:hAnsiTheme="majorHAnsi"/>
                <w:sz w:val="18"/>
              </w:rPr>
            </w:pPr>
          </w:p>
        </w:tc>
      </w:tr>
      <w:tr w:rsidR="00E817A1" w:rsidTr="009771BF">
        <w:trPr>
          <w:jc w:val="center"/>
        </w:trPr>
        <w:tc>
          <w:tcPr>
            <w:tcW w:w="1350" w:type="dxa"/>
          </w:tcPr>
          <w:p w:rsidR="00E817A1" w:rsidRPr="0067269D" w:rsidRDefault="00E817A1" w:rsidP="00166C38">
            <w:pPr>
              <w:pStyle w:val="NoSpacing"/>
              <w:rPr>
                <w:rFonts w:asciiTheme="majorHAnsi" w:hAnsiTheme="majorHAnsi"/>
                <w:sz w:val="18"/>
              </w:rPr>
            </w:pPr>
          </w:p>
        </w:tc>
        <w:tc>
          <w:tcPr>
            <w:tcW w:w="2052" w:type="dxa"/>
          </w:tcPr>
          <w:p w:rsidR="00E817A1" w:rsidRPr="0067269D" w:rsidRDefault="00E817A1" w:rsidP="00166C38">
            <w:pPr>
              <w:pStyle w:val="NoSpacing"/>
              <w:rPr>
                <w:rFonts w:asciiTheme="majorHAnsi" w:hAnsiTheme="majorHAnsi"/>
                <w:sz w:val="18"/>
              </w:rPr>
            </w:pPr>
          </w:p>
        </w:tc>
        <w:tc>
          <w:tcPr>
            <w:tcW w:w="1908" w:type="dxa"/>
          </w:tcPr>
          <w:p w:rsidR="00E817A1" w:rsidRPr="0067269D" w:rsidRDefault="00E817A1" w:rsidP="00166C38">
            <w:pPr>
              <w:pStyle w:val="NoSpacing"/>
              <w:rPr>
                <w:rFonts w:asciiTheme="majorHAnsi" w:hAnsiTheme="majorHAnsi"/>
                <w:sz w:val="18"/>
              </w:rPr>
            </w:pPr>
          </w:p>
        </w:tc>
        <w:tc>
          <w:tcPr>
            <w:tcW w:w="4230" w:type="dxa"/>
          </w:tcPr>
          <w:p w:rsidR="00E817A1" w:rsidRPr="0067269D" w:rsidRDefault="00E817A1" w:rsidP="00166C38">
            <w:pPr>
              <w:pStyle w:val="NoSpacing"/>
              <w:rPr>
                <w:rFonts w:asciiTheme="majorHAnsi" w:hAnsiTheme="majorHAnsi"/>
                <w:sz w:val="18"/>
              </w:rPr>
            </w:pPr>
          </w:p>
        </w:tc>
      </w:tr>
    </w:tbl>
    <w:p w:rsidR="00166C38" w:rsidRDefault="00166C38" w:rsidP="00E414F4"/>
    <w:p w:rsidR="00771A16" w:rsidRPr="00BF7DE3" w:rsidRDefault="00566859" w:rsidP="00771A16">
      <w:pPr>
        <w:pStyle w:val="Heading1"/>
      </w:pPr>
      <w:bookmarkStart w:id="48" w:name="_Toc382493382"/>
      <w:r>
        <w:lastRenderedPageBreak/>
        <w:t>O</w:t>
      </w:r>
      <w:r w:rsidR="00734E22">
        <w:t>verview</w:t>
      </w:r>
      <w:bookmarkEnd w:id="30"/>
      <w:bookmarkEnd w:id="31"/>
      <w:bookmarkEnd w:id="32"/>
      <w:bookmarkEnd w:id="33"/>
      <w:bookmarkEnd w:id="34"/>
      <w:bookmarkEnd w:id="36"/>
      <w:bookmarkEnd w:id="48"/>
    </w:p>
    <w:p w:rsidR="00771A16" w:rsidRPr="00BF7DE3" w:rsidRDefault="00AC454E" w:rsidP="00325398">
      <w:pPr>
        <w:pStyle w:val="introChapter"/>
        <w:spacing w:before="120"/>
        <w:ind w:hanging="288"/>
      </w:pPr>
      <w:r w:rsidRPr="00BF7DE3">
        <w:t>in this chapter</w:t>
      </w:r>
    </w:p>
    <w:p w:rsidR="00AC454E" w:rsidRDefault="00566859" w:rsidP="00D8511A">
      <w:r w:rsidRPr="00AE1C85">
        <w:t>This chapter briefly describes</w:t>
      </w:r>
      <w:r>
        <w:t xml:space="preserve"> </w:t>
      </w:r>
      <w:r w:rsidR="0057746E">
        <w:t>the features of the solution</w:t>
      </w:r>
      <w:r w:rsidR="00E45EE9">
        <w:t xml:space="preserve"> package.</w:t>
      </w:r>
    </w:p>
    <w:p w:rsidR="00166C38" w:rsidRDefault="00166C38" w:rsidP="00B8013D">
      <w:pPr>
        <w:pStyle w:val="Heading2"/>
      </w:pPr>
      <w:bookmarkStart w:id="49" w:name="_Toc382493383"/>
      <w:r>
        <w:t>Prerequisites</w:t>
      </w:r>
      <w:bookmarkEnd w:id="49"/>
    </w:p>
    <w:p w:rsidR="00EB793A" w:rsidRDefault="00EB793A" w:rsidP="00E414F4">
      <w:r>
        <w:t xml:space="preserve">Host Environment with </w:t>
      </w:r>
    </w:p>
    <w:p w:rsidR="00EB793A" w:rsidRDefault="009A72BF" w:rsidP="000901BD">
      <w:pPr>
        <w:pStyle w:val="ListParagraph"/>
        <w:numPr>
          <w:ilvl w:val="0"/>
          <w:numId w:val="12"/>
        </w:numPr>
        <w:spacing w:after="0"/>
        <w:ind w:left="714" w:hanging="357"/>
      </w:pPr>
      <w:commentRangeStart w:id="50"/>
      <w:r>
        <w:t>Installed</w:t>
      </w:r>
      <w:r w:rsidR="00EB793A">
        <w:t xml:space="preserve"> Apache Web Server</w:t>
      </w:r>
      <w:r w:rsidR="00F22745">
        <w:tab/>
      </w:r>
      <w:r w:rsidR="00F22745">
        <w:tab/>
      </w:r>
      <w:r w:rsidR="00F22745">
        <w:tab/>
      </w:r>
      <w:r w:rsidR="00F22745" w:rsidRPr="00F22745">
        <w:rPr>
          <w:b/>
        </w:rPr>
        <w:t>(</w:t>
      </w:r>
      <w:hyperlink r:id="rId16" w:history="1">
        <w:r w:rsidR="00F22745" w:rsidRPr="00F22745">
          <w:rPr>
            <w:rStyle w:val="Hyperlink"/>
            <w:b/>
          </w:rPr>
          <w:t>http://www.apache.org/</w:t>
        </w:r>
      </w:hyperlink>
      <w:r w:rsidR="00F22745" w:rsidRPr="00F22745">
        <w:rPr>
          <w:b/>
        </w:rPr>
        <w:t>)</w:t>
      </w:r>
    </w:p>
    <w:p w:rsidR="00EB793A" w:rsidRDefault="00EB793A" w:rsidP="000901BD">
      <w:pPr>
        <w:pStyle w:val="ListParagraph"/>
        <w:numPr>
          <w:ilvl w:val="0"/>
          <w:numId w:val="12"/>
        </w:numPr>
        <w:spacing w:after="0"/>
        <w:ind w:left="714" w:hanging="357"/>
      </w:pPr>
      <w:r>
        <w:t>PHP Support</w:t>
      </w:r>
      <w:r w:rsidR="00F22745">
        <w:tab/>
      </w:r>
      <w:r w:rsidR="00F22745">
        <w:tab/>
      </w:r>
      <w:r w:rsidR="00F22745">
        <w:tab/>
      </w:r>
      <w:r w:rsidR="00F22745">
        <w:tab/>
      </w:r>
      <w:r w:rsidR="00F22745">
        <w:tab/>
      </w:r>
      <w:r w:rsidR="00F22745">
        <w:tab/>
      </w:r>
      <w:r w:rsidR="00F22745">
        <w:tab/>
      </w:r>
      <w:r w:rsidR="00F22745" w:rsidRPr="00F22745">
        <w:rPr>
          <w:b/>
        </w:rPr>
        <w:t>(</w:t>
      </w:r>
      <w:hyperlink r:id="rId17" w:history="1">
        <w:r w:rsidR="00F22745" w:rsidRPr="00F22745">
          <w:rPr>
            <w:rStyle w:val="Hyperlink"/>
            <w:b/>
          </w:rPr>
          <w:t>http://www.php.net/</w:t>
        </w:r>
      </w:hyperlink>
      <w:r w:rsidR="00F22745" w:rsidRPr="00F22745">
        <w:rPr>
          <w:b/>
        </w:rPr>
        <w:t>)</w:t>
      </w:r>
    </w:p>
    <w:p w:rsidR="00EB793A" w:rsidRDefault="00EB793A" w:rsidP="000901BD">
      <w:pPr>
        <w:pStyle w:val="ListParagraph"/>
        <w:numPr>
          <w:ilvl w:val="0"/>
          <w:numId w:val="12"/>
        </w:numPr>
        <w:spacing w:after="0"/>
        <w:ind w:left="714" w:hanging="357"/>
      </w:pPr>
      <w:r>
        <w:t xml:space="preserve">Installed </w:t>
      </w:r>
      <w:proofErr w:type="spellStart"/>
      <w:r>
        <w:t>MySQL</w:t>
      </w:r>
      <w:proofErr w:type="spellEnd"/>
      <w:r>
        <w:t xml:space="preserve"> database Server</w:t>
      </w:r>
      <w:r w:rsidR="00F22745">
        <w:tab/>
      </w:r>
      <w:r w:rsidR="00F22745">
        <w:tab/>
      </w:r>
      <w:r w:rsidR="00F22745" w:rsidRPr="00F22745">
        <w:rPr>
          <w:b/>
        </w:rPr>
        <w:t>(</w:t>
      </w:r>
      <w:hyperlink r:id="rId18" w:history="1">
        <w:r w:rsidR="00F22745" w:rsidRPr="00F22745">
          <w:rPr>
            <w:rStyle w:val="Hyperlink"/>
            <w:b/>
          </w:rPr>
          <w:t>http://www.mysql.com/</w:t>
        </w:r>
      </w:hyperlink>
      <w:r w:rsidR="00F22745" w:rsidRPr="00F22745">
        <w:rPr>
          <w:b/>
        </w:rPr>
        <w:t>)</w:t>
      </w:r>
    </w:p>
    <w:p w:rsidR="00EB793A" w:rsidRDefault="00EB793A" w:rsidP="000901BD">
      <w:pPr>
        <w:pStyle w:val="ListParagraph"/>
        <w:numPr>
          <w:ilvl w:val="0"/>
          <w:numId w:val="12"/>
        </w:numPr>
        <w:spacing w:after="0"/>
        <w:ind w:left="714" w:hanging="357"/>
      </w:pPr>
      <w:r>
        <w:t xml:space="preserve">Installed </w:t>
      </w:r>
      <w:proofErr w:type="spellStart"/>
      <w:r w:rsidRPr="00DD2AF2">
        <w:rPr>
          <w:b/>
        </w:rPr>
        <w:t>Joomla</w:t>
      </w:r>
      <w:proofErr w:type="spellEnd"/>
      <w:r w:rsidR="00DD2AF2" w:rsidRPr="00DD2AF2">
        <w:rPr>
          <w:b/>
        </w:rPr>
        <w:t xml:space="preserve"> </w:t>
      </w:r>
      <w:r w:rsidR="009435A6">
        <w:rPr>
          <w:b/>
        </w:rPr>
        <w:t>3.x</w:t>
      </w:r>
      <w:commentRangeEnd w:id="50"/>
      <w:r w:rsidR="003002D2">
        <w:rPr>
          <w:rStyle w:val="CommentReference"/>
        </w:rPr>
        <w:commentReference w:id="50"/>
      </w:r>
      <w:r w:rsidR="00F22745">
        <w:rPr>
          <w:b/>
        </w:rPr>
        <w:tab/>
      </w:r>
      <w:r w:rsidR="00F22745">
        <w:rPr>
          <w:b/>
        </w:rPr>
        <w:tab/>
      </w:r>
      <w:r w:rsidR="00F22745">
        <w:rPr>
          <w:b/>
        </w:rPr>
        <w:tab/>
      </w:r>
      <w:r w:rsidR="00F22745">
        <w:rPr>
          <w:b/>
        </w:rPr>
        <w:tab/>
      </w:r>
      <w:r w:rsidR="00F22745">
        <w:rPr>
          <w:b/>
        </w:rPr>
        <w:tab/>
        <w:t>(</w:t>
      </w:r>
      <w:hyperlink r:id="rId19" w:history="1">
        <w:r w:rsidR="00F22745" w:rsidRPr="00091E07">
          <w:rPr>
            <w:rStyle w:val="Hyperlink"/>
            <w:b/>
          </w:rPr>
          <w:t>http://www.joomla.org/technical-requirements.html</w:t>
        </w:r>
      </w:hyperlink>
      <w:r w:rsidR="00F22745">
        <w:rPr>
          <w:b/>
        </w:rPr>
        <w:t>)</w:t>
      </w:r>
    </w:p>
    <w:p w:rsidR="00F22745" w:rsidRDefault="00B15F7D" w:rsidP="00F22745">
      <w:pPr>
        <w:pStyle w:val="ListParagraph"/>
        <w:numPr>
          <w:ilvl w:val="0"/>
          <w:numId w:val="12"/>
        </w:numPr>
        <w:spacing w:after="0"/>
        <w:ind w:left="714" w:hanging="357"/>
      </w:pPr>
      <w:r>
        <w:t>API Gateway Server 7.</w:t>
      </w:r>
      <w:ins w:id="51" w:author="ynedelchev" w:date="2014-04-16T10:50:00Z">
        <w:r w:rsidR="002B7342">
          <w:t>3</w:t>
        </w:r>
      </w:ins>
      <w:r>
        <w:t xml:space="preserve"> </w:t>
      </w:r>
      <w:ins w:id="52" w:author="ynedelchev" w:date="2014-04-16T10:50:00Z">
        <w:r w:rsidR="002B7342">
          <w:t>(beta)</w:t>
        </w:r>
      </w:ins>
      <w:ins w:id="53" w:author="ynedelchev" w:date="2014-04-16T10:55:00Z">
        <w:r w:rsidR="002B7342">
          <w:t xml:space="preserve"> </w:t>
        </w:r>
      </w:ins>
      <w:r>
        <w:t>installed and configured on the same or another machine.</w:t>
      </w:r>
    </w:p>
    <w:p w:rsidR="00F22745" w:rsidRDefault="00F22745" w:rsidP="00F22745">
      <w:pPr>
        <w:pStyle w:val="ListParagraph"/>
        <w:spacing w:after="0"/>
        <w:ind w:left="714"/>
      </w:pPr>
    </w:p>
    <w:p w:rsidR="00F22745" w:rsidRDefault="00F22745" w:rsidP="00F22745">
      <w:pPr>
        <w:pStyle w:val="ListParagraph"/>
        <w:spacing w:after="0"/>
        <w:ind w:left="-142"/>
      </w:pPr>
      <w:r>
        <w:t xml:space="preserve">Note: For development purposes it is quite easy to just install </w:t>
      </w:r>
      <w:hyperlink r:id="rId20" w:history="1">
        <w:r w:rsidRPr="00F22745">
          <w:rPr>
            <w:rStyle w:val="Hyperlink"/>
          </w:rPr>
          <w:t>XAMPP</w:t>
        </w:r>
      </w:hyperlink>
      <w:r>
        <w:t xml:space="preserve">, which will automatically provide you with Apache + </w:t>
      </w:r>
      <w:proofErr w:type="spellStart"/>
      <w:r>
        <w:t>MySQL</w:t>
      </w:r>
      <w:proofErr w:type="spellEnd"/>
      <w:r>
        <w:t xml:space="preserve">. The </w:t>
      </w:r>
      <w:hyperlink r:id="rId21" w:history="1">
        <w:proofErr w:type="spellStart"/>
        <w:r w:rsidRPr="00F22745">
          <w:rPr>
            <w:rStyle w:val="Hyperlink"/>
          </w:rPr>
          <w:t>Joomla</w:t>
        </w:r>
        <w:proofErr w:type="spellEnd"/>
      </w:hyperlink>
      <w:r>
        <w:t xml:space="preserve"> could be directly installed on top of it or could be installed via </w:t>
      </w:r>
      <w:hyperlink r:id="rId22" w:history="1">
        <w:proofErr w:type="spellStart"/>
        <w:r w:rsidRPr="00F22745">
          <w:rPr>
            <w:rStyle w:val="Hyperlink"/>
          </w:rPr>
          <w:t>bitnami</w:t>
        </w:r>
        <w:proofErr w:type="spellEnd"/>
      </w:hyperlink>
      <w:r>
        <w:t xml:space="preserve">. </w:t>
      </w:r>
    </w:p>
    <w:p w:rsidR="00F22745" w:rsidRDefault="00F22745" w:rsidP="00F22745">
      <w:pPr>
        <w:pStyle w:val="ListParagraph"/>
        <w:spacing w:after="0"/>
        <w:ind w:left="-142"/>
      </w:pPr>
      <w:r>
        <w:t xml:space="preserve">The editor’s choice IDE is </w:t>
      </w:r>
      <w:hyperlink r:id="rId23" w:history="1">
        <w:proofErr w:type="spellStart"/>
        <w:r w:rsidRPr="00F22745">
          <w:rPr>
            <w:rStyle w:val="Hyperlink"/>
          </w:rPr>
          <w:t>Netbeans</w:t>
        </w:r>
        <w:proofErr w:type="spellEnd"/>
      </w:hyperlink>
      <w:r>
        <w:t>, but more or less any IDE or even a simple text editor can be used.</w:t>
      </w:r>
      <w:r w:rsidR="00480469">
        <w:t xml:space="preserve"> And </w:t>
      </w:r>
      <w:hyperlink r:id="rId24" w:anchor="Overview" w:history="1">
        <w:r w:rsidR="00480469" w:rsidRPr="00480469">
          <w:rPr>
            <w:rStyle w:val="Hyperlink"/>
          </w:rPr>
          <w:t>this</w:t>
        </w:r>
      </w:hyperlink>
      <w:r w:rsidR="00480469">
        <w:t xml:space="preserve"> is how you configure </w:t>
      </w:r>
      <w:proofErr w:type="spellStart"/>
      <w:r w:rsidR="00480469">
        <w:t>netbeans</w:t>
      </w:r>
      <w:proofErr w:type="spellEnd"/>
      <w:r w:rsidR="00480469">
        <w:t xml:space="preserve"> for debugging with </w:t>
      </w:r>
      <w:proofErr w:type="spellStart"/>
      <w:r w:rsidR="00480469">
        <w:t>Xdebug</w:t>
      </w:r>
      <w:proofErr w:type="spellEnd"/>
      <w:r w:rsidR="00480469">
        <w:t>.</w:t>
      </w:r>
    </w:p>
    <w:p w:rsidR="00E75A37" w:rsidRDefault="00E75A37" w:rsidP="00E75A37">
      <w:pPr>
        <w:pStyle w:val="Heading2"/>
      </w:pPr>
      <w:bookmarkStart w:id="54" w:name="_Toc382493384"/>
      <w:r>
        <w:t>Deliverables</w:t>
      </w:r>
      <w:bookmarkEnd w:id="54"/>
    </w:p>
    <w:p w:rsidR="00E75A37" w:rsidRPr="00E75A37" w:rsidRDefault="00E75A37" w:rsidP="00E75A37">
      <w:pPr>
        <w:pStyle w:val="sp"/>
        <w:ind w:left="0"/>
      </w:pPr>
      <w:r>
        <w:t>This is a list of the deliverables that will be provided by Axway</w:t>
      </w:r>
    </w:p>
    <w:p w:rsidR="00E75A37" w:rsidRDefault="00E75A37" w:rsidP="00E75A37">
      <w:pPr>
        <w:pStyle w:val="sp"/>
        <w:numPr>
          <w:ilvl w:val="0"/>
          <w:numId w:val="32"/>
        </w:numPr>
      </w:pPr>
      <w:proofErr w:type="spellStart"/>
      <w:r>
        <w:t>Joomla</w:t>
      </w:r>
      <w:proofErr w:type="spellEnd"/>
      <w:r>
        <w:t xml:space="preserve"> </w:t>
      </w:r>
      <w:proofErr w:type="spellStart"/>
      <w:r>
        <w:t>plugin</w:t>
      </w:r>
      <w:proofErr w:type="spellEnd"/>
      <w:r>
        <w:t xml:space="preserve">(s) such as </w:t>
      </w:r>
      <w:proofErr w:type="spellStart"/>
      <w:r>
        <w:t>joomla</w:t>
      </w:r>
      <w:proofErr w:type="spellEnd"/>
      <w:r>
        <w:t xml:space="preserve"> components and </w:t>
      </w:r>
      <w:proofErr w:type="spellStart"/>
      <w:r>
        <w:t>joomla</w:t>
      </w:r>
      <w:proofErr w:type="spellEnd"/>
      <w:r>
        <w:t xml:space="preserve"> modules that can be uploaded and installed in </w:t>
      </w:r>
      <w:proofErr w:type="spellStart"/>
      <w:r>
        <w:t>Joomla</w:t>
      </w:r>
      <w:proofErr w:type="spellEnd"/>
      <w:r>
        <w:t xml:space="preserve"> through the </w:t>
      </w:r>
      <w:proofErr w:type="spellStart"/>
      <w:r>
        <w:t>Joomla</w:t>
      </w:r>
      <w:proofErr w:type="spellEnd"/>
      <w:r>
        <w:t xml:space="preserve"> admin UI.</w:t>
      </w:r>
    </w:p>
    <w:p w:rsidR="00E75A37" w:rsidRPr="00E75A37" w:rsidRDefault="00E75A37" w:rsidP="00E75A37">
      <w:pPr>
        <w:pStyle w:val="sp"/>
        <w:numPr>
          <w:ilvl w:val="0"/>
          <w:numId w:val="32"/>
        </w:numPr>
      </w:pPr>
      <w:r>
        <w:t xml:space="preserve">Documentation and step by step </w:t>
      </w:r>
      <w:proofErr w:type="spellStart"/>
      <w:r>
        <w:t>buide</w:t>
      </w:r>
      <w:proofErr w:type="spellEnd"/>
      <w:r>
        <w:t xml:space="preserve"> regarding how to install and configure the </w:t>
      </w:r>
      <w:proofErr w:type="spellStart"/>
      <w:r>
        <w:t>plugin</w:t>
      </w:r>
      <w:proofErr w:type="spellEnd"/>
      <w:r>
        <w:t>(s).</w:t>
      </w:r>
    </w:p>
    <w:p w:rsidR="00BA47A0" w:rsidRDefault="00BA47A0" w:rsidP="00BA47A0">
      <w:pPr>
        <w:pStyle w:val="Heading2"/>
      </w:pPr>
      <w:bookmarkStart w:id="55" w:name="_Toc382493385"/>
      <w:commentRangeStart w:id="56"/>
      <w:r>
        <w:t>Assumptions</w:t>
      </w:r>
      <w:commentRangeEnd w:id="56"/>
      <w:r w:rsidR="003002D2">
        <w:rPr>
          <w:rStyle w:val="CommentReference"/>
          <w:rFonts w:ascii="Cambria" w:eastAsia="Calibri" w:hAnsi="Cambria"/>
          <w:b w:val="0"/>
          <w:snapToGrid/>
          <w:color w:val="auto"/>
          <w:lang w:eastAsia="en-US"/>
        </w:rPr>
        <w:commentReference w:id="56"/>
      </w:r>
      <w:bookmarkEnd w:id="55"/>
    </w:p>
    <w:p w:rsidR="00BA47A0" w:rsidRDefault="00BA47A0" w:rsidP="00877694">
      <w:pPr>
        <w:pStyle w:val="sp"/>
        <w:numPr>
          <w:ilvl w:val="0"/>
          <w:numId w:val="27"/>
        </w:numPr>
        <w:ind w:left="709"/>
      </w:pPr>
      <w:r>
        <w:t>The API Dev Portal will be localized in English only.</w:t>
      </w:r>
    </w:p>
    <w:p w:rsidR="00BA47A0" w:rsidRDefault="00BA47A0" w:rsidP="00877694">
      <w:pPr>
        <w:pStyle w:val="sp"/>
        <w:numPr>
          <w:ilvl w:val="0"/>
          <w:numId w:val="27"/>
        </w:numPr>
        <w:ind w:left="709"/>
      </w:pPr>
      <w:r>
        <w:t xml:space="preserve">No explicit UI templates will be defined. One of the existing </w:t>
      </w:r>
      <w:proofErr w:type="spellStart"/>
      <w:r>
        <w:t>Joomla</w:t>
      </w:r>
      <w:proofErr w:type="spellEnd"/>
      <w:r>
        <w:t xml:space="preserve"> UI templates will be used.</w:t>
      </w:r>
      <w:r w:rsidR="00F9781A">
        <w:t xml:space="preserve"> Axway provided package will use some of the basic </w:t>
      </w:r>
      <w:proofErr w:type="spellStart"/>
      <w:r w:rsidR="00F9781A">
        <w:t>Joomla</w:t>
      </w:r>
      <w:proofErr w:type="spellEnd"/>
      <w:r w:rsidR="00F9781A">
        <w:t xml:space="preserve"> templates, but then customer may implement or purchase from third parties another template on their owns. We also assume that any template purchased from third parties would follow the basic </w:t>
      </w:r>
      <w:proofErr w:type="spellStart"/>
      <w:r w:rsidR="00F9781A">
        <w:t>Joomla</w:t>
      </w:r>
      <w:proofErr w:type="spellEnd"/>
      <w:r w:rsidR="00F9781A">
        <w:t xml:space="preserve"> template standards.</w:t>
      </w:r>
    </w:p>
    <w:p w:rsidR="008A7E60" w:rsidRDefault="00C60E74" w:rsidP="008A7E60">
      <w:pPr>
        <w:pStyle w:val="sp"/>
        <w:numPr>
          <w:ilvl w:val="0"/>
          <w:numId w:val="27"/>
        </w:numPr>
        <w:ind w:left="709"/>
      </w:pPr>
      <w:r>
        <w:t xml:space="preserve">In general, the API Dev Portal will not offer any Change, Update or Delete functionality for objects Users or APIs. New APIs cannot be </w:t>
      </w:r>
      <w:commentRangeStart w:id="57"/>
      <w:commentRangeStart w:id="58"/>
      <w:r>
        <w:t>created</w:t>
      </w:r>
      <w:commentRangeEnd w:id="57"/>
      <w:r w:rsidR="00E75A37">
        <w:rPr>
          <w:rStyle w:val="CommentReference"/>
          <w:rFonts w:eastAsia="Calibri"/>
          <w:snapToGrid/>
          <w:color w:val="auto"/>
          <w:lang w:eastAsia="en-US"/>
        </w:rPr>
        <w:commentReference w:id="57"/>
      </w:r>
      <w:commentRangeEnd w:id="58"/>
      <w:r w:rsidR="008A7E60">
        <w:rPr>
          <w:rStyle w:val="CommentReference"/>
          <w:rFonts w:eastAsia="Calibri"/>
          <w:snapToGrid/>
          <w:color w:val="auto"/>
          <w:lang w:eastAsia="en-US"/>
        </w:rPr>
        <w:commentReference w:id="58"/>
      </w:r>
      <w:r>
        <w:t xml:space="preserve">. </w:t>
      </w:r>
    </w:p>
    <w:p w:rsidR="008A7E60" w:rsidRDefault="00BA1959" w:rsidP="00C60E74">
      <w:pPr>
        <w:pStyle w:val="sp"/>
        <w:ind w:left="709"/>
      </w:pPr>
      <w:r>
        <w:t xml:space="preserve">Managing organizations is also not necessary, but management (Create, Update, </w:t>
      </w:r>
      <w:proofErr w:type="gramStart"/>
      <w:r>
        <w:t>Delete</w:t>
      </w:r>
      <w:proofErr w:type="gramEnd"/>
      <w:r>
        <w:t>) of applications is necessary. Also it should be possible for a user to share applications with other members of their organization.</w:t>
      </w:r>
    </w:p>
    <w:p w:rsidR="00C60E74" w:rsidRDefault="00C60E74" w:rsidP="00C60E74">
      <w:pPr>
        <w:pStyle w:val="sp"/>
        <w:ind w:left="709"/>
      </w:pPr>
      <w:r>
        <w:t>The only use case when we will support Creat</w:t>
      </w:r>
      <w:r w:rsidR="00BA1959">
        <w:t xml:space="preserve">ion of </w:t>
      </w:r>
      <w:proofErr w:type="gramStart"/>
      <w:r w:rsidR="00BA1959">
        <w:t>a</w:t>
      </w:r>
      <w:proofErr w:type="gramEnd"/>
      <w:r w:rsidR="00BA1959">
        <w:t xml:space="preserve"> </w:t>
      </w:r>
      <w:proofErr w:type="spellStart"/>
      <w:r w:rsidR="00BA1959">
        <w:t>usr</w:t>
      </w:r>
      <w:proofErr w:type="spellEnd"/>
      <w:r>
        <w:t xml:space="preserve"> is the creation of a new user by the Self-Registration page. </w:t>
      </w:r>
    </w:p>
    <w:p w:rsidR="00C60E74" w:rsidRDefault="00C60E74" w:rsidP="00C60E74">
      <w:pPr>
        <w:pStyle w:val="sp"/>
        <w:ind w:left="709"/>
      </w:pPr>
      <w:r>
        <w:t>The only use case</w:t>
      </w:r>
      <w:r w:rsidR="00BA1959">
        <w:t>s</w:t>
      </w:r>
      <w:r>
        <w:t xml:space="preserve"> when we have update </w:t>
      </w:r>
      <w:r w:rsidR="00BA1959">
        <w:t xml:space="preserve">of a user </w:t>
      </w:r>
      <w:r>
        <w:t xml:space="preserve">is the update of the user property that the user has accepted terms and conditions and the other one is when a user changes their own properties like E-mail or password. </w:t>
      </w:r>
      <w:bookmarkStart w:id="59" w:name="_GoBack"/>
      <w:bookmarkEnd w:id="59"/>
    </w:p>
    <w:p w:rsidR="00C60E74" w:rsidRDefault="00BA1959" w:rsidP="00C60E74">
      <w:pPr>
        <w:pStyle w:val="sp"/>
        <w:ind w:left="709"/>
      </w:pPr>
      <w:r>
        <w:lastRenderedPageBreak/>
        <w:t xml:space="preserve">Similar </w:t>
      </w:r>
      <w:r w:rsidR="00C60E74">
        <w:t xml:space="preserve">limitations apply for </w:t>
      </w:r>
      <w:proofErr w:type="spellStart"/>
      <w:r w:rsidR="00C60E74">
        <w:t>Joomla</w:t>
      </w:r>
      <w:proofErr w:type="spellEnd"/>
      <w:r w:rsidR="00C60E74">
        <w:t xml:space="preserve"> administrator as well. </w:t>
      </w:r>
      <w:proofErr w:type="spellStart"/>
      <w:r w:rsidR="00C60E74">
        <w:t>Joomla</w:t>
      </w:r>
      <w:proofErr w:type="spellEnd"/>
      <w:r w:rsidR="00C60E74">
        <w:t xml:space="preserve"> administrator will not be able to Create, Change, Delete APIs, Applications, Users</w:t>
      </w:r>
      <w:r>
        <w:t>, Organizations</w:t>
      </w:r>
      <w:r w:rsidR="00C60E74">
        <w:t xml:space="preserve"> and so on…</w:t>
      </w:r>
    </w:p>
    <w:p w:rsidR="00C60E74" w:rsidRDefault="005A74B3" w:rsidP="00877694">
      <w:pPr>
        <w:pStyle w:val="sp"/>
        <w:numPr>
          <w:ilvl w:val="0"/>
          <w:numId w:val="27"/>
        </w:numPr>
        <w:ind w:left="709"/>
        <w:rPr>
          <w:ins w:id="60" w:author="ynedelchev" w:date="2014-04-16T10:56:00Z"/>
        </w:rPr>
      </w:pPr>
      <w:r>
        <w:t xml:space="preserve">When the </w:t>
      </w:r>
      <w:proofErr w:type="spellStart"/>
      <w:r w:rsidR="009A72BF">
        <w:t>Joomla</w:t>
      </w:r>
      <w:proofErr w:type="spellEnd"/>
      <w:r w:rsidR="009A72BF">
        <w:t xml:space="preserve"> </w:t>
      </w:r>
      <w:r>
        <w:t xml:space="preserve">administrator uploads new content, we will support just plain text, html formatted content and a file. In the case of file, the dev portal will just store it and make it available for download – no need to parse content, reformat or similar. For example, administrator uploads some documentation in the form of a PDF and then it appears available for users to download it. </w:t>
      </w:r>
    </w:p>
    <w:p w:rsidR="002B7342" w:rsidRDefault="002B7342" w:rsidP="002B7342">
      <w:pPr>
        <w:pStyle w:val="sp"/>
        <w:numPr>
          <w:ilvl w:val="0"/>
          <w:numId w:val="27"/>
        </w:numPr>
        <w:ind w:left="709"/>
        <w:rPr>
          <w:ins w:id="61" w:author="ynedelchev" w:date="2014-04-16T11:11:00Z"/>
        </w:rPr>
      </w:pPr>
      <w:proofErr w:type="spellStart"/>
      <w:ins w:id="62" w:author="ynedelchev" w:date="2014-04-16T10:56:00Z">
        <w:r>
          <w:t>Joomla</w:t>
        </w:r>
        <w:proofErr w:type="spellEnd"/>
        <w:r>
          <w:t xml:space="preserve"> Portal and API </w:t>
        </w:r>
        <w:proofErr w:type="spellStart"/>
        <w:r>
          <w:t>Gatway</w:t>
        </w:r>
        <w:proofErr w:type="spellEnd"/>
        <w:r>
          <w:t xml:space="preserve"> are supposed to be in a </w:t>
        </w:r>
        <w:r>
          <w:t>demilitarized</w:t>
        </w:r>
        <w:r>
          <w:t xml:space="preserve"> or secure network zone, so we do not expect men-in-the-middle or other security attacks against the communication between them. Current solution will not guarantee prevention of such attacks. </w:t>
        </w:r>
      </w:ins>
      <w:ins w:id="63" w:author="ynedelchev" w:date="2014-04-16T10:58:00Z">
        <w:r>
          <w:t xml:space="preserve">More specifically </w:t>
        </w:r>
        <w:proofErr w:type="spellStart"/>
        <w:r>
          <w:t>Joomla</w:t>
        </w:r>
        <w:proofErr w:type="spellEnd"/>
        <w:r>
          <w:t xml:space="preserve"> portal will trust any CA certificate when connecting to API Gateway</w:t>
        </w:r>
      </w:ins>
      <w:ins w:id="64" w:author="ynedelchev" w:date="2014-04-16T10:59:00Z">
        <w:r>
          <w:t xml:space="preserve">, regarding of whether </w:t>
        </w:r>
      </w:ins>
      <w:ins w:id="65" w:author="ynedelchev" w:date="2014-04-16T11:08:00Z">
        <w:r>
          <w:t xml:space="preserve">it is issued by trusted authority or not or even self signed. </w:t>
        </w:r>
      </w:ins>
    </w:p>
    <w:p w:rsidR="002B7342" w:rsidRPr="00BA47A0" w:rsidDel="002B7342" w:rsidRDefault="002B7342" w:rsidP="002B7342">
      <w:pPr>
        <w:pStyle w:val="sp"/>
        <w:ind w:left="780"/>
        <w:rPr>
          <w:del w:id="66" w:author="ynedelchev" w:date="2014-04-16T11:14:00Z"/>
        </w:rPr>
      </w:pPr>
    </w:p>
    <w:p w:rsidR="00EB793A" w:rsidRPr="00166C38" w:rsidDel="002B7342" w:rsidRDefault="00EB793A" w:rsidP="00E414F4">
      <w:pPr>
        <w:rPr>
          <w:del w:id="67" w:author="ynedelchev" w:date="2014-04-16T11:14:00Z"/>
        </w:rPr>
      </w:pPr>
    </w:p>
    <w:p w:rsidR="00B8013D" w:rsidRDefault="00315E06" w:rsidP="00166C38">
      <w:pPr>
        <w:pStyle w:val="Heading2"/>
      </w:pPr>
      <w:bookmarkStart w:id="68" w:name="_Toc382493386"/>
      <w:r>
        <w:t>Requirements</w:t>
      </w:r>
      <w:bookmarkEnd w:id="68"/>
    </w:p>
    <w:p w:rsidR="00166C38" w:rsidRDefault="00A42E99" w:rsidP="00E414F4">
      <w:r>
        <w:t>Typically Axway customers will install and configure API Gateway Server to provide a set of network accessible interface APIs. These APIs are exposed for usage by their partners. Partners of our customers would typically automate the usage of the APIs in a program. So they need developers with development skills to program that automation. To do that</w:t>
      </w:r>
      <w:r w:rsidR="0028109D">
        <w:t>,</w:t>
      </w:r>
      <w:r>
        <w:t xml:space="preserve"> these developers need documentation about interface API, as well as examples about how to use it.</w:t>
      </w:r>
      <w:r w:rsidR="00023FA5">
        <w:t xml:space="preserve"> This documentation and knowledge is best distributed in a web portal. </w:t>
      </w:r>
    </w:p>
    <w:p w:rsidR="00F66047" w:rsidRDefault="00023FA5" w:rsidP="00E414F4">
      <w:r>
        <w:t xml:space="preserve">Several of our competitors have similar API Dev Portals, so clients are used to use them. In several deals customers have asked about such portal and the lack of it has even been a deal breaker sometimes. </w:t>
      </w:r>
    </w:p>
    <w:p w:rsidR="00023FA5" w:rsidRDefault="00F66047" w:rsidP="00E414F4">
      <w:r>
        <w:t xml:space="preserve">Professional Services – Custom Development Group are required to build such portal so that we can ease our customer when they have to offer API </w:t>
      </w:r>
      <w:r w:rsidR="003002D2">
        <w:t xml:space="preserve">management </w:t>
      </w:r>
      <w:r>
        <w:t xml:space="preserve">for their partners. </w:t>
      </w:r>
      <w:r w:rsidR="00023FA5">
        <w:t xml:space="preserve"> </w:t>
      </w:r>
    </w:p>
    <w:p w:rsidR="00F66047" w:rsidRDefault="00315E06" w:rsidP="00E414F4">
      <w:r>
        <w:t>We should structure our por</w:t>
      </w:r>
      <w:r w:rsidR="00F66047">
        <w:t xml:space="preserve">tal similar to a content management system. The idea is that our customers define the APIs in API Gateway, </w:t>
      </w:r>
      <w:r w:rsidR="009A72BF">
        <w:t>and then</w:t>
      </w:r>
      <w:r w:rsidR="00F66047">
        <w:t xml:space="preserve"> they go and upload the documentation for it in the API Dev Portal. </w:t>
      </w:r>
    </w:p>
    <w:p w:rsidR="00F66047" w:rsidRDefault="00F66047" w:rsidP="00E414F4">
      <w:r>
        <w:t>The API Dev Portal should offer the following features:</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4"/>
        <w:gridCol w:w="5434"/>
      </w:tblGrid>
      <w:tr w:rsidR="00315E06" w:rsidTr="00315E06">
        <w:tc>
          <w:tcPr>
            <w:tcW w:w="4394" w:type="dxa"/>
          </w:tcPr>
          <w:p w:rsidR="00315E06" w:rsidRDefault="00315E06" w:rsidP="00315E06">
            <w:pPr>
              <w:pStyle w:val="ListParagraph"/>
              <w:spacing w:after="0"/>
              <w:ind w:left="0"/>
            </w:pPr>
            <w:r>
              <w:t>End User functionality</w:t>
            </w:r>
          </w:p>
          <w:p w:rsidR="00315E06" w:rsidRDefault="00315E06" w:rsidP="000901BD">
            <w:pPr>
              <w:pStyle w:val="ListParagraph"/>
              <w:numPr>
                <w:ilvl w:val="1"/>
                <w:numId w:val="13"/>
              </w:numPr>
              <w:spacing w:after="0"/>
              <w:ind w:left="567" w:hanging="357"/>
            </w:pPr>
            <w:r>
              <w:t>Self Registration</w:t>
            </w:r>
          </w:p>
          <w:p w:rsidR="00315E06" w:rsidRDefault="00315E06" w:rsidP="000901BD">
            <w:pPr>
              <w:pStyle w:val="ListParagraph"/>
              <w:numPr>
                <w:ilvl w:val="1"/>
                <w:numId w:val="13"/>
              </w:numPr>
              <w:spacing w:after="0"/>
              <w:ind w:left="567" w:hanging="357"/>
            </w:pPr>
            <w:r>
              <w:t>API Listing</w:t>
            </w:r>
          </w:p>
          <w:p w:rsidR="00315E06" w:rsidRDefault="00315E06" w:rsidP="000901BD">
            <w:pPr>
              <w:pStyle w:val="ListParagraph"/>
              <w:numPr>
                <w:ilvl w:val="1"/>
                <w:numId w:val="13"/>
              </w:numPr>
              <w:spacing w:after="0"/>
              <w:ind w:left="567" w:hanging="357"/>
            </w:pPr>
            <w:r>
              <w:t>Testing page</w:t>
            </w:r>
          </w:p>
          <w:p w:rsidR="00315E06" w:rsidRDefault="0060266B" w:rsidP="000901BD">
            <w:pPr>
              <w:pStyle w:val="ListParagraph"/>
              <w:numPr>
                <w:ilvl w:val="1"/>
                <w:numId w:val="13"/>
              </w:numPr>
              <w:spacing w:after="0"/>
              <w:ind w:left="567" w:hanging="357"/>
            </w:pPr>
            <w:r>
              <w:t>Forums</w:t>
            </w:r>
          </w:p>
          <w:p w:rsidR="00315E06" w:rsidRDefault="0060266B" w:rsidP="000901BD">
            <w:pPr>
              <w:pStyle w:val="ListParagraph"/>
              <w:numPr>
                <w:ilvl w:val="1"/>
                <w:numId w:val="13"/>
              </w:numPr>
              <w:spacing w:after="0"/>
              <w:ind w:left="567" w:hanging="357"/>
            </w:pPr>
            <w:r>
              <w:t>Blogs (Optional)</w:t>
            </w:r>
          </w:p>
        </w:tc>
        <w:tc>
          <w:tcPr>
            <w:tcW w:w="5434" w:type="dxa"/>
          </w:tcPr>
          <w:p w:rsidR="00315E06" w:rsidRDefault="00315E06" w:rsidP="00315E06">
            <w:pPr>
              <w:spacing w:after="0"/>
            </w:pPr>
            <w:commentRangeStart w:id="69"/>
            <w:r>
              <w:t>Admin Functionality</w:t>
            </w:r>
            <w:commentRangeEnd w:id="69"/>
            <w:r w:rsidR="00E843A4">
              <w:rPr>
                <w:rStyle w:val="CommentReference"/>
              </w:rPr>
              <w:commentReference w:id="69"/>
            </w:r>
          </w:p>
          <w:p w:rsidR="009A72BF" w:rsidRDefault="009A72BF" w:rsidP="000901BD">
            <w:pPr>
              <w:pStyle w:val="ListParagraph"/>
              <w:numPr>
                <w:ilvl w:val="0"/>
                <w:numId w:val="14"/>
              </w:numPr>
              <w:spacing w:after="0"/>
            </w:pPr>
            <w:commentRangeStart w:id="70"/>
            <w:r>
              <w:t>API Dev Portal Configuration</w:t>
            </w:r>
            <w:commentRangeEnd w:id="70"/>
            <w:r w:rsidR="00E75A37">
              <w:rPr>
                <w:rStyle w:val="CommentReference"/>
              </w:rPr>
              <w:commentReference w:id="70"/>
            </w:r>
          </w:p>
          <w:p w:rsidR="00315E06" w:rsidRDefault="00315E06" w:rsidP="000901BD">
            <w:pPr>
              <w:pStyle w:val="ListParagraph"/>
              <w:numPr>
                <w:ilvl w:val="0"/>
                <w:numId w:val="14"/>
              </w:numPr>
              <w:spacing w:after="0"/>
            </w:pPr>
            <w:commentRangeStart w:id="71"/>
            <w:r>
              <w:t>Upload change content</w:t>
            </w:r>
            <w:commentRangeEnd w:id="71"/>
            <w:r w:rsidR="00E75A37">
              <w:rPr>
                <w:rStyle w:val="CommentReference"/>
              </w:rPr>
              <w:commentReference w:id="71"/>
            </w:r>
          </w:p>
          <w:p w:rsidR="0060266B" w:rsidRDefault="0060266B" w:rsidP="000901BD">
            <w:pPr>
              <w:pStyle w:val="ListParagraph"/>
              <w:numPr>
                <w:ilvl w:val="0"/>
                <w:numId w:val="14"/>
              </w:numPr>
              <w:spacing w:after="0"/>
            </w:pPr>
            <w:r>
              <w:t>Moderator of the Forums</w:t>
            </w:r>
          </w:p>
          <w:p w:rsidR="0060266B" w:rsidRDefault="0060266B" w:rsidP="000901BD">
            <w:pPr>
              <w:pStyle w:val="ListParagraph"/>
              <w:numPr>
                <w:ilvl w:val="0"/>
                <w:numId w:val="14"/>
              </w:numPr>
              <w:spacing w:after="0"/>
            </w:pPr>
            <w:r>
              <w:t>Moderator of the Blogs</w:t>
            </w:r>
            <w:r w:rsidR="00F76AE8">
              <w:t xml:space="preserve"> </w:t>
            </w:r>
          </w:p>
        </w:tc>
      </w:tr>
    </w:tbl>
    <w:p w:rsidR="00315E06" w:rsidRDefault="008435BE" w:rsidP="00E414F4">
      <w:r>
        <w:t>Here are similar portals of our customers which we can use for reference.</w:t>
      </w:r>
    </w:p>
    <w:p w:rsidR="00986714" w:rsidRDefault="00A776A3" w:rsidP="000901BD">
      <w:pPr>
        <w:pStyle w:val="ListParagraph"/>
        <w:numPr>
          <w:ilvl w:val="0"/>
          <w:numId w:val="15"/>
        </w:numPr>
        <w:spacing w:after="0"/>
        <w:ind w:left="714" w:hanging="357"/>
      </w:pPr>
      <w:hyperlink r:id="rId25" w:history="1">
        <w:r w:rsidR="00986714" w:rsidRPr="000B064A">
          <w:rPr>
            <w:rStyle w:val="Hyperlink"/>
          </w:rPr>
          <w:t>https://developer.kp.org/</w:t>
        </w:r>
      </w:hyperlink>
    </w:p>
    <w:p w:rsidR="00986714" w:rsidRDefault="00A776A3" w:rsidP="000901BD">
      <w:pPr>
        <w:pStyle w:val="ListParagraph"/>
        <w:numPr>
          <w:ilvl w:val="0"/>
          <w:numId w:val="15"/>
        </w:numPr>
        <w:spacing w:after="0"/>
        <w:ind w:left="714" w:hanging="357"/>
      </w:pPr>
      <w:hyperlink r:id="rId26" w:history="1">
        <w:r w:rsidR="00986714" w:rsidRPr="000B064A">
          <w:rPr>
            <w:rStyle w:val="Hyperlink"/>
          </w:rPr>
          <w:t>https://developer.kp.org/</w:t>
        </w:r>
      </w:hyperlink>
    </w:p>
    <w:p w:rsidR="00986714" w:rsidRDefault="00A776A3" w:rsidP="000901BD">
      <w:pPr>
        <w:pStyle w:val="ListParagraph"/>
        <w:numPr>
          <w:ilvl w:val="0"/>
          <w:numId w:val="15"/>
        </w:numPr>
        <w:spacing w:after="0"/>
        <w:ind w:left="714" w:hanging="357"/>
      </w:pPr>
      <w:hyperlink r:id="rId27" w:history="1">
        <w:r w:rsidR="00986714" w:rsidRPr="000B064A">
          <w:rPr>
            <w:rStyle w:val="Hyperlink"/>
          </w:rPr>
          <w:t>http://developer.espn.com/</w:t>
        </w:r>
      </w:hyperlink>
    </w:p>
    <w:p w:rsidR="00986714" w:rsidRDefault="00A776A3" w:rsidP="000901BD">
      <w:pPr>
        <w:pStyle w:val="ListParagraph"/>
        <w:numPr>
          <w:ilvl w:val="0"/>
          <w:numId w:val="15"/>
        </w:numPr>
        <w:spacing w:after="0"/>
        <w:ind w:left="714" w:hanging="357"/>
      </w:pPr>
      <w:hyperlink r:id="rId28" w:history="1">
        <w:r w:rsidR="00986714" w:rsidRPr="000B064A">
          <w:rPr>
            <w:rStyle w:val="Hyperlink"/>
          </w:rPr>
          <w:t>http://developer.tomtom.com/</w:t>
        </w:r>
      </w:hyperlink>
    </w:p>
    <w:p w:rsidR="00986714" w:rsidRDefault="00A776A3" w:rsidP="000901BD">
      <w:pPr>
        <w:pStyle w:val="ListParagraph"/>
        <w:numPr>
          <w:ilvl w:val="0"/>
          <w:numId w:val="15"/>
        </w:numPr>
        <w:spacing w:after="0"/>
        <w:ind w:left="714" w:hanging="357"/>
      </w:pPr>
      <w:hyperlink r:id="rId29" w:history="1">
        <w:r w:rsidR="00986714" w:rsidRPr="000B064A">
          <w:rPr>
            <w:rStyle w:val="Hyperlink"/>
          </w:rPr>
          <w:t>https://developer.carepass.com/</w:t>
        </w:r>
      </w:hyperlink>
    </w:p>
    <w:p w:rsidR="00986714" w:rsidRDefault="00A776A3" w:rsidP="000901BD">
      <w:pPr>
        <w:pStyle w:val="ListParagraph"/>
        <w:numPr>
          <w:ilvl w:val="0"/>
          <w:numId w:val="15"/>
        </w:numPr>
        <w:spacing w:after="0"/>
        <w:ind w:left="714" w:hanging="357"/>
      </w:pPr>
      <w:hyperlink r:id="rId30" w:history="1">
        <w:r w:rsidR="00986714" w:rsidRPr="000B064A">
          <w:rPr>
            <w:rStyle w:val="Hyperlink"/>
          </w:rPr>
          <w:t>http://developer.cokecce.com/</w:t>
        </w:r>
      </w:hyperlink>
    </w:p>
    <w:p w:rsidR="00ED5D78" w:rsidRDefault="00ED5D78" w:rsidP="00ED5D78">
      <w:pPr>
        <w:pStyle w:val="Heading2"/>
        <w:numPr>
          <w:ilvl w:val="0"/>
          <w:numId w:val="0"/>
        </w:numPr>
        <w:ind w:left="227"/>
      </w:pPr>
    </w:p>
    <w:p w:rsidR="00ED5D78" w:rsidRDefault="00ED5D78" w:rsidP="00ED5D78">
      <w:pPr>
        <w:pStyle w:val="sp"/>
      </w:pPr>
    </w:p>
    <w:p w:rsidR="00ED5D78" w:rsidRDefault="00ED5D78" w:rsidP="00ED5D78">
      <w:pPr>
        <w:pStyle w:val="sp"/>
      </w:pPr>
    </w:p>
    <w:p w:rsidR="00CD60C1" w:rsidRDefault="00CD60C1" w:rsidP="00CD60C1">
      <w:pPr>
        <w:pStyle w:val="Heading2"/>
      </w:pPr>
      <w:bookmarkStart w:id="72" w:name="_Toc382493387"/>
      <w:r>
        <w:t>Architectural Overview</w:t>
      </w:r>
      <w:bookmarkEnd w:id="72"/>
    </w:p>
    <w:p w:rsidR="00986714" w:rsidRDefault="00986714" w:rsidP="00E414F4">
      <w:r>
        <w:t xml:space="preserve">The API Dev Portal is not installed on top of API Gateway Server. It is separately installed. It is entirely dedicated for the developers of the partners of our customers. So once they clear up how the API works and can be used, then they can directly access API Gateway and do not need to use the portal for a proxy. </w:t>
      </w:r>
    </w:p>
    <w:p w:rsidR="00166C38" w:rsidRPr="00166C38" w:rsidRDefault="00ED5D78" w:rsidP="00E414F4">
      <w:r>
        <w:object w:dxaOrig="15316" w:dyaOrig="13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5.2pt;height:465pt" o:ole="">
            <v:imagedata r:id="rId31" o:title=""/>
          </v:shape>
          <o:OLEObject Type="Embed" ProgID="Visio.Drawing.11" ShapeID="_x0000_i1025" DrawAspect="Content" ObjectID="_1459152109" r:id="rId32"/>
        </w:object>
      </w:r>
      <w:r w:rsidR="00166C38">
        <w:t xml:space="preserve"> </w:t>
      </w:r>
    </w:p>
    <w:p w:rsidR="00034152" w:rsidRPr="00BF7DE3" w:rsidRDefault="00C24EDE" w:rsidP="006B6F2C">
      <w:pPr>
        <w:pStyle w:val="Heading1"/>
      </w:pPr>
      <w:bookmarkStart w:id="73" w:name="_Toc382493388"/>
      <w:r>
        <w:lastRenderedPageBreak/>
        <w:t>Use Cases</w:t>
      </w:r>
      <w:bookmarkEnd w:id="73"/>
    </w:p>
    <w:p w:rsidR="00BF7DE3" w:rsidRPr="00BF7DE3" w:rsidRDefault="00BF7DE3" w:rsidP="00325398">
      <w:pPr>
        <w:pStyle w:val="introChapter"/>
        <w:spacing w:before="120"/>
        <w:ind w:hanging="288"/>
      </w:pPr>
      <w:r w:rsidRPr="00BF7DE3">
        <w:t>in this chapter</w:t>
      </w:r>
    </w:p>
    <w:p w:rsidR="00F70364" w:rsidRDefault="00C21AAE" w:rsidP="00D0693E">
      <w:r>
        <w:t>This chapter covers the main use cases this solution would cover.</w:t>
      </w:r>
    </w:p>
    <w:p w:rsidR="00821168" w:rsidRDefault="00765991" w:rsidP="00821168">
      <w:pPr>
        <w:pStyle w:val="Heading2"/>
      </w:pPr>
      <w:bookmarkStart w:id="74" w:name="_Toc382493389"/>
      <w:r>
        <w:t>User Activities</w:t>
      </w:r>
      <w:bookmarkEnd w:id="74"/>
    </w:p>
    <w:p w:rsidR="00821168" w:rsidRPr="00821168" w:rsidRDefault="007D633B" w:rsidP="00E414F4">
      <w:r>
        <w:t xml:space="preserve">This section describes the use cases related to user activities. Users are the partner developers who use the </w:t>
      </w:r>
      <w:r w:rsidR="00F424C6">
        <w:t xml:space="preserve">portal to </w:t>
      </w:r>
      <w:r>
        <w:t xml:space="preserve">register </w:t>
      </w:r>
      <w:r w:rsidR="00F424C6">
        <w:t>and read documentation from it.</w:t>
      </w:r>
    </w:p>
    <w:p w:rsidR="00821168" w:rsidRDefault="00F424C6" w:rsidP="00821168">
      <w:pPr>
        <w:pStyle w:val="Heading3"/>
        <w:widowControl/>
        <w:tabs>
          <w:tab w:val="clear" w:pos="720"/>
          <w:tab w:val="clear" w:pos="900"/>
        </w:tabs>
        <w:spacing w:before="240" w:after="60"/>
        <w:ind w:left="720" w:hanging="720"/>
      </w:pPr>
      <w:bookmarkStart w:id="75" w:name="_Toc382493390"/>
      <w:r>
        <w:t>Self registration</w:t>
      </w:r>
      <w:bookmarkEnd w:id="75"/>
    </w:p>
    <w:p w:rsidR="00F424C6" w:rsidRPr="00F424C6" w:rsidRDefault="00F424C6" w:rsidP="00F424C6">
      <w:pPr>
        <w:spacing w:after="0"/>
        <w:rPr>
          <w:b/>
        </w:rPr>
      </w:pPr>
      <w:r w:rsidRPr="00F424C6">
        <w:rPr>
          <w:b/>
        </w:rPr>
        <w:t>Prerequisites:</w:t>
      </w:r>
    </w:p>
    <w:p w:rsidR="00F424C6" w:rsidRDefault="00F424C6" w:rsidP="00F424C6">
      <w:pPr>
        <w:spacing w:after="0"/>
      </w:pPr>
      <w:r>
        <w:tab/>
        <w:t>API Dev Portal installed and configured</w:t>
      </w:r>
    </w:p>
    <w:p w:rsidR="00F424C6" w:rsidRPr="00F424C6" w:rsidRDefault="00F424C6" w:rsidP="00F424C6">
      <w:pPr>
        <w:spacing w:after="0"/>
        <w:rPr>
          <w:b/>
        </w:rPr>
      </w:pPr>
      <w:r w:rsidRPr="00F424C6">
        <w:rPr>
          <w:b/>
        </w:rPr>
        <w:t>Participants:</w:t>
      </w:r>
    </w:p>
    <w:p w:rsidR="00F424C6" w:rsidRDefault="00F424C6" w:rsidP="00F424C6">
      <w:pPr>
        <w:spacing w:after="0"/>
      </w:pPr>
      <w:r>
        <w:tab/>
        <w:t>Partner Developer, API Dev Portal, API Gateway</w:t>
      </w:r>
    </w:p>
    <w:p w:rsidR="00F424C6" w:rsidRPr="00F424C6" w:rsidRDefault="00F424C6" w:rsidP="00F424C6">
      <w:pPr>
        <w:spacing w:after="0"/>
        <w:rPr>
          <w:b/>
        </w:rPr>
      </w:pPr>
      <w:r w:rsidRPr="00F424C6">
        <w:rPr>
          <w:b/>
        </w:rPr>
        <w:t>Process Flow:</w:t>
      </w:r>
    </w:p>
    <w:p w:rsidR="00F424C6" w:rsidRDefault="00F424C6" w:rsidP="000901BD">
      <w:pPr>
        <w:pStyle w:val="ListParagraph"/>
        <w:numPr>
          <w:ilvl w:val="0"/>
          <w:numId w:val="16"/>
        </w:numPr>
        <w:spacing w:after="0"/>
      </w:pPr>
      <w:r w:rsidRPr="00F424C6">
        <w:rPr>
          <w:b/>
        </w:rPr>
        <w:t>Partner Developer</w:t>
      </w:r>
      <w:r>
        <w:t xml:space="preserve"> opens the API Dev Portal in their browser and goes to the self registration</w:t>
      </w:r>
      <w:r w:rsidR="00845E3F">
        <w:t xml:space="preserve"> </w:t>
      </w:r>
      <w:r>
        <w:t>page</w:t>
      </w:r>
      <w:r w:rsidR="0087343C">
        <w:t>.</w:t>
      </w:r>
      <w:r w:rsidR="00845E3F">
        <w:t xml:space="preserve"> This page is only visible if the user has not signed it.</w:t>
      </w:r>
      <w:r w:rsidR="0087343C">
        <w:t xml:space="preserve"> The page should contain a </w:t>
      </w:r>
      <w:hyperlink r:id="rId33" w:history="1">
        <w:r w:rsidR="0087343C" w:rsidRPr="00845E3F">
          <w:rPr>
            <w:rStyle w:val="Hyperlink"/>
          </w:rPr>
          <w:t>captcha</w:t>
        </w:r>
      </w:hyperlink>
      <w:r w:rsidR="0087343C">
        <w:t xml:space="preserve"> mechanism to protect from automated account registration.</w:t>
      </w:r>
      <w:r w:rsidR="00324C5B">
        <w:t xml:space="preserve"> This pag</w:t>
      </w:r>
      <w:r w:rsidR="00A755C9">
        <w:t>e also contains a list of the Te</w:t>
      </w:r>
      <w:r w:rsidR="00324C5B">
        <w:t>rms and Conditions that the user must accept in order to use the API Dev Portal. If use</w:t>
      </w:r>
      <w:r w:rsidR="00D32F9A">
        <w:t>r</w:t>
      </w:r>
      <w:r w:rsidR="00324C5B">
        <w:t xml:space="preserve"> agrees with the terms and conditions, they must check a checkbox in the page.</w:t>
      </w:r>
    </w:p>
    <w:p w:rsidR="00F424C6" w:rsidRDefault="00F424C6" w:rsidP="000901BD">
      <w:pPr>
        <w:pStyle w:val="ListParagraph"/>
        <w:numPr>
          <w:ilvl w:val="0"/>
          <w:numId w:val="16"/>
        </w:numPr>
        <w:spacing w:after="0"/>
        <w:ind w:left="714" w:hanging="357"/>
      </w:pPr>
      <w:r w:rsidRPr="00F424C6">
        <w:rPr>
          <w:b/>
        </w:rPr>
        <w:t>Partner Developer</w:t>
      </w:r>
      <w:r>
        <w:t xml:space="preserve"> enters the required information like user name, password, </w:t>
      </w:r>
      <w:r w:rsidR="00E75A37">
        <w:t xml:space="preserve">E-mail, </w:t>
      </w:r>
      <w:r>
        <w:t>etc… and submits the form.</w:t>
      </w:r>
    </w:p>
    <w:p w:rsidR="0087343C" w:rsidRDefault="00F424C6" w:rsidP="000901BD">
      <w:pPr>
        <w:pStyle w:val="ListParagraph"/>
        <w:numPr>
          <w:ilvl w:val="0"/>
          <w:numId w:val="16"/>
        </w:numPr>
        <w:spacing w:after="0"/>
        <w:ind w:left="714" w:hanging="357"/>
      </w:pPr>
      <w:r w:rsidRPr="00F424C6">
        <w:rPr>
          <w:b/>
        </w:rPr>
        <w:t>API Dev Portal</w:t>
      </w:r>
      <w:r>
        <w:t xml:space="preserve"> accepts the submitted form and </w:t>
      </w:r>
      <w:r w:rsidR="0087343C">
        <w:t xml:space="preserve">does initial validation. For example it validates the captcha entry to make sure there is a real person sitting accessing the portal and not just an automated process. </w:t>
      </w:r>
      <w:r w:rsidR="00324C5B">
        <w:t xml:space="preserve">It also validates that the user has accepted the terms and conditions. </w:t>
      </w:r>
    </w:p>
    <w:p w:rsidR="00324C5B" w:rsidRPr="00324C5B" w:rsidRDefault="00324C5B" w:rsidP="00324C5B">
      <w:pPr>
        <w:pStyle w:val="ListParagraph"/>
        <w:spacing w:after="0"/>
        <w:ind w:left="714"/>
      </w:pPr>
      <w:r>
        <w:t>If initial validation fails, then an error message is returned to the Partner Developer.</w:t>
      </w:r>
    </w:p>
    <w:p w:rsidR="00F424C6" w:rsidRDefault="0087343C" w:rsidP="000901BD">
      <w:pPr>
        <w:pStyle w:val="ListParagraph"/>
        <w:numPr>
          <w:ilvl w:val="0"/>
          <w:numId w:val="16"/>
        </w:numPr>
        <w:spacing w:after="0"/>
        <w:ind w:left="714" w:hanging="357"/>
      </w:pPr>
      <w:r>
        <w:rPr>
          <w:b/>
        </w:rPr>
        <w:t xml:space="preserve">API Dev Portal </w:t>
      </w:r>
      <w:r w:rsidRPr="0087343C">
        <w:t>u</w:t>
      </w:r>
      <w:r w:rsidR="00F424C6">
        <w:t xml:space="preserve">ses REST API of API Gateway Server to </w:t>
      </w:r>
      <w:r w:rsidR="00E843A4">
        <w:t>s</w:t>
      </w:r>
      <w:r w:rsidR="00F424C6">
        <w:t>end a user creation request.</w:t>
      </w:r>
      <w:r w:rsidR="00D32F9A">
        <w:t xml:space="preserve"> Along with the user creation request, there is also a request to set the custom user property named «</w:t>
      </w:r>
      <w:r w:rsidR="00D32F9A" w:rsidRPr="00D32F9A">
        <w:t xml:space="preserve">TermsAndConditionsAccepted </w:t>
      </w:r>
      <w:r w:rsidR="00D32F9A">
        <w:t xml:space="preserve">» to have value of «true». </w:t>
      </w:r>
    </w:p>
    <w:p w:rsidR="00D32F9A" w:rsidRPr="00D32F9A" w:rsidRDefault="00D32F9A" w:rsidP="00D32F9A">
      <w:pPr>
        <w:pStyle w:val="ListParagraph"/>
        <w:spacing w:after="0"/>
        <w:ind w:left="714"/>
      </w:pPr>
      <w:r w:rsidRPr="00D32F9A">
        <w:t xml:space="preserve">For more information about how to set user attributes see </w:t>
      </w:r>
      <w:hyperlink w:anchor="_Setting_and_getting" w:history="1">
        <w:r w:rsidRPr="00D32F9A">
          <w:rPr>
            <w:rStyle w:val="Hyperlink"/>
          </w:rPr>
          <w:t>here</w:t>
        </w:r>
      </w:hyperlink>
      <w:r w:rsidRPr="00D32F9A">
        <w:t>.</w:t>
      </w:r>
    </w:p>
    <w:p w:rsidR="0087343C" w:rsidRDefault="0087343C" w:rsidP="000901BD">
      <w:pPr>
        <w:pStyle w:val="ListParagraph"/>
        <w:numPr>
          <w:ilvl w:val="0"/>
          <w:numId w:val="16"/>
        </w:numPr>
        <w:spacing w:after="0"/>
        <w:ind w:left="714" w:hanging="357"/>
      </w:pPr>
      <w:r>
        <w:rPr>
          <w:b/>
        </w:rPr>
        <w:t xml:space="preserve">API Gateway </w:t>
      </w:r>
      <w:r>
        <w:t>receives the user creation request and tries to create a user in its database.</w:t>
      </w:r>
    </w:p>
    <w:p w:rsidR="0087343C" w:rsidRDefault="0087343C" w:rsidP="000901BD">
      <w:pPr>
        <w:pStyle w:val="ListParagraph"/>
        <w:numPr>
          <w:ilvl w:val="0"/>
          <w:numId w:val="16"/>
        </w:numPr>
        <w:spacing w:after="0"/>
        <w:ind w:left="714" w:hanging="357"/>
      </w:pPr>
      <w:r w:rsidRPr="0087343C">
        <w:rPr>
          <w:b/>
        </w:rPr>
        <w:t>API Gateway</w:t>
      </w:r>
      <w:r>
        <w:t xml:space="preserve"> returns the success/error status of that operation back to the API Dev Portal.</w:t>
      </w:r>
      <w:r w:rsidR="00E75A37">
        <w:t xml:space="preserve"> If the creation is successful, then </w:t>
      </w:r>
      <w:r w:rsidR="00EB22EC" w:rsidRPr="00EB22EC">
        <w:rPr>
          <w:b/>
        </w:rPr>
        <w:t>API Dev Portal</w:t>
      </w:r>
      <w:r w:rsidR="00E75A37">
        <w:t xml:space="preserve"> would also send a confirmation E-mail to the E-mail specified by the user. </w:t>
      </w:r>
      <w:r w:rsidR="00BA1959">
        <w:t>The E-mail should have a link that points to some «Email confirmation service», so that when clicked the E-mail confirmation service will confirm the E-mail and finish user creation. Only at that point the user will be considered  fully configured and allowed to login inside Joomla UI.</w:t>
      </w:r>
    </w:p>
    <w:p w:rsidR="0087343C" w:rsidRDefault="0087343C" w:rsidP="000901BD">
      <w:pPr>
        <w:pStyle w:val="ListParagraph"/>
        <w:numPr>
          <w:ilvl w:val="0"/>
          <w:numId w:val="16"/>
        </w:numPr>
        <w:spacing w:after="0"/>
        <w:ind w:left="714" w:hanging="357"/>
      </w:pPr>
      <w:r w:rsidRPr="0087343C">
        <w:rPr>
          <w:b/>
        </w:rPr>
        <w:t>API Dev Portal</w:t>
      </w:r>
      <w:r>
        <w:t xml:space="preserve"> returns the success/error status to the Partner </w:t>
      </w:r>
      <w:commentRangeStart w:id="76"/>
      <w:r>
        <w:t>Developer</w:t>
      </w:r>
      <w:commentRangeEnd w:id="76"/>
      <w:r w:rsidR="00E843A4">
        <w:rPr>
          <w:rStyle w:val="CommentReference"/>
        </w:rPr>
        <w:commentReference w:id="76"/>
      </w:r>
      <w:r>
        <w:t>.</w:t>
      </w:r>
      <w:r w:rsidR="00BA1959">
        <w:t xml:space="preserve"> So the partner developer will either see a page with an error or a page that explains them that initial creation is successful, but as a second step they need to check their E-mail and click on the link in order to confirm the E-mail validity.</w:t>
      </w:r>
    </w:p>
    <w:p w:rsidR="00E75A37" w:rsidRDefault="00BA1959" w:rsidP="000901BD">
      <w:pPr>
        <w:pStyle w:val="ListParagraph"/>
        <w:numPr>
          <w:ilvl w:val="0"/>
          <w:numId w:val="16"/>
        </w:numPr>
        <w:spacing w:after="0"/>
        <w:ind w:left="714" w:hanging="357"/>
      </w:pPr>
      <w:r>
        <w:rPr>
          <w:b/>
        </w:rPr>
        <w:lastRenderedPageBreak/>
        <w:t xml:space="preserve">Partner Developer </w:t>
      </w:r>
      <w:r>
        <w:t>checks their E-mail and clicks on the link that sends a requiest to the so called «E-mail confirmation service».</w:t>
      </w:r>
    </w:p>
    <w:p w:rsidR="00BA1959" w:rsidRDefault="00BA1959" w:rsidP="000901BD">
      <w:pPr>
        <w:pStyle w:val="ListParagraph"/>
        <w:numPr>
          <w:ilvl w:val="0"/>
          <w:numId w:val="16"/>
        </w:numPr>
        <w:spacing w:after="0"/>
        <w:ind w:left="714" w:hanging="357"/>
      </w:pPr>
      <w:r>
        <w:rPr>
          <w:b/>
        </w:rPr>
        <w:t xml:space="preserve">Email confirmation service </w:t>
      </w:r>
      <w:r>
        <w:t xml:space="preserve">confirms the E-mail and finishes user registration process. Then another E-mail is sent to the user informing them that the registration process has finished and they can proceed with login. A link to the login page will be provided. </w:t>
      </w:r>
    </w:p>
    <w:p w:rsidR="005E2861" w:rsidRDefault="009F4A70" w:rsidP="009F4A70">
      <w:pPr>
        <w:pStyle w:val="Heading3"/>
      </w:pPr>
      <w:bookmarkStart w:id="77" w:name="_Toc382493391"/>
      <w:r>
        <w:t>User Login</w:t>
      </w:r>
      <w:bookmarkEnd w:id="77"/>
    </w:p>
    <w:p w:rsidR="00BA47A0" w:rsidRPr="00F424C6" w:rsidRDefault="00BA47A0" w:rsidP="00BA47A0">
      <w:pPr>
        <w:spacing w:after="0"/>
        <w:rPr>
          <w:b/>
        </w:rPr>
      </w:pPr>
      <w:r w:rsidRPr="00F424C6">
        <w:rPr>
          <w:b/>
        </w:rPr>
        <w:t>Prerequisites:</w:t>
      </w:r>
    </w:p>
    <w:p w:rsidR="00BA47A0" w:rsidRDefault="00BA47A0" w:rsidP="00BA47A0">
      <w:pPr>
        <w:spacing w:after="0"/>
      </w:pPr>
      <w:r>
        <w:tab/>
        <w:t>Partner Developer has already registered in the API Dev Portal</w:t>
      </w:r>
    </w:p>
    <w:p w:rsidR="00BA47A0" w:rsidRPr="00F424C6" w:rsidRDefault="00BA47A0" w:rsidP="00BA47A0">
      <w:pPr>
        <w:spacing w:after="0"/>
        <w:rPr>
          <w:b/>
        </w:rPr>
      </w:pPr>
      <w:r w:rsidRPr="00F424C6">
        <w:rPr>
          <w:b/>
        </w:rPr>
        <w:t>Participants:</w:t>
      </w:r>
    </w:p>
    <w:p w:rsidR="00BA47A0" w:rsidRDefault="00BA47A0" w:rsidP="00BA47A0">
      <w:pPr>
        <w:spacing w:after="0"/>
      </w:pPr>
      <w:r>
        <w:tab/>
        <w:t>Partner Developer, API Dev Portal, API Gateway</w:t>
      </w:r>
    </w:p>
    <w:p w:rsidR="00BA47A0" w:rsidRDefault="00BA47A0" w:rsidP="00BA47A0">
      <w:pPr>
        <w:spacing w:after="0"/>
        <w:rPr>
          <w:b/>
        </w:rPr>
      </w:pPr>
      <w:r w:rsidRPr="00F424C6">
        <w:rPr>
          <w:b/>
        </w:rPr>
        <w:t>Process Flow:</w:t>
      </w:r>
    </w:p>
    <w:p w:rsidR="00BA47A0" w:rsidRDefault="00BA47A0" w:rsidP="00BA47A0">
      <w:pPr>
        <w:pStyle w:val="ListParagraph"/>
        <w:numPr>
          <w:ilvl w:val="0"/>
          <w:numId w:val="26"/>
        </w:numPr>
        <w:spacing w:after="0"/>
      </w:pPr>
      <w:r w:rsidRPr="00F424C6">
        <w:rPr>
          <w:b/>
        </w:rPr>
        <w:t>Partner Developer</w:t>
      </w:r>
      <w:r>
        <w:t xml:space="preserve"> goes to the login page of the API Dev Portal.</w:t>
      </w:r>
    </w:p>
    <w:p w:rsidR="00BA47A0" w:rsidRDefault="00BA47A0" w:rsidP="00BA47A0">
      <w:pPr>
        <w:pStyle w:val="ListParagraph"/>
        <w:numPr>
          <w:ilvl w:val="0"/>
          <w:numId w:val="26"/>
        </w:numPr>
        <w:spacing w:after="0"/>
      </w:pPr>
      <w:r>
        <w:rPr>
          <w:b/>
        </w:rPr>
        <w:t xml:space="preserve">Partner Developer </w:t>
      </w:r>
      <w:r>
        <w:t>enters their username and password as specified during registration.</w:t>
      </w:r>
    </w:p>
    <w:p w:rsidR="00BA47A0" w:rsidRDefault="00BA47A0" w:rsidP="00BA47A0">
      <w:pPr>
        <w:pStyle w:val="ListParagraph"/>
        <w:numPr>
          <w:ilvl w:val="0"/>
          <w:numId w:val="26"/>
        </w:numPr>
        <w:spacing w:after="0"/>
      </w:pPr>
      <w:r>
        <w:rPr>
          <w:b/>
        </w:rPr>
        <w:t xml:space="preserve">Partner Developer </w:t>
      </w:r>
      <w:r>
        <w:t xml:space="preserve">clicks on the Login button. </w:t>
      </w:r>
    </w:p>
    <w:p w:rsidR="005D33C6" w:rsidRDefault="005D33C6" w:rsidP="005D33C6">
      <w:pPr>
        <w:pStyle w:val="ListParagraph"/>
        <w:spacing w:after="0"/>
      </w:pPr>
      <w:r>
        <w:rPr>
          <w:noProof/>
          <w:lang w:val="bg-BG" w:eastAsia="bg-BG"/>
        </w:rPr>
        <w:drawing>
          <wp:inline distT="0" distB="0" distL="0" distR="0">
            <wp:extent cx="1818640" cy="1584960"/>
            <wp:effectExtent l="19050" t="19050" r="1016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1818640" cy="1584960"/>
                    </a:xfrm>
                    <a:prstGeom prst="rect">
                      <a:avLst/>
                    </a:prstGeom>
                    <a:noFill/>
                    <a:ln w="9525">
                      <a:solidFill>
                        <a:schemeClr val="accent1"/>
                      </a:solidFill>
                      <a:miter lim="800000"/>
                      <a:headEnd/>
                      <a:tailEnd/>
                    </a:ln>
                  </pic:spPr>
                </pic:pic>
              </a:graphicData>
            </a:graphic>
          </wp:inline>
        </w:drawing>
      </w:r>
    </w:p>
    <w:p w:rsidR="005D33C6" w:rsidRDefault="005D33C6" w:rsidP="00BA47A0">
      <w:pPr>
        <w:pStyle w:val="ListParagraph"/>
        <w:numPr>
          <w:ilvl w:val="0"/>
          <w:numId w:val="26"/>
        </w:numPr>
        <w:spacing w:after="0"/>
      </w:pPr>
      <w:r w:rsidRPr="005D33C6">
        <w:rPr>
          <w:b/>
        </w:rPr>
        <w:t>API Dev Portal</w:t>
      </w:r>
      <w:r>
        <w:t xml:space="preserve"> uses REST API and sends authentication request to API Gateway.</w:t>
      </w:r>
    </w:p>
    <w:p w:rsidR="005D33C6" w:rsidRDefault="005D33C6" w:rsidP="00BA47A0">
      <w:pPr>
        <w:pStyle w:val="ListParagraph"/>
        <w:numPr>
          <w:ilvl w:val="0"/>
          <w:numId w:val="26"/>
        </w:numPr>
        <w:spacing w:after="0"/>
      </w:pPr>
      <w:r w:rsidRPr="005D33C6">
        <w:rPr>
          <w:b/>
        </w:rPr>
        <w:t>API Gateway</w:t>
      </w:r>
      <w:r>
        <w:t xml:space="preserve"> authenticates the user based on the credentials and returns success or erro code to API Dev Portal</w:t>
      </w:r>
    </w:p>
    <w:p w:rsidR="005D33C6" w:rsidRDefault="005D33C6" w:rsidP="00BA47A0">
      <w:pPr>
        <w:pStyle w:val="ListParagraph"/>
        <w:numPr>
          <w:ilvl w:val="0"/>
          <w:numId w:val="26"/>
        </w:numPr>
        <w:spacing w:after="0"/>
      </w:pPr>
      <w:r w:rsidRPr="005D33C6">
        <w:rPr>
          <w:b/>
        </w:rPr>
        <w:t>API Dev Portal</w:t>
      </w:r>
      <w:r>
        <w:t xml:space="preserve"> returns the appropriate code to Partner </w:t>
      </w:r>
      <w:commentRangeStart w:id="78"/>
      <w:r>
        <w:t>Developer</w:t>
      </w:r>
      <w:commentRangeEnd w:id="78"/>
      <w:r w:rsidR="00E843A4">
        <w:rPr>
          <w:rStyle w:val="CommentReference"/>
        </w:rPr>
        <w:commentReference w:id="78"/>
      </w:r>
      <w:r>
        <w:t>.</w:t>
      </w:r>
    </w:p>
    <w:p w:rsidR="006E5F49" w:rsidRPr="006E5F49" w:rsidRDefault="00EA4994" w:rsidP="00BA47A0">
      <w:pPr>
        <w:pStyle w:val="ListParagraph"/>
        <w:numPr>
          <w:ilvl w:val="0"/>
          <w:numId w:val="26"/>
        </w:numPr>
        <w:spacing w:after="0"/>
      </w:pPr>
      <w:r>
        <w:rPr>
          <w:b/>
        </w:rPr>
        <w:t xml:space="preserve">IN CASE OF SUCCERSS: </w:t>
      </w:r>
      <w:r w:rsidR="006E5F49">
        <w:rPr>
          <w:b/>
        </w:rPr>
        <w:t xml:space="preserve">API Dev Portal </w:t>
      </w:r>
      <w:r w:rsidR="006E5F49">
        <w:t xml:space="preserve">creates a session and redirects the </w:t>
      </w:r>
      <w:r w:rsidR="006E5F49">
        <w:rPr>
          <w:b/>
        </w:rPr>
        <w:t xml:space="preserve">Partner Developer </w:t>
      </w:r>
      <w:r w:rsidR="006E5F49">
        <w:t xml:space="preserve">to </w:t>
      </w:r>
      <w:r w:rsidR="0017693B">
        <w:t>a welcome page with static content</w:t>
      </w:r>
      <w:r w:rsidR="006E5F49">
        <w:rPr>
          <w:b/>
        </w:rPr>
        <w:t>.</w:t>
      </w:r>
    </w:p>
    <w:p w:rsidR="00784B3B" w:rsidRDefault="00EA4994" w:rsidP="00784B3B">
      <w:pPr>
        <w:pStyle w:val="ListParagraph"/>
        <w:numPr>
          <w:ilvl w:val="0"/>
          <w:numId w:val="26"/>
        </w:numPr>
        <w:spacing w:after="0"/>
      </w:pPr>
      <w:r>
        <w:rPr>
          <w:b/>
        </w:rPr>
        <w:t xml:space="preserve">IN CASE OF FAILURE: </w:t>
      </w:r>
      <w:r w:rsidR="006E5F49">
        <w:rPr>
          <w:b/>
        </w:rPr>
        <w:t xml:space="preserve">API Dev Portal </w:t>
      </w:r>
      <w:r w:rsidR="006E5F49">
        <w:t xml:space="preserve">returns the error code and redirects the </w:t>
      </w:r>
      <w:r w:rsidR="006E5F49">
        <w:rPr>
          <w:b/>
        </w:rPr>
        <w:t xml:space="preserve">Partner Developer </w:t>
      </w:r>
      <w:r>
        <w:t>to the login page</w:t>
      </w:r>
      <w:r w:rsidR="006E5F49">
        <w:rPr>
          <w:b/>
        </w:rPr>
        <w:t>.</w:t>
      </w:r>
    </w:p>
    <w:p w:rsidR="00EB22EC" w:rsidRDefault="00EB22EC" w:rsidP="00EB22EC">
      <w:pPr>
        <w:spacing w:after="0"/>
      </w:pPr>
    </w:p>
    <w:p w:rsidR="00EB22EC" w:rsidRDefault="00784B3B" w:rsidP="00EB22EC">
      <w:pPr>
        <w:spacing w:after="0"/>
      </w:pPr>
      <w:r>
        <w:t>Sample Welcome page:</w:t>
      </w:r>
    </w:p>
    <w:p w:rsidR="00EB22EC" w:rsidRDefault="00A97DFD" w:rsidP="00EB22EC">
      <w:pPr>
        <w:spacing w:after="0"/>
      </w:pPr>
      <w:r>
        <w:rPr>
          <w:noProof/>
          <w:lang w:val="bg-BG" w:eastAsia="bg-BG"/>
        </w:rPr>
        <w:lastRenderedPageBreak/>
        <w:drawing>
          <wp:inline distT="0" distB="0" distL="0" distR="0">
            <wp:extent cx="6400800" cy="4042410"/>
            <wp:effectExtent l="19050" t="19050" r="19050" b="1524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6400800" cy="4042410"/>
                    </a:xfrm>
                    <a:prstGeom prst="rect">
                      <a:avLst/>
                    </a:prstGeom>
                    <a:noFill/>
                    <a:ln w="9525">
                      <a:solidFill>
                        <a:schemeClr val="accent1"/>
                      </a:solidFill>
                      <a:miter lim="800000"/>
                      <a:headEnd/>
                      <a:tailEnd/>
                    </a:ln>
                  </pic:spPr>
                </pic:pic>
              </a:graphicData>
            </a:graphic>
          </wp:inline>
        </w:drawing>
      </w:r>
    </w:p>
    <w:p w:rsidR="00BA47A0" w:rsidRPr="00F424C6" w:rsidRDefault="00BA47A0" w:rsidP="00BA47A0">
      <w:pPr>
        <w:spacing w:after="0"/>
        <w:rPr>
          <w:b/>
        </w:rPr>
      </w:pPr>
    </w:p>
    <w:p w:rsidR="00BA47A0" w:rsidRPr="00BA47A0" w:rsidRDefault="00BA47A0" w:rsidP="00BA47A0">
      <w:pPr>
        <w:pStyle w:val="sp"/>
      </w:pPr>
    </w:p>
    <w:p w:rsidR="00406951" w:rsidRDefault="00406951" w:rsidP="00406951">
      <w:pPr>
        <w:pStyle w:val="Heading3"/>
        <w:widowControl/>
        <w:tabs>
          <w:tab w:val="clear" w:pos="720"/>
          <w:tab w:val="clear" w:pos="900"/>
        </w:tabs>
        <w:spacing w:before="240" w:after="60"/>
        <w:ind w:left="720" w:hanging="720"/>
      </w:pPr>
      <w:bookmarkStart w:id="79" w:name="_Toc382493392"/>
      <w:r>
        <w:t>Self management</w:t>
      </w:r>
      <w:bookmarkEnd w:id="79"/>
    </w:p>
    <w:p w:rsidR="00406951" w:rsidRPr="00F424C6" w:rsidRDefault="00406951" w:rsidP="00406951">
      <w:pPr>
        <w:spacing w:after="0"/>
        <w:rPr>
          <w:b/>
        </w:rPr>
      </w:pPr>
      <w:r w:rsidRPr="00F424C6">
        <w:rPr>
          <w:b/>
        </w:rPr>
        <w:t>Prerequisites:</w:t>
      </w:r>
    </w:p>
    <w:p w:rsidR="00406951" w:rsidRDefault="00406951" w:rsidP="00406951">
      <w:pPr>
        <w:spacing w:after="0"/>
      </w:pPr>
      <w:r>
        <w:tab/>
        <w:t>API Dev Portal installed and configured, Partner Developer has logged in the portal.</w:t>
      </w:r>
    </w:p>
    <w:p w:rsidR="00406951" w:rsidRPr="00F424C6" w:rsidRDefault="00406951" w:rsidP="00406951">
      <w:pPr>
        <w:spacing w:after="0"/>
        <w:rPr>
          <w:b/>
        </w:rPr>
      </w:pPr>
      <w:r w:rsidRPr="00F424C6">
        <w:rPr>
          <w:b/>
        </w:rPr>
        <w:t>Participants:</w:t>
      </w:r>
    </w:p>
    <w:p w:rsidR="00406951" w:rsidRDefault="00406951" w:rsidP="00406951">
      <w:pPr>
        <w:spacing w:after="0"/>
      </w:pPr>
      <w:r>
        <w:tab/>
        <w:t>Partner Developer, API Dev Portal, API Gateway</w:t>
      </w:r>
    </w:p>
    <w:p w:rsidR="00406951" w:rsidRPr="00F424C6" w:rsidRDefault="00406951" w:rsidP="00406951">
      <w:pPr>
        <w:spacing w:after="0"/>
        <w:rPr>
          <w:b/>
        </w:rPr>
      </w:pPr>
      <w:r w:rsidRPr="00F424C6">
        <w:rPr>
          <w:b/>
        </w:rPr>
        <w:t>Process Flow:</w:t>
      </w:r>
    </w:p>
    <w:p w:rsidR="00242EE5" w:rsidRDefault="00406951" w:rsidP="000901BD">
      <w:pPr>
        <w:pStyle w:val="ListParagraph"/>
        <w:numPr>
          <w:ilvl w:val="0"/>
          <w:numId w:val="22"/>
        </w:numPr>
        <w:spacing w:after="0"/>
      </w:pPr>
      <w:r w:rsidRPr="00C8514E">
        <w:rPr>
          <w:b/>
        </w:rPr>
        <w:t xml:space="preserve">Partner Developer </w:t>
      </w:r>
      <w:r w:rsidRPr="00242EE5">
        <w:t>goes</w:t>
      </w:r>
      <w:r w:rsidR="00485459" w:rsidRPr="00242EE5">
        <w:t xml:space="preserve"> to the page with their account properties</w:t>
      </w:r>
      <w:r w:rsidR="00C8514E">
        <w:t xml:space="preserve">, </w:t>
      </w:r>
      <w:r w:rsidR="00242EE5">
        <w:t xml:space="preserve">selects a property they want to enter. For example – the password. </w:t>
      </w:r>
    </w:p>
    <w:p w:rsidR="00242EE5" w:rsidRDefault="00242EE5" w:rsidP="000901BD">
      <w:pPr>
        <w:pStyle w:val="ListParagraph"/>
        <w:numPr>
          <w:ilvl w:val="0"/>
          <w:numId w:val="22"/>
        </w:numPr>
        <w:spacing w:after="0"/>
      </w:pPr>
      <w:r>
        <w:rPr>
          <w:b/>
        </w:rPr>
        <w:t xml:space="preserve">Partner Developer </w:t>
      </w:r>
      <w:r w:rsidRPr="00242EE5">
        <w:t>selects a new value for the property.</w:t>
      </w:r>
    </w:p>
    <w:p w:rsidR="00242EE5" w:rsidRDefault="00242EE5" w:rsidP="000901BD">
      <w:pPr>
        <w:pStyle w:val="ListParagraph"/>
        <w:numPr>
          <w:ilvl w:val="0"/>
          <w:numId w:val="22"/>
        </w:numPr>
        <w:spacing w:after="0"/>
      </w:pPr>
      <w:r>
        <w:rPr>
          <w:b/>
        </w:rPr>
        <w:t xml:space="preserve">Partner Developer </w:t>
      </w:r>
      <w:r w:rsidRPr="00242EE5">
        <w:t>submits the form.</w:t>
      </w:r>
    </w:p>
    <w:p w:rsidR="00242EE5" w:rsidRDefault="00242EE5" w:rsidP="000901BD">
      <w:pPr>
        <w:pStyle w:val="ListParagraph"/>
        <w:numPr>
          <w:ilvl w:val="0"/>
          <w:numId w:val="22"/>
        </w:numPr>
        <w:spacing w:after="0"/>
        <w:ind w:left="714" w:hanging="357"/>
      </w:pPr>
      <w:r>
        <w:rPr>
          <w:b/>
        </w:rPr>
        <w:t xml:space="preserve">API Dev Portal </w:t>
      </w:r>
      <w:r>
        <w:t xml:space="preserve">uses API Gateway REST API to initiate property change for the given user. </w:t>
      </w:r>
    </w:p>
    <w:p w:rsidR="00406951" w:rsidRDefault="00406951" w:rsidP="000901BD">
      <w:pPr>
        <w:pStyle w:val="ListParagraph"/>
        <w:numPr>
          <w:ilvl w:val="0"/>
          <w:numId w:val="22"/>
        </w:numPr>
        <w:spacing w:after="0"/>
        <w:ind w:left="714" w:hanging="357"/>
      </w:pPr>
      <w:r>
        <w:rPr>
          <w:b/>
        </w:rPr>
        <w:t xml:space="preserve">API Gateway </w:t>
      </w:r>
      <w:r>
        <w:t xml:space="preserve">receives the user </w:t>
      </w:r>
      <w:r w:rsidR="00242EE5">
        <w:t>update</w:t>
      </w:r>
      <w:r>
        <w:t xml:space="preserve"> request and</w:t>
      </w:r>
      <w:r w:rsidR="00242EE5">
        <w:t xml:space="preserve"> executes it</w:t>
      </w:r>
      <w:r>
        <w:t>.</w:t>
      </w:r>
    </w:p>
    <w:p w:rsidR="00406951" w:rsidRDefault="00406951" w:rsidP="000901BD">
      <w:pPr>
        <w:pStyle w:val="ListParagraph"/>
        <w:numPr>
          <w:ilvl w:val="0"/>
          <w:numId w:val="22"/>
        </w:numPr>
        <w:spacing w:after="0"/>
        <w:ind w:left="714" w:hanging="357"/>
      </w:pPr>
      <w:r w:rsidRPr="0087343C">
        <w:rPr>
          <w:b/>
        </w:rPr>
        <w:t>API Gateway</w:t>
      </w:r>
      <w:r>
        <w:t xml:space="preserve"> returns the success/error status of that operation back to the API Dev Portal.</w:t>
      </w:r>
    </w:p>
    <w:p w:rsidR="00406951" w:rsidRDefault="00406951" w:rsidP="000901BD">
      <w:pPr>
        <w:pStyle w:val="ListParagraph"/>
        <w:numPr>
          <w:ilvl w:val="0"/>
          <w:numId w:val="22"/>
        </w:numPr>
        <w:spacing w:after="0"/>
        <w:ind w:left="714" w:hanging="357"/>
      </w:pPr>
      <w:r w:rsidRPr="0087343C">
        <w:rPr>
          <w:b/>
        </w:rPr>
        <w:t>API Dev Portal</w:t>
      </w:r>
      <w:r>
        <w:t xml:space="preserve"> returns the success/error status to the Partner Developer.</w:t>
      </w:r>
    </w:p>
    <w:p w:rsidR="00406951" w:rsidRDefault="00406951" w:rsidP="00F424C6"/>
    <w:p w:rsidR="005E2861" w:rsidRDefault="005E2861" w:rsidP="00F424C6"/>
    <w:p w:rsidR="00AD01A8" w:rsidRDefault="00AD01A8">
      <w:pPr>
        <w:spacing w:after="0" w:line="240" w:lineRule="auto"/>
      </w:pPr>
      <w:r>
        <w:br w:type="page"/>
      </w:r>
    </w:p>
    <w:p w:rsidR="00AD01A8" w:rsidRDefault="00AD01A8">
      <w:pPr>
        <w:spacing w:after="0" w:line="240" w:lineRule="auto"/>
        <w:sectPr w:rsidR="00AD01A8" w:rsidSect="00A6367E">
          <w:footerReference w:type="default" r:id="rId36"/>
          <w:pgSz w:w="12240" w:h="15840" w:code="1"/>
          <w:pgMar w:top="1440" w:right="1080" w:bottom="1440" w:left="1080" w:header="360" w:footer="0" w:gutter="0"/>
          <w:cols w:space="720"/>
          <w:docGrid w:linePitch="272"/>
        </w:sectPr>
      </w:pPr>
    </w:p>
    <w:p w:rsidR="00AD01A8" w:rsidRDefault="004529EA" w:rsidP="00AD01A8">
      <w:pPr>
        <w:spacing w:after="0" w:line="240" w:lineRule="auto"/>
        <w:ind w:left="-1134"/>
      </w:pPr>
      <w:r>
        <w:object w:dxaOrig="21284" w:dyaOrig="8628">
          <v:shape id="_x0000_i1026" type="#_x0000_t75" style="width:763.2pt;height:308.4pt" o:ole="">
            <v:imagedata r:id="rId37" o:title=""/>
          </v:shape>
          <o:OLEObject Type="Embed" ProgID="Visio.Drawing.11" ShapeID="_x0000_i1026" DrawAspect="Content" ObjectID="_1459152110" r:id="rId38"/>
        </w:object>
      </w:r>
    </w:p>
    <w:p w:rsidR="00AD01A8" w:rsidRDefault="00AD01A8" w:rsidP="00AD01A8">
      <w:pPr>
        <w:spacing w:after="0" w:line="240" w:lineRule="auto"/>
        <w:ind w:left="-1134"/>
        <w:sectPr w:rsidR="00AD01A8" w:rsidSect="00AD01A8">
          <w:pgSz w:w="15840" w:h="12240" w:orient="landscape" w:code="1"/>
          <w:pgMar w:top="1077" w:right="1440" w:bottom="1077" w:left="1440" w:header="357" w:footer="0" w:gutter="0"/>
          <w:cols w:space="720"/>
          <w:docGrid w:linePitch="272"/>
        </w:sectPr>
      </w:pPr>
    </w:p>
    <w:p w:rsidR="00821168" w:rsidRDefault="00856E04" w:rsidP="00821168">
      <w:pPr>
        <w:pStyle w:val="Heading3"/>
      </w:pPr>
      <w:bookmarkStart w:id="80" w:name="_Toc382493393"/>
      <w:r>
        <w:lastRenderedPageBreak/>
        <w:t>Testing APIs through the API Catalog or API Tester page</w:t>
      </w:r>
      <w:bookmarkEnd w:id="80"/>
    </w:p>
    <w:p w:rsidR="00856E04" w:rsidRPr="00F424C6" w:rsidRDefault="00856E04" w:rsidP="00856E04">
      <w:pPr>
        <w:spacing w:after="0"/>
        <w:rPr>
          <w:b/>
        </w:rPr>
      </w:pPr>
      <w:r w:rsidRPr="00F424C6">
        <w:rPr>
          <w:b/>
        </w:rPr>
        <w:t>Prerequisites:</w:t>
      </w:r>
    </w:p>
    <w:p w:rsidR="00856E04" w:rsidRDefault="00856E04" w:rsidP="00856E04">
      <w:pPr>
        <w:spacing w:after="0"/>
      </w:pPr>
      <w:r>
        <w:tab/>
      </w:r>
      <w:commentRangeStart w:id="81"/>
      <w:r>
        <w:t xml:space="preserve">API Dev Portal installed and configured, </w:t>
      </w:r>
      <w:commentRangeStart w:id="82"/>
      <w:r>
        <w:t>Partner Developer has log</w:t>
      </w:r>
      <w:r w:rsidR="00C0437E">
        <w:t>g</w:t>
      </w:r>
      <w:r>
        <w:t xml:space="preserve">ed in the </w:t>
      </w:r>
      <w:commentRangeStart w:id="83"/>
      <w:r>
        <w:t>portal</w:t>
      </w:r>
      <w:commentRangeEnd w:id="82"/>
      <w:r w:rsidR="00A15898">
        <w:rPr>
          <w:rStyle w:val="CommentReference"/>
        </w:rPr>
        <w:commentReference w:id="82"/>
      </w:r>
      <w:commentRangeEnd w:id="83"/>
      <w:r w:rsidR="006E5F49">
        <w:rPr>
          <w:rStyle w:val="CommentReference"/>
        </w:rPr>
        <w:commentReference w:id="83"/>
      </w:r>
      <w:r>
        <w:t>.</w:t>
      </w:r>
      <w:commentRangeEnd w:id="81"/>
      <w:r w:rsidR="001D70A2">
        <w:rPr>
          <w:rStyle w:val="CommentReference"/>
        </w:rPr>
        <w:commentReference w:id="81"/>
      </w:r>
    </w:p>
    <w:p w:rsidR="00856E04" w:rsidRPr="00F424C6" w:rsidRDefault="00856E04" w:rsidP="00856E04">
      <w:pPr>
        <w:spacing w:after="0"/>
        <w:rPr>
          <w:b/>
        </w:rPr>
      </w:pPr>
      <w:r w:rsidRPr="00F424C6">
        <w:rPr>
          <w:b/>
        </w:rPr>
        <w:t>Participants:</w:t>
      </w:r>
    </w:p>
    <w:p w:rsidR="00856E04" w:rsidRDefault="00856E04" w:rsidP="00856E04">
      <w:pPr>
        <w:spacing w:after="0"/>
      </w:pPr>
      <w:r>
        <w:tab/>
        <w:t>Partner Developer, API Dev Portal, API Gateway</w:t>
      </w:r>
    </w:p>
    <w:p w:rsidR="00856E04" w:rsidRPr="00F424C6" w:rsidRDefault="00856E04" w:rsidP="00856E04">
      <w:pPr>
        <w:spacing w:after="0"/>
        <w:rPr>
          <w:b/>
        </w:rPr>
      </w:pPr>
      <w:r w:rsidRPr="00F424C6">
        <w:rPr>
          <w:b/>
        </w:rPr>
        <w:t>Process Flow:</w:t>
      </w:r>
    </w:p>
    <w:p w:rsidR="00856E04" w:rsidRPr="001D70A2" w:rsidRDefault="00856E04" w:rsidP="000901BD">
      <w:pPr>
        <w:pStyle w:val="ListParagraph"/>
        <w:numPr>
          <w:ilvl w:val="0"/>
          <w:numId w:val="17"/>
        </w:numPr>
        <w:spacing w:after="0"/>
        <w:ind w:left="714" w:hanging="357"/>
        <w:rPr>
          <w:b/>
        </w:rPr>
      </w:pPr>
      <w:r w:rsidRPr="009F1C8E">
        <w:rPr>
          <w:b/>
        </w:rPr>
        <w:t>Partner Developer</w:t>
      </w:r>
      <w:r>
        <w:t xml:space="preserve"> opens the </w:t>
      </w:r>
      <w:r w:rsidR="009F1C8E">
        <w:t xml:space="preserve">API Catalog page or API Tester page. Both pages list APIs that are available for usage by the Partner Developer. API Tester shows a complete list ast obtained from the API Gateway. API Catalog shows a pre-selected list of APIs only. </w:t>
      </w:r>
    </w:p>
    <w:p w:rsidR="001D70A2" w:rsidRPr="004E0934" w:rsidRDefault="001D70A2" w:rsidP="000901BD">
      <w:pPr>
        <w:pStyle w:val="ListParagraph"/>
        <w:numPr>
          <w:ilvl w:val="0"/>
          <w:numId w:val="17"/>
        </w:numPr>
        <w:spacing w:after="0"/>
        <w:ind w:left="714" w:hanging="357"/>
        <w:rPr>
          <w:b/>
        </w:rPr>
      </w:pPr>
    </w:p>
    <w:p w:rsidR="001D70A2" w:rsidRDefault="001D70A2" w:rsidP="001D70A2">
      <w:pPr>
        <w:pStyle w:val="ListParagraph"/>
        <w:spacing w:after="0"/>
        <w:rPr>
          <w:b/>
        </w:rPr>
      </w:pPr>
      <w:r>
        <w:rPr>
          <w:b/>
        </w:rPr>
        <w:t>The API Catalog should look similar to this:</w:t>
      </w:r>
    </w:p>
    <w:p w:rsidR="001D70A2" w:rsidRDefault="001D70A2" w:rsidP="001D70A2">
      <w:pPr>
        <w:pStyle w:val="ListParagraph"/>
        <w:spacing w:after="0"/>
        <w:rPr>
          <w:b/>
        </w:rPr>
      </w:pPr>
      <w:r>
        <w:rPr>
          <w:b/>
        </w:rPr>
        <w:t xml:space="preserve">See also </w:t>
      </w:r>
      <w:commentRangeStart w:id="84"/>
      <w:commentRangeStart w:id="85"/>
      <w:r w:rsidR="00A776A3" w:rsidRPr="00A776A3">
        <w:fldChar w:fldCharType="begin"/>
      </w:r>
      <w:r>
        <w:instrText xml:space="preserve"> HYPERLINK "http://developer.espn.com/docs" </w:instrText>
      </w:r>
      <w:r w:rsidR="00A776A3" w:rsidRPr="00A776A3">
        <w:fldChar w:fldCharType="separate"/>
      </w:r>
      <w:r w:rsidRPr="00D32F9A">
        <w:rPr>
          <w:rStyle w:val="Hyperlink"/>
          <w:b/>
        </w:rPr>
        <w:t>here</w:t>
      </w:r>
      <w:r w:rsidR="00A776A3">
        <w:rPr>
          <w:rStyle w:val="Hyperlink"/>
          <w:b/>
        </w:rPr>
        <w:fldChar w:fldCharType="end"/>
      </w:r>
      <w:commentRangeEnd w:id="84"/>
      <w:r>
        <w:rPr>
          <w:rStyle w:val="CommentReference"/>
        </w:rPr>
        <w:commentReference w:id="84"/>
      </w:r>
      <w:commentRangeEnd w:id="85"/>
      <w:r>
        <w:rPr>
          <w:rStyle w:val="CommentReference"/>
        </w:rPr>
        <w:commentReference w:id="85"/>
      </w:r>
      <w:r>
        <w:rPr>
          <w:b/>
        </w:rPr>
        <w:t>.</w:t>
      </w:r>
    </w:p>
    <w:p w:rsidR="004E0934" w:rsidRDefault="004E0934" w:rsidP="004E0934">
      <w:pPr>
        <w:pStyle w:val="ListParagraph"/>
        <w:spacing w:after="0"/>
        <w:ind w:left="714"/>
        <w:rPr>
          <w:b/>
        </w:rPr>
      </w:pPr>
    </w:p>
    <w:p w:rsidR="001D70A2" w:rsidRDefault="001D70A2" w:rsidP="004E0934">
      <w:pPr>
        <w:pStyle w:val="ListParagraph"/>
        <w:spacing w:after="0"/>
        <w:ind w:left="714"/>
        <w:rPr>
          <w:b/>
        </w:rPr>
      </w:pPr>
    </w:p>
    <w:p w:rsidR="001D70A2" w:rsidRDefault="00A776A3" w:rsidP="004E0934">
      <w:pPr>
        <w:pStyle w:val="ListParagraph"/>
        <w:spacing w:after="0"/>
        <w:ind w:left="714"/>
        <w:rPr>
          <w:b/>
        </w:rPr>
      </w:pPr>
      <w:r>
        <w:rPr>
          <w:b/>
          <w:noProof/>
          <w:lang w:val="bg-BG" w:eastAsia="bg-BG"/>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9" type="#_x0000_t62" style="position:absolute;left:0;text-align:left;margin-left:387.6pt;margin-top:103.2pt;width:123.6pt;height:36.6pt;z-index:251659264" adj="-22369,41489">
            <v:textbox>
              <w:txbxContent>
                <w:p w:rsidR="00A50503" w:rsidRDefault="00A50503" w:rsidP="00A50503">
                  <w:proofErr w:type="spellStart"/>
                  <w:proofErr w:type="gramStart"/>
                  <w:r>
                    <w:t>Dynamicly</w:t>
                  </w:r>
                  <w:proofErr w:type="spellEnd"/>
                  <w:r>
                    <w:t xml:space="preserve"> retrieved API info.</w:t>
                  </w:r>
                  <w:proofErr w:type="gramEnd"/>
                </w:p>
              </w:txbxContent>
            </v:textbox>
          </v:shape>
        </w:pict>
      </w:r>
      <w:r>
        <w:rPr>
          <w:b/>
          <w:noProof/>
          <w:lang w:val="bg-BG" w:eastAsia="bg-BG"/>
        </w:rPr>
        <w:pict>
          <v:shape id="_x0000_s1028" type="#_x0000_t62" style="position:absolute;left:0;text-align:left;margin-left:283.8pt;margin-top:-31.8pt;width:135pt;height:36.6pt;z-index:251658240" adj="-9112,77961">
            <v:textbox>
              <w:txbxContent>
                <w:p w:rsidR="00A50503" w:rsidRDefault="00A50503">
                  <w:r>
                    <w:t>Static content with images and links, etc…</w:t>
                  </w:r>
                </w:p>
              </w:txbxContent>
            </v:textbox>
          </v:shape>
        </w:pict>
      </w:r>
      <w:r w:rsidR="00A97DFD">
        <w:rPr>
          <w:b/>
          <w:noProof/>
          <w:lang w:val="bg-BG" w:eastAsia="bg-BG"/>
        </w:rPr>
        <w:drawing>
          <wp:inline distT="0" distB="0" distL="0" distR="0">
            <wp:extent cx="5273040" cy="5173980"/>
            <wp:effectExtent l="19050" t="0" r="381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5273040" cy="5173980"/>
                    </a:xfrm>
                    <a:prstGeom prst="rect">
                      <a:avLst/>
                    </a:prstGeom>
                    <a:noFill/>
                    <a:ln w="9525">
                      <a:noFill/>
                      <a:miter lim="800000"/>
                      <a:headEnd/>
                      <a:tailEnd/>
                    </a:ln>
                  </pic:spPr>
                </pic:pic>
              </a:graphicData>
            </a:graphic>
          </wp:inline>
        </w:drawing>
      </w:r>
    </w:p>
    <w:p w:rsidR="001D70A2" w:rsidRDefault="001D70A2" w:rsidP="004E0934">
      <w:pPr>
        <w:pStyle w:val="ListParagraph"/>
        <w:spacing w:after="0"/>
        <w:ind w:left="714"/>
        <w:rPr>
          <w:b/>
        </w:rPr>
      </w:pPr>
    </w:p>
    <w:p w:rsidR="001D70A2" w:rsidRDefault="00A50503" w:rsidP="004E0934">
      <w:pPr>
        <w:pStyle w:val="ListParagraph"/>
        <w:spacing w:after="0"/>
        <w:ind w:left="714"/>
      </w:pPr>
      <w:r>
        <w:t>There will be a configurable place for specifying a filter of fine grained APIs that will be shown at first. Then there will be a button that will allow the user to show all APIs. If the filter is not specified or is empty, then all APIs will be shown by default.</w:t>
      </w:r>
    </w:p>
    <w:p w:rsidR="00A50503" w:rsidRDefault="00A50503" w:rsidP="004E0934">
      <w:pPr>
        <w:pStyle w:val="ListParagraph"/>
        <w:spacing w:after="0"/>
        <w:ind w:left="714"/>
      </w:pPr>
    </w:p>
    <w:p w:rsidR="00A50503" w:rsidRPr="00A50503" w:rsidRDefault="00A97DFD" w:rsidP="004E0934">
      <w:pPr>
        <w:pStyle w:val="ListParagraph"/>
        <w:spacing w:after="0"/>
        <w:ind w:left="714"/>
      </w:pPr>
      <w:r>
        <w:rPr>
          <w:noProof/>
          <w:lang w:val="bg-BG" w:eastAsia="bg-BG"/>
        </w:rPr>
        <w:drawing>
          <wp:inline distT="0" distB="0" distL="0" distR="0">
            <wp:extent cx="5257800" cy="6103620"/>
            <wp:effectExtent l="1905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5257800" cy="6103620"/>
                    </a:xfrm>
                    <a:prstGeom prst="rect">
                      <a:avLst/>
                    </a:prstGeom>
                    <a:noFill/>
                    <a:ln w="9525">
                      <a:noFill/>
                      <a:miter lim="800000"/>
                      <a:headEnd/>
                      <a:tailEnd/>
                    </a:ln>
                  </pic:spPr>
                </pic:pic>
              </a:graphicData>
            </a:graphic>
          </wp:inline>
        </w:drawing>
      </w:r>
    </w:p>
    <w:p w:rsidR="001D70A2" w:rsidRDefault="001D70A2" w:rsidP="004E0934">
      <w:pPr>
        <w:pStyle w:val="ListParagraph"/>
        <w:spacing w:after="0"/>
        <w:ind w:left="714"/>
        <w:rPr>
          <w:b/>
        </w:rPr>
      </w:pPr>
    </w:p>
    <w:p w:rsidR="001D70A2" w:rsidRDefault="00A50503" w:rsidP="004E0934">
      <w:pPr>
        <w:pStyle w:val="ListParagraph"/>
        <w:spacing w:after="0"/>
        <w:ind w:left="714"/>
      </w:pPr>
      <w:r w:rsidRPr="00A50503">
        <w:t xml:space="preserve">Inside the </w:t>
      </w:r>
      <w:r>
        <w:t xml:space="preserve">API list there would be placeholders for static </w:t>
      </w:r>
      <w:proofErr w:type="spellStart"/>
      <w:r>
        <w:t>fontent</w:t>
      </w:r>
      <w:proofErr w:type="spellEnd"/>
      <w:r>
        <w:t xml:space="preserve"> like images which will help </w:t>
      </w:r>
      <w:proofErr w:type="gramStart"/>
      <w:r>
        <w:t>users</w:t>
      </w:r>
      <w:proofErr w:type="gramEnd"/>
      <w:r>
        <w:t xml:space="preserve"> </w:t>
      </w:r>
      <w:proofErr w:type="spellStart"/>
      <w:r>
        <w:t>reasily</w:t>
      </w:r>
      <w:proofErr w:type="spellEnd"/>
      <w:r>
        <w:t xml:space="preserve"> remember or associate that API as well as static text with links to tutorials or additional static </w:t>
      </w:r>
      <w:proofErr w:type="spellStart"/>
      <w:r>
        <w:t>documenatation</w:t>
      </w:r>
      <w:proofErr w:type="spellEnd"/>
      <w:r>
        <w:t>.</w:t>
      </w:r>
    </w:p>
    <w:p w:rsidR="00A50503" w:rsidRDefault="00A50503" w:rsidP="004E0934">
      <w:pPr>
        <w:pStyle w:val="ListParagraph"/>
        <w:spacing w:after="0"/>
        <w:ind w:left="714"/>
      </w:pPr>
    </w:p>
    <w:p w:rsidR="00A50503" w:rsidRDefault="00A50503" w:rsidP="004E0934">
      <w:pPr>
        <w:pStyle w:val="ListParagraph"/>
        <w:spacing w:after="0"/>
        <w:ind w:left="714"/>
      </w:pPr>
      <w:r>
        <w:lastRenderedPageBreak/>
        <w:t>The static information will be defined per API. For each file there would be a corresponding set of static files to be included in different placeholders of the UI view. These files will be put in a folder which name would match to the id of the API. If files in this folder exist, they will be included in their appropriate places.</w:t>
      </w:r>
    </w:p>
    <w:p w:rsidR="00A50503" w:rsidRDefault="00A50503" w:rsidP="004E0934">
      <w:pPr>
        <w:pStyle w:val="ListParagraph"/>
        <w:spacing w:after="0"/>
        <w:ind w:left="714"/>
      </w:pPr>
    </w:p>
    <w:p w:rsidR="00A50503" w:rsidRPr="00A50503" w:rsidRDefault="00A50503" w:rsidP="004E0934">
      <w:pPr>
        <w:pStyle w:val="ListParagraph"/>
        <w:spacing w:after="0"/>
        <w:ind w:left="714"/>
      </w:pPr>
      <w:r>
        <w:t xml:space="preserve">Along with that the dynamic properties of the </w:t>
      </w:r>
      <w:proofErr w:type="spellStart"/>
      <w:proofErr w:type="gramStart"/>
      <w:r>
        <w:t>APi</w:t>
      </w:r>
      <w:proofErr w:type="spellEnd"/>
      <w:proofErr w:type="gramEnd"/>
    </w:p>
    <w:p w:rsidR="001D70A2" w:rsidRDefault="001D70A2" w:rsidP="004E0934">
      <w:pPr>
        <w:pStyle w:val="ListParagraph"/>
        <w:spacing w:after="0"/>
        <w:ind w:left="714"/>
        <w:rPr>
          <w:b/>
        </w:rPr>
      </w:pPr>
    </w:p>
    <w:p w:rsidR="001D70A2" w:rsidRDefault="001D70A2" w:rsidP="004E0934">
      <w:pPr>
        <w:pStyle w:val="ListParagraph"/>
        <w:spacing w:after="0"/>
        <w:ind w:left="714"/>
        <w:rPr>
          <w:b/>
        </w:rPr>
      </w:pPr>
    </w:p>
    <w:p w:rsidR="001D70A2" w:rsidRDefault="001D70A2" w:rsidP="004E0934">
      <w:pPr>
        <w:pStyle w:val="ListParagraph"/>
        <w:spacing w:after="0"/>
        <w:ind w:left="714"/>
        <w:rPr>
          <w:b/>
        </w:rPr>
      </w:pPr>
    </w:p>
    <w:p w:rsidR="004E0934" w:rsidRDefault="004E0934" w:rsidP="004E0934">
      <w:pPr>
        <w:pStyle w:val="ListParagraph"/>
        <w:spacing w:after="0"/>
        <w:ind w:left="714"/>
        <w:rPr>
          <w:b/>
        </w:rPr>
      </w:pPr>
      <w:r>
        <w:rPr>
          <w:b/>
        </w:rPr>
        <w:t xml:space="preserve">Here is how API Testing Page will look like: </w:t>
      </w:r>
    </w:p>
    <w:p w:rsidR="004E0934" w:rsidRDefault="004E0934" w:rsidP="004E0934">
      <w:pPr>
        <w:pStyle w:val="ListParagraph"/>
        <w:spacing w:after="0"/>
        <w:ind w:left="714"/>
        <w:rPr>
          <w:b/>
        </w:rPr>
      </w:pPr>
      <w:r>
        <w:rPr>
          <w:b/>
        </w:rPr>
        <w:t xml:space="preserve">We plan to use the Swagger UI for it. See </w:t>
      </w:r>
      <w:hyperlink r:id="rId41" w:history="1">
        <w:r w:rsidRPr="004E0934">
          <w:rPr>
            <w:rStyle w:val="Hyperlink"/>
            <w:b/>
          </w:rPr>
          <w:t>here</w:t>
        </w:r>
      </w:hyperlink>
      <w:r>
        <w:rPr>
          <w:b/>
        </w:rPr>
        <w:t xml:space="preserve"> and </w:t>
      </w:r>
      <w:hyperlink r:id="rId42" w:history="1">
        <w:r w:rsidRPr="004E0934">
          <w:rPr>
            <w:rStyle w:val="Hyperlink"/>
            <w:b/>
          </w:rPr>
          <w:t>here</w:t>
        </w:r>
      </w:hyperlink>
      <w:r>
        <w:rPr>
          <w:b/>
        </w:rPr>
        <w:t xml:space="preserve">. Source of </w:t>
      </w:r>
      <w:hyperlink r:id="rId43" w:history="1">
        <w:r w:rsidRPr="004E0934">
          <w:rPr>
            <w:rStyle w:val="Hyperlink"/>
            <w:b/>
          </w:rPr>
          <w:t>swagger</w:t>
        </w:r>
      </w:hyperlink>
      <w:r>
        <w:rPr>
          <w:b/>
        </w:rPr>
        <w:t>.</w:t>
      </w:r>
    </w:p>
    <w:p w:rsidR="004E0934" w:rsidRDefault="004E0934" w:rsidP="004E0934">
      <w:pPr>
        <w:pStyle w:val="ListParagraph"/>
        <w:spacing w:after="0"/>
        <w:ind w:left="714"/>
        <w:rPr>
          <w:b/>
        </w:rPr>
      </w:pPr>
      <w:r>
        <w:rPr>
          <w:b/>
          <w:noProof/>
          <w:lang w:val="bg-BG" w:eastAsia="bg-BG"/>
        </w:rPr>
        <w:drawing>
          <wp:inline distT="0" distB="0" distL="0" distR="0">
            <wp:extent cx="5711190" cy="4387645"/>
            <wp:effectExtent l="19050" t="19050" r="22860" b="12905"/>
            <wp:docPr id="5" name="Picture 5">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5715608" cy="4391039"/>
                    </a:xfrm>
                    <a:prstGeom prst="rect">
                      <a:avLst/>
                    </a:prstGeom>
                    <a:noFill/>
                    <a:ln w="9525">
                      <a:solidFill>
                        <a:schemeClr val="accent1"/>
                      </a:solidFill>
                      <a:miter lim="800000"/>
                      <a:headEnd/>
                      <a:tailEnd/>
                    </a:ln>
                  </pic:spPr>
                </pic:pic>
              </a:graphicData>
            </a:graphic>
          </wp:inline>
        </w:drawing>
      </w:r>
    </w:p>
    <w:p w:rsidR="00D32F9A" w:rsidRDefault="00D32F9A" w:rsidP="004E0934">
      <w:pPr>
        <w:pStyle w:val="ListParagraph"/>
        <w:spacing w:after="0"/>
        <w:ind w:left="714"/>
        <w:rPr>
          <w:ins w:id="86" w:author="ynedelchev" w:date="2014-04-16T10:33:00Z"/>
          <w:b/>
        </w:rPr>
      </w:pPr>
    </w:p>
    <w:p w:rsidR="002B7342" w:rsidRDefault="002B7342" w:rsidP="002B7342">
      <w:pPr>
        <w:rPr>
          <w:ins w:id="87" w:author="ynedelchev" w:date="2014-04-16T10:41:00Z"/>
        </w:rPr>
        <w:pPrChange w:id="88" w:author="ynedelchev" w:date="2014-04-16T10:34:00Z">
          <w:pPr>
            <w:pStyle w:val="ListParagraph"/>
            <w:spacing w:after="0"/>
            <w:ind w:left="714"/>
          </w:pPr>
        </w:pPrChange>
      </w:pPr>
      <w:ins w:id="89" w:author="ynedelchev" w:date="2014-04-16T10:33:00Z">
        <w:r>
          <w:t>Since swagger</w:t>
        </w:r>
      </w:ins>
      <w:ins w:id="90" w:author="ynedelchev" w:date="2014-04-16T10:34:00Z">
        <w:r>
          <w:t xml:space="preserve"> is </w:t>
        </w:r>
        <w:proofErr w:type="spellStart"/>
        <w:r>
          <w:t>Javascript</w:t>
        </w:r>
        <w:proofErr w:type="spellEnd"/>
        <w:r>
          <w:t xml:space="preserve"> based and is really executed on the browser, there can be cross browser issues if it tries to acces</w:t>
        </w:r>
      </w:ins>
      <w:ins w:id="91" w:author="ynedelchev" w:date="2014-04-16T10:35:00Z">
        <w:r>
          <w:t xml:space="preserve">s the API Gateway directly. </w:t>
        </w:r>
      </w:ins>
      <w:ins w:id="92" w:author="ynedelchev" w:date="2014-04-16T10:40:00Z">
        <w:r>
          <w:t xml:space="preserve">These issues can be resolved on the API Gateway server side it the server supports </w:t>
        </w:r>
      </w:ins>
      <w:ins w:id="93" w:author="ynedelchev" w:date="2014-04-16T10:39:00Z">
        <w:r w:rsidRPr="002B7342">
          <w:rPr>
            <w:rFonts w:ascii="Courier New" w:hAnsi="Courier New" w:cs="Courier New"/>
            <w:color w:val="4D4E53"/>
            <w:sz w:val="17"/>
          </w:rPr>
          <w:t>Access-Control-Allow-</w:t>
        </w:r>
        <w:r>
          <w:rPr>
            <w:rFonts w:ascii="Courier New" w:hAnsi="Courier New" w:cs="Courier New"/>
            <w:color w:val="4D4E53"/>
            <w:sz w:val="17"/>
          </w:rPr>
          <w:t xml:space="preserve">* </w:t>
        </w:r>
        <w:r w:rsidRPr="002B7342">
          <w:rPr>
            <w:rPrChange w:id="94" w:author="ynedelchev" w:date="2014-04-16T10:39:00Z">
              <w:rPr>
                <w:rFonts w:ascii="Courier New" w:hAnsi="Courier New" w:cs="Courier New"/>
                <w:color w:val="4D4E53"/>
                <w:sz w:val="17"/>
              </w:rPr>
            </w:rPrChange>
          </w:rPr>
          <w:t>HTPTS headers</w:t>
        </w:r>
      </w:ins>
      <w:ins w:id="95" w:author="ynedelchev" w:date="2014-04-16T10:40:00Z">
        <w:r>
          <w:t xml:space="preserve">. Unfortunately at the time of </w:t>
        </w:r>
        <w:r>
          <w:t>writing</w:t>
        </w:r>
        <w:r>
          <w:t xml:space="preserve"> this </w:t>
        </w:r>
        <w:r>
          <w:t>documents</w:t>
        </w:r>
        <w:r>
          <w:t xml:space="preserve"> the latest available version of API Gateway</w:t>
        </w:r>
      </w:ins>
      <w:ins w:id="96" w:author="ynedelchev" w:date="2014-04-16T10:41:00Z">
        <w:r>
          <w:t xml:space="preserve"> (7.3 beta) does not support </w:t>
        </w:r>
        <w:r>
          <w:t>thi</w:t>
        </w:r>
        <w:r>
          <w:t xml:space="preserve">s. </w:t>
        </w:r>
      </w:ins>
    </w:p>
    <w:p w:rsidR="002B7342" w:rsidDel="002B7342" w:rsidRDefault="002B7342" w:rsidP="002B7342">
      <w:pPr>
        <w:rPr>
          <w:del w:id="97" w:author="ynedelchev" w:date="2014-04-16T10:49:00Z"/>
        </w:rPr>
        <w:pPrChange w:id="98" w:author="ynedelchev" w:date="2014-04-16T10:49:00Z">
          <w:pPr>
            <w:pStyle w:val="ListParagraph"/>
            <w:spacing w:after="0"/>
            <w:ind w:left="714"/>
          </w:pPr>
        </w:pPrChange>
      </w:pPr>
      <w:ins w:id="99" w:author="ynedelchev" w:date="2014-04-16T10:41:00Z">
        <w:r>
          <w:t xml:space="preserve">So the solution will be designed to proxy the connection between </w:t>
        </w:r>
      </w:ins>
      <w:ins w:id="100" w:author="ynedelchev" w:date="2014-04-16T10:42:00Z">
        <w:r>
          <w:t>the</w:t>
        </w:r>
      </w:ins>
      <w:ins w:id="101" w:author="ynedelchev" w:date="2014-04-16T10:41:00Z">
        <w:r>
          <w:t xml:space="preserve"> </w:t>
        </w:r>
      </w:ins>
      <w:ins w:id="102" w:author="ynedelchev" w:date="2014-04-16T10:42:00Z">
        <w:r>
          <w:t>client browser and the API Gateway (</w:t>
        </w:r>
        <w:r>
          <w:t>that</w:t>
        </w:r>
        <w:r>
          <w:t xml:space="preserve"> is similar to a reverse proxy). In that </w:t>
        </w:r>
      </w:ins>
      <w:ins w:id="103" w:author="ynedelchev" w:date="2014-04-16T10:43:00Z">
        <w:r>
          <w:t xml:space="preserve">way </w:t>
        </w:r>
      </w:ins>
      <w:ins w:id="104" w:author="ynedelchev" w:date="2014-04-16T10:42:00Z">
        <w:r>
          <w:t xml:space="preserve">swagger </w:t>
        </w:r>
      </w:ins>
      <w:ins w:id="105" w:author="ynedelchev" w:date="2014-04-16T10:43:00Z">
        <w:r>
          <w:t>functionality</w:t>
        </w:r>
        <w:r>
          <w:t xml:space="preserve"> running on the client browser will </w:t>
        </w:r>
        <w:r>
          <w:lastRenderedPageBreak/>
          <w:t xml:space="preserve">always connect to </w:t>
        </w:r>
        <w:proofErr w:type="spellStart"/>
        <w:r>
          <w:t>Joomla</w:t>
        </w:r>
        <w:proofErr w:type="spellEnd"/>
        <w:r>
          <w:t xml:space="preserve"> portal site which will proxy the connection to the API Gateway and then will filter out the result to substitute any links to point back to the </w:t>
        </w:r>
        <w:proofErr w:type="spellStart"/>
        <w:r>
          <w:t>Joomla</w:t>
        </w:r>
        <w:proofErr w:type="spellEnd"/>
        <w:r>
          <w:t xml:space="preserve"> portal.</w:t>
        </w:r>
      </w:ins>
    </w:p>
    <w:p w:rsidR="004E0934" w:rsidRPr="009F1C8E" w:rsidRDefault="004E0934" w:rsidP="004E0934">
      <w:pPr>
        <w:pStyle w:val="ListParagraph"/>
        <w:spacing w:after="0"/>
        <w:ind w:left="714"/>
        <w:rPr>
          <w:b/>
        </w:rPr>
      </w:pPr>
    </w:p>
    <w:p w:rsidR="002B7342" w:rsidRPr="002B7342" w:rsidRDefault="009F1C8E" w:rsidP="002B7342">
      <w:pPr>
        <w:pStyle w:val="ListParagraph"/>
        <w:numPr>
          <w:ilvl w:val="0"/>
          <w:numId w:val="17"/>
        </w:numPr>
        <w:spacing w:after="0"/>
        <w:ind w:left="714" w:hanging="357"/>
        <w:rPr>
          <w:ins w:id="106" w:author="ynedelchev" w:date="2014-04-16T10:48:00Z"/>
          <w:b/>
          <w:rPrChange w:id="107" w:author="ynedelchev" w:date="2014-04-16T10:49:00Z">
            <w:rPr>
              <w:ins w:id="108" w:author="ynedelchev" w:date="2014-04-16T10:48:00Z"/>
            </w:rPr>
          </w:rPrChange>
        </w:rPr>
      </w:pPr>
      <w:r>
        <w:rPr>
          <w:b/>
        </w:rPr>
        <w:t xml:space="preserve">Partner Developer </w:t>
      </w:r>
      <w:r>
        <w:t xml:space="preserve">selects the </w:t>
      </w:r>
      <w:proofErr w:type="gramStart"/>
      <w:r>
        <w:t>api</w:t>
      </w:r>
      <w:proofErr w:type="gramEnd"/>
      <w:r>
        <w:t xml:space="preserve"> they want to test and enters appropriate input parameters for that API call.</w:t>
      </w:r>
      <w:ins w:id="109" w:author="ynedelchev" w:date="2014-04-16T10:47:00Z">
        <w:r w:rsidR="002B7342">
          <w:t xml:space="preserve"> </w:t>
        </w:r>
      </w:ins>
      <w:ins w:id="110" w:author="ynedelchev" w:date="2014-04-16T10:48:00Z">
        <w:r w:rsidR="002B7342">
          <w:t xml:space="preserve">Swagger will also offer the user to fill in authentication credentials. These credentials correspond to </w:t>
        </w:r>
        <w:proofErr w:type="spellStart"/>
        <w:proofErr w:type="gramStart"/>
        <w:r w:rsidR="002B7342">
          <w:t>he</w:t>
        </w:r>
        <w:proofErr w:type="spellEnd"/>
        <w:proofErr w:type="gramEnd"/>
        <w:r w:rsidR="002B7342">
          <w:t xml:space="preserve"> so called security </w:t>
        </w:r>
        <w:proofErr w:type="spellStart"/>
        <w:r w:rsidR="002B7342">
          <w:t>deviced</w:t>
        </w:r>
        <w:proofErr w:type="spellEnd"/>
        <w:r w:rsidR="002B7342">
          <w:t xml:space="preserve"> in API Gateway terminology.</w:t>
        </w:r>
        <w:r w:rsidR="002B7342">
          <w:rPr>
            <w:b/>
          </w:rPr>
          <w:t xml:space="preserve"> </w:t>
        </w:r>
        <w:r w:rsidR="002B7342" w:rsidRPr="002B7342">
          <w:rPr>
            <w:rPrChange w:id="111" w:author="ynedelchev" w:date="2014-04-16T10:48:00Z">
              <w:rPr>
                <w:b/>
              </w:rPr>
            </w:rPrChange>
          </w:rPr>
          <w:t>The e</w:t>
        </w:r>
        <w:r w:rsidR="002B7342">
          <w:t>xact list of security devices that will be supported by our solution are:</w:t>
        </w:r>
      </w:ins>
    </w:p>
    <w:p w:rsidR="002B7342" w:rsidRDefault="002B7342" w:rsidP="002B7342">
      <w:pPr>
        <w:pStyle w:val="ListParagraph"/>
        <w:numPr>
          <w:ilvl w:val="1"/>
          <w:numId w:val="17"/>
        </w:numPr>
        <w:spacing w:after="0"/>
        <w:rPr>
          <w:ins w:id="112" w:author="ynedelchev" w:date="2014-04-16T10:49:00Z"/>
          <w:b/>
        </w:rPr>
        <w:pPrChange w:id="113" w:author="ynedelchev" w:date="2014-04-16T10:49:00Z">
          <w:pPr>
            <w:pStyle w:val="ListParagraph"/>
            <w:numPr>
              <w:numId w:val="17"/>
            </w:numPr>
            <w:spacing w:after="0"/>
            <w:ind w:hanging="360"/>
          </w:pPr>
        </w:pPrChange>
      </w:pPr>
      <w:ins w:id="114" w:author="ynedelchev" w:date="2014-04-16T10:49:00Z">
        <w:r>
          <w:rPr>
            <w:b/>
          </w:rPr>
          <w:t xml:space="preserve"> API Key Authentication</w:t>
        </w:r>
      </w:ins>
    </w:p>
    <w:p w:rsidR="002B7342" w:rsidRPr="002B7342" w:rsidRDefault="002B7342" w:rsidP="002B7342">
      <w:pPr>
        <w:pStyle w:val="ListParagraph"/>
        <w:numPr>
          <w:ilvl w:val="1"/>
          <w:numId w:val="17"/>
        </w:numPr>
        <w:spacing w:after="0"/>
        <w:rPr>
          <w:b/>
        </w:rPr>
        <w:pPrChange w:id="115" w:author="ynedelchev" w:date="2014-04-16T10:49:00Z">
          <w:pPr>
            <w:pStyle w:val="ListParagraph"/>
            <w:numPr>
              <w:numId w:val="17"/>
            </w:numPr>
            <w:spacing w:after="0"/>
            <w:ind w:hanging="360"/>
          </w:pPr>
        </w:pPrChange>
      </w:pPr>
      <w:ins w:id="116" w:author="ynedelchev" w:date="2014-04-16T10:49:00Z">
        <w:r>
          <w:rPr>
            <w:b/>
          </w:rPr>
          <w:t>HTTP Basic Authentication</w:t>
        </w:r>
      </w:ins>
    </w:p>
    <w:p w:rsidR="00856E04" w:rsidRDefault="00856E04" w:rsidP="000901BD">
      <w:pPr>
        <w:pStyle w:val="ListParagraph"/>
        <w:numPr>
          <w:ilvl w:val="0"/>
          <w:numId w:val="17"/>
        </w:numPr>
        <w:spacing w:after="0"/>
        <w:ind w:left="714" w:hanging="357"/>
      </w:pPr>
      <w:r w:rsidRPr="009F1C8E">
        <w:rPr>
          <w:b/>
        </w:rPr>
        <w:t>Partner Develope</w:t>
      </w:r>
      <w:r w:rsidRPr="00F424C6">
        <w:rPr>
          <w:b/>
        </w:rPr>
        <w:t>r</w:t>
      </w:r>
      <w:r w:rsidR="009F1C8E">
        <w:t xml:space="preserve"> submits a test request via this API</w:t>
      </w:r>
      <w:r>
        <w:t>.</w:t>
      </w:r>
    </w:p>
    <w:p w:rsidR="00856E04" w:rsidRDefault="00856E04" w:rsidP="000901BD">
      <w:pPr>
        <w:pStyle w:val="ListParagraph"/>
        <w:numPr>
          <w:ilvl w:val="0"/>
          <w:numId w:val="17"/>
        </w:numPr>
        <w:spacing w:after="0"/>
        <w:ind w:left="714" w:hanging="357"/>
      </w:pPr>
      <w:r w:rsidRPr="00F424C6">
        <w:rPr>
          <w:b/>
        </w:rPr>
        <w:t>API Dev Portal</w:t>
      </w:r>
      <w:r>
        <w:t xml:space="preserve"> accepts the submitted </w:t>
      </w:r>
      <w:r w:rsidR="009F1C8E">
        <w:t>request and forwards it to the API Gateway</w:t>
      </w:r>
      <w:r w:rsidR="002C7329">
        <w:t xml:space="preserve"> using the same credentials.</w:t>
      </w:r>
    </w:p>
    <w:p w:rsidR="00856E04" w:rsidRDefault="00856E04" w:rsidP="000901BD">
      <w:pPr>
        <w:pStyle w:val="ListParagraph"/>
        <w:numPr>
          <w:ilvl w:val="0"/>
          <w:numId w:val="17"/>
        </w:numPr>
        <w:spacing w:after="0"/>
        <w:ind w:left="714" w:hanging="357"/>
      </w:pPr>
      <w:r>
        <w:rPr>
          <w:b/>
        </w:rPr>
        <w:t xml:space="preserve">API Gateway </w:t>
      </w:r>
      <w:r>
        <w:t>receives the</w:t>
      </w:r>
      <w:r w:rsidR="00D03FA2">
        <w:t xml:space="preserve"> API call and executes it</w:t>
      </w:r>
      <w:r>
        <w:t>.</w:t>
      </w:r>
    </w:p>
    <w:p w:rsidR="00856E04" w:rsidRDefault="00856E04" w:rsidP="000901BD">
      <w:pPr>
        <w:pStyle w:val="ListParagraph"/>
        <w:numPr>
          <w:ilvl w:val="0"/>
          <w:numId w:val="17"/>
        </w:numPr>
        <w:spacing w:after="0"/>
        <w:ind w:left="714" w:hanging="357"/>
      </w:pPr>
      <w:r w:rsidRPr="0087343C">
        <w:rPr>
          <w:b/>
        </w:rPr>
        <w:t>API Gateway</w:t>
      </w:r>
      <w:r>
        <w:t xml:space="preserve"> returns the </w:t>
      </w:r>
      <w:r w:rsidR="00D03FA2">
        <w:t xml:space="preserve">output of the API call to the </w:t>
      </w:r>
      <w:r>
        <w:t>API Dev Portal.</w:t>
      </w:r>
    </w:p>
    <w:p w:rsidR="00856E04" w:rsidRDefault="00856E04" w:rsidP="000901BD">
      <w:pPr>
        <w:pStyle w:val="ListParagraph"/>
        <w:numPr>
          <w:ilvl w:val="0"/>
          <w:numId w:val="17"/>
        </w:numPr>
        <w:spacing w:after="0"/>
        <w:ind w:left="714" w:hanging="357"/>
      </w:pPr>
      <w:r w:rsidRPr="0087343C">
        <w:rPr>
          <w:b/>
        </w:rPr>
        <w:t>API Dev Portal</w:t>
      </w:r>
      <w:r>
        <w:t xml:space="preserve"> returns the </w:t>
      </w:r>
      <w:r w:rsidR="00D03FA2">
        <w:t xml:space="preserve">output of the API call to the </w:t>
      </w:r>
      <w:r>
        <w:t>Partner Developer.</w:t>
      </w:r>
    </w:p>
    <w:p w:rsidR="00821168" w:rsidRDefault="00293555" w:rsidP="00821168">
      <w:pPr>
        <w:pStyle w:val="Heading3"/>
      </w:pPr>
      <w:bookmarkStart w:id="117" w:name="_Toc382493394"/>
      <w:r>
        <w:t>Monitoring</w:t>
      </w:r>
      <w:bookmarkEnd w:id="117"/>
      <w:r>
        <w:t xml:space="preserve"> </w:t>
      </w:r>
      <w:r w:rsidR="00821168">
        <w:t xml:space="preserve"> </w:t>
      </w:r>
    </w:p>
    <w:p w:rsidR="00C0437E" w:rsidRPr="00F424C6" w:rsidRDefault="00C0437E" w:rsidP="00C0437E">
      <w:pPr>
        <w:spacing w:after="0"/>
        <w:rPr>
          <w:b/>
        </w:rPr>
      </w:pPr>
      <w:r w:rsidRPr="00F424C6">
        <w:rPr>
          <w:b/>
        </w:rPr>
        <w:t>Prerequisites:</w:t>
      </w:r>
    </w:p>
    <w:p w:rsidR="00C0437E" w:rsidRDefault="00C0437E" w:rsidP="00C0437E">
      <w:pPr>
        <w:spacing w:after="0"/>
      </w:pPr>
      <w:r>
        <w:tab/>
      </w:r>
      <w:r w:rsidR="00070CC4">
        <w:t>API Dev Portal installed and configured, Partner Developer has logged in the portal.</w:t>
      </w:r>
    </w:p>
    <w:p w:rsidR="00C0437E" w:rsidRPr="00F424C6" w:rsidRDefault="00C0437E" w:rsidP="00C0437E">
      <w:pPr>
        <w:spacing w:after="0"/>
        <w:rPr>
          <w:b/>
        </w:rPr>
      </w:pPr>
      <w:r w:rsidRPr="00F424C6">
        <w:rPr>
          <w:b/>
        </w:rPr>
        <w:t>Participants:</w:t>
      </w:r>
    </w:p>
    <w:p w:rsidR="00C0437E" w:rsidRDefault="00C0437E" w:rsidP="00C0437E">
      <w:pPr>
        <w:spacing w:after="0"/>
      </w:pPr>
      <w:r>
        <w:tab/>
        <w:t>Partner Developer, API Dev Portal, API Gateway</w:t>
      </w:r>
    </w:p>
    <w:p w:rsidR="00C0437E" w:rsidRPr="00F424C6" w:rsidRDefault="00C0437E" w:rsidP="00C0437E">
      <w:pPr>
        <w:spacing w:after="0"/>
        <w:rPr>
          <w:b/>
        </w:rPr>
      </w:pPr>
      <w:r w:rsidRPr="00F424C6">
        <w:rPr>
          <w:b/>
        </w:rPr>
        <w:t>Process Flow:</w:t>
      </w:r>
    </w:p>
    <w:p w:rsidR="00C0437E" w:rsidRDefault="00C0437E" w:rsidP="000901BD">
      <w:pPr>
        <w:pStyle w:val="ListParagraph"/>
        <w:numPr>
          <w:ilvl w:val="0"/>
          <w:numId w:val="18"/>
        </w:numPr>
        <w:spacing w:after="0"/>
      </w:pPr>
      <w:r w:rsidRPr="00F424C6">
        <w:rPr>
          <w:b/>
        </w:rPr>
        <w:t>Partner Developer</w:t>
      </w:r>
      <w:r>
        <w:t xml:space="preserve"> </w:t>
      </w:r>
      <w:r w:rsidR="00B95A44">
        <w:t xml:space="preserve">goes to the monitoring page. </w:t>
      </w:r>
    </w:p>
    <w:p w:rsidR="00912A3B" w:rsidRDefault="00385D42" w:rsidP="000901BD">
      <w:pPr>
        <w:pStyle w:val="ListParagraph"/>
        <w:numPr>
          <w:ilvl w:val="0"/>
          <w:numId w:val="18"/>
        </w:numPr>
        <w:spacing w:after="0"/>
        <w:ind w:left="714" w:hanging="357"/>
      </w:pPr>
      <w:r>
        <w:rPr>
          <w:b/>
        </w:rPr>
        <w:t xml:space="preserve">API Dev Portal </w:t>
      </w:r>
      <w:r>
        <w:t xml:space="preserve">shows the monitoring page. That page </w:t>
      </w:r>
      <w:r w:rsidR="00270B7A" w:rsidRPr="00270B7A">
        <w:t>display graphs of Application Usage and API Usage. Same capabilities as existing API Portal Monitoring page</w:t>
      </w:r>
      <w:r w:rsidR="00270B7A">
        <w:t xml:space="preserve"> (</w:t>
      </w:r>
      <w:r w:rsidR="00270B7A" w:rsidRPr="00270B7A">
        <w:t>No requirement to</w:t>
      </w:r>
      <w:r w:rsidR="00270B7A">
        <w:t xml:space="preserve"> maintain look &amp; feel of </w:t>
      </w:r>
      <w:commentRangeStart w:id="118"/>
      <w:r w:rsidR="00270B7A">
        <w:t>graphs</w:t>
      </w:r>
      <w:commentRangeEnd w:id="118"/>
      <w:r w:rsidR="00A15898">
        <w:rPr>
          <w:rStyle w:val="CommentReference"/>
        </w:rPr>
        <w:commentReference w:id="118"/>
      </w:r>
      <w:r w:rsidR="00270B7A">
        <w:t>).</w:t>
      </w:r>
    </w:p>
    <w:p w:rsidR="00821168" w:rsidRDefault="002C72BA" w:rsidP="00821168">
      <w:pPr>
        <w:pStyle w:val="Heading3"/>
      </w:pPr>
      <w:bookmarkStart w:id="119" w:name="_Toc382493395"/>
      <w:r>
        <w:t>User Blog Use Case</w:t>
      </w:r>
      <w:bookmarkEnd w:id="119"/>
    </w:p>
    <w:p w:rsidR="00043486" w:rsidRPr="00F424C6" w:rsidRDefault="00043486" w:rsidP="00043486">
      <w:pPr>
        <w:spacing w:after="0"/>
        <w:rPr>
          <w:b/>
        </w:rPr>
      </w:pPr>
      <w:r w:rsidRPr="00F424C6">
        <w:rPr>
          <w:b/>
        </w:rPr>
        <w:t>Prerequisites:</w:t>
      </w:r>
    </w:p>
    <w:p w:rsidR="00043486" w:rsidRDefault="00043486" w:rsidP="00043486">
      <w:pPr>
        <w:spacing w:after="0"/>
      </w:pPr>
      <w:r>
        <w:tab/>
        <w:t>API Dev Portal installed and configured, Partner Developer has logged in the portal.</w:t>
      </w:r>
    </w:p>
    <w:p w:rsidR="00043486" w:rsidRPr="00F424C6" w:rsidRDefault="00043486" w:rsidP="00043486">
      <w:pPr>
        <w:spacing w:after="0"/>
        <w:rPr>
          <w:b/>
        </w:rPr>
      </w:pPr>
      <w:r w:rsidRPr="00F424C6">
        <w:rPr>
          <w:b/>
        </w:rPr>
        <w:t>Participants:</w:t>
      </w:r>
    </w:p>
    <w:p w:rsidR="00043486" w:rsidRDefault="00043486" w:rsidP="00043486">
      <w:pPr>
        <w:spacing w:after="0"/>
      </w:pPr>
      <w:r>
        <w:tab/>
        <w:t>Partner Developer, API Dev Portal, API Gateway</w:t>
      </w:r>
    </w:p>
    <w:p w:rsidR="00043486" w:rsidRPr="00F424C6" w:rsidRDefault="00043486" w:rsidP="00043486">
      <w:pPr>
        <w:spacing w:after="0"/>
        <w:rPr>
          <w:b/>
        </w:rPr>
      </w:pPr>
      <w:r w:rsidRPr="00F424C6">
        <w:rPr>
          <w:b/>
        </w:rPr>
        <w:t>Process Flow:</w:t>
      </w:r>
    </w:p>
    <w:p w:rsidR="00043486" w:rsidRDefault="00043486" w:rsidP="000901BD">
      <w:pPr>
        <w:pStyle w:val="ListParagraph"/>
        <w:numPr>
          <w:ilvl w:val="0"/>
          <w:numId w:val="19"/>
        </w:numPr>
        <w:spacing w:after="0"/>
      </w:pPr>
      <w:r w:rsidRPr="00F424C6">
        <w:rPr>
          <w:b/>
        </w:rPr>
        <w:t>Partner Developer</w:t>
      </w:r>
      <w:r w:rsidR="00533EF8">
        <w:t xml:space="preserve"> goes to their blog page and submits a new blog post.</w:t>
      </w:r>
      <w:r>
        <w:t xml:space="preserve"> </w:t>
      </w:r>
    </w:p>
    <w:p w:rsidR="00043486" w:rsidRPr="00043486" w:rsidRDefault="00043486" w:rsidP="00043486">
      <w:pPr>
        <w:pStyle w:val="sp"/>
      </w:pPr>
    </w:p>
    <w:p w:rsidR="00821168" w:rsidRDefault="001B681E" w:rsidP="00821168">
      <w:pPr>
        <w:pStyle w:val="Heading3"/>
      </w:pPr>
      <w:bookmarkStart w:id="120" w:name="_Toc382493396"/>
      <w:r>
        <w:t>User Forum Use Case</w:t>
      </w:r>
      <w:bookmarkEnd w:id="120"/>
    </w:p>
    <w:p w:rsidR="00600E45" w:rsidRPr="00F424C6" w:rsidRDefault="00600E45" w:rsidP="00600E45">
      <w:pPr>
        <w:spacing w:after="0"/>
        <w:rPr>
          <w:b/>
        </w:rPr>
      </w:pPr>
      <w:r w:rsidRPr="00F424C6">
        <w:rPr>
          <w:b/>
        </w:rPr>
        <w:t>Prerequisites:</w:t>
      </w:r>
    </w:p>
    <w:p w:rsidR="00600E45" w:rsidRDefault="00600E45" w:rsidP="00600E45">
      <w:pPr>
        <w:spacing w:after="0"/>
      </w:pPr>
      <w:r>
        <w:tab/>
        <w:t>API Dev Portal installed and configured, Partner Developer has logged in the portal.</w:t>
      </w:r>
    </w:p>
    <w:p w:rsidR="00600E45" w:rsidRPr="00F424C6" w:rsidRDefault="00600E45" w:rsidP="00600E45">
      <w:pPr>
        <w:spacing w:after="0"/>
        <w:rPr>
          <w:b/>
        </w:rPr>
      </w:pPr>
      <w:r w:rsidRPr="00F424C6">
        <w:rPr>
          <w:b/>
        </w:rPr>
        <w:t>Participants:</w:t>
      </w:r>
    </w:p>
    <w:p w:rsidR="00600E45" w:rsidRDefault="00600E45" w:rsidP="00600E45">
      <w:pPr>
        <w:spacing w:after="0"/>
      </w:pPr>
      <w:r>
        <w:tab/>
        <w:t>Partner Developer, API Dev Portal, API Gateway</w:t>
      </w:r>
    </w:p>
    <w:p w:rsidR="00600E45" w:rsidRPr="00F424C6" w:rsidRDefault="00600E45" w:rsidP="00600E45">
      <w:pPr>
        <w:spacing w:after="0"/>
        <w:rPr>
          <w:b/>
        </w:rPr>
      </w:pPr>
      <w:r w:rsidRPr="00F424C6">
        <w:rPr>
          <w:b/>
        </w:rPr>
        <w:lastRenderedPageBreak/>
        <w:t>Process Flow:</w:t>
      </w:r>
    </w:p>
    <w:p w:rsidR="00600E45" w:rsidRDefault="00600E45" w:rsidP="000901BD">
      <w:pPr>
        <w:pStyle w:val="ListParagraph"/>
        <w:numPr>
          <w:ilvl w:val="0"/>
          <w:numId w:val="20"/>
        </w:numPr>
        <w:spacing w:after="0"/>
      </w:pPr>
      <w:r w:rsidRPr="00F424C6">
        <w:rPr>
          <w:b/>
        </w:rPr>
        <w:t>Partner Developer</w:t>
      </w:r>
      <w:r w:rsidR="00B42BC5">
        <w:t xml:space="preserve"> goes to the forum page, selects topic or creates a new topic. Then user reads the posts in the topic and optionally submits a new post for the given topic.</w:t>
      </w:r>
    </w:p>
    <w:p w:rsidR="00B147FF" w:rsidRDefault="005606EF" w:rsidP="00B147FF">
      <w:pPr>
        <w:pStyle w:val="Heading3"/>
      </w:pPr>
      <w:bookmarkStart w:id="121" w:name="_Toc382493397"/>
      <w:r>
        <w:t xml:space="preserve">Application </w:t>
      </w:r>
      <w:r w:rsidR="000555A4">
        <w:t xml:space="preserve">List </w:t>
      </w:r>
      <w:r>
        <w:t>Use Case</w:t>
      </w:r>
      <w:bookmarkEnd w:id="121"/>
    </w:p>
    <w:p w:rsidR="00B147FF" w:rsidRPr="00F424C6" w:rsidRDefault="00B147FF" w:rsidP="00B147FF">
      <w:pPr>
        <w:spacing w:after="0"/>
        <w:rPr>
          <w:b/>
        </w:rPr>
      </w:pPr>
      <w:r w:rsidRPr="00F424C6">
        <w:rPr>
          <w:b/>
        </w:rPr>
        <w:t>Prerequisites:</w:t>
      </w:r>
    </w:p>
    <w:p w:rsidR="00B147FF" w:rsidRDefault="00B147FF" w:rsidP="00B147FF">
      <w:pPr>
        <w:spacing w:after="0"/>
      </w:pPr>
      <w:r>
        <w:tab/>
        <w:t>API Dev Portal installed and configured, Partner Developer has logged in the portal.</w:t>
      </w:r>
    </w:p>
    <w:p w:rsidR="00B147FF" w:rsidRPr="00F424C6" w:rsidRDefault="00B147FF" w:rsidP="00B147FF">
      <w:pPr>
        <w:spacing w:after="0"/>
        <w:rPr>
          <w:b/>
        </w:rPr>
      </w:pPr>
      <w:r w:rsidRPr="00F424C6">
        <w:rPr>
          <w:b/>
        </w:rPr>
        <w:t>Participants:</w:t>
      </w:r>
    </w:p>
    <w:p w:rsidR="00B147FF" w:rsidRDefault="00B147FF" w:rsidP="00B147FF">
      <w:pPr>
        <w:spacing w:after="0"/>
      </w:pPr>
      <w:r>
        <w:tab/>
        <w:t>Partner Developer, API Dev Portal, API Gateway</w:t>
      </w:r>
    </w:p>
    <w:p w:rsidR="00600E45" w:rsidRDefault="00B147FF" w:rsidP="0095267F">
      <w:pPr>
        <w:spacing w:after="0"/>
        <w:rPr>
          <w:b/>
        </w:rPr>
      </w:pPr>
      <w:r w:rsidRPr="00F424C6">
        <w:rPr>
          <w:b/>
        </w:rPr>
        <w:t>Process Flow:</w:t>
      </w:r>
    </w:p>
    <w:p w:rsidR="0095267F" w:rsidRDefault="0095267F" w:rsidP="000901BD">
      <w:pPr>
        <w:pStyle w:val="ListParagraph"/>
        <w:numPr>
          <w:ilvl w:val="0"/>
          <w:numId w:val="21"/>
        </w:numPr>
        <w:spacing w:after="0"/>
      </w:pPr>
      <w:r w:rsidRPr="00F424C6">
        <w:rPr>
          <w:b/>
        </w:rPr>
        <w:t>Partner Developer</w:t>
      </w:r>
      <w:r>
        <w:t xml:space="preserve"> goes to </w:t>
      </w:r>
      <w:r w:rsidR="00EF67C5">
        <w:t xml:space="preserve">the application listing page. </w:t>
      </w:r>
    </w:p>
    <w:p w:rsidR="00903179" w:rsidRDefault="00903179" w:rsidP="000901BD">
      <w:pPr>
        <w:pStyle w:val="ListParagraph"/>
        <w:numPr>
          <w:ilvl w:val="0"/>
          <w:numId w:val="21"/>
        </w:numPr>
        <w:spacing w:after="0"/>
      </w:pPr>
      <w:r w:rsidRPr="00903179">
        <w:rPr>
          <w:b/>
        </w:rPr>
        <w:t>API Dev Portal</w:t>
      </w:r>
      <w:r>
        <w:t xml:space="preserve"> uses the REST API of the API Gateway to send an application listing request. </w:t>
      </w:r>
    </w:p>
    <w:p w:rsidR="00903179" w:rsidRDefault="00903179" w:rsidP="000901BD">
      <w:pPr>
        <w:pStyle w:val="ListParagraph"/>
        <w:numPr>
          <w:ilvl w:val="0"/>
          <w:numId w:val="21"/>
        </w:numPr>
        <w:spacing w:after="0"/>
      </w:pPr>
      <w:r>
        <w:rPr>
          <w:b/>
        </w:rPr>
        <w:t xml:space="preserve">API Gateway </w:t>
      </w:r>
      <w:r w:rsidRPr="00903179">
        <w:t>executes request and returns a list of all of the applications together with their properties.</w:t>
      </w:r>
    </w:p>
    <w:p w:rsidR="00EB22EC" w:rsidRDefault="00903179" w:rsidP="00EB22EC">
      <w:pPr>
        <w:pStyle w:val="ListParagraph"/>
        <w:spacing w:after="0"/>
        <w:ind w:left="-284"/>
      </w:pPr>
      <w:r>
        <w:rPr>
          <w:b/>
        </w:rPr>
        <w:t xml:space="preserve">API Dev Portal </w:t>
      </w:r>
      <w:r w:rsidRPr="00903179">
        <w:t>displays the information about the available applications.</w:t>
      </w:r>
    </w:p>
    <w:p w:rsidR="00EB22EC" w:rsidRDefault="00784B3B" w:rsidP="00EB22EC">
      <w:pPr>
        <w:pStyle w:val="ListParagraph"/>
        <w:spacing w:after="0"/>
        <w:ind w:left="-284"/>
      </w:pPr>
      <w:r>
        <w:t>Application listing page should look similar to this:</w:t>
      </w:r>
    </w:p>
    <w:p w:rsidR="00285322" w:rsidRDefault="00A97DFD">
      <w:pPr>
        <w:pStyle w:val="ListParagraph"/>
        <w:spacing w:after="0"/>
        <w:ind w:left="-284"/>
      </w:pPr>
      <w:r>
        <w:rPr>
          <w:noProof/>
          <w:lang w:val="bg-BG" w:eastAsia="bg-BG"/>
        </w:rPr>
        <w:drawing>
          <wp:inline distT="0" distB="0" distL="0" distR="0">
            <wp:extent cx="6400800" cy="2193461"/>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6400800" cy="2193461"/>
                    </a:xfrm>
                    <a:prstGeom prst="rect">
                      <a:avLst/>
                    </a:prstGeom>
                    <a:noFill/>
                    <a:ln w="9525">
                      <a:noFill/>
                      <a:miter lim="800000"/>
                      <a:headEnd/>
                      <a:tailEnd/>
                    </a:ln>
                  </pic:spPr>
                </pic:pic>
              </a:graphicData>
            </a:graphic>
          </wp:inline>
        </w:drawing>
      </w:r>
    </w:p>
    <w:p w:rsidR="00361B0F" w:rsidRDefault="00361B0F" w:rsidP="00361B0F">
      <w:pPr>
        <w:pStyle w:val="Heading3"/>
      </w:pPr>
      <w:bookmarkStart w:id="122" w:name="_Toc382493398"/>
      <w:r>
        <w:t>New Application Use Case</w:t>
      </w:r>
      <w:bookmarkEnd w:id="122"/>
    </w:p>
    <w:p w:rsidR="00361B0F" w:rsidRPr="00F424C6" w:rsidRDefault="00361B0F" w:rsidP="00361B0F">
      <w:pPr>
        <w:spacing w:after="0"/>
        <w:rPr>
          <w:b/>
        </w:rPr>
      </w:pPr>
      <w:r w:rsidRPr="00F424C6">
        <w:rPr>
          <w:b/>
        </w:rPr>
        <w:t>Prerequisites:</w:t>
      </w:r>
    </w:p>
    <w:p w:rsidR="00361B0F" w:rsidRDefault="00361B0F" w:rsidP="00361B0F">
      <w:pPr>
        <w:spacing w:after="0"/>
      </w:pPr>
      <w:r>
        <w:tab/>
        <w:t>API Dev Portal installed and configured, Partner Developer has logged in the portal.</w:t>
      </w:r>
    </w:p>
    <w:p w:rsidR="00361B0F" w:rsidRPr="00F424C6" w:rsidRDefault="00361B0F" w:rsidP="00361B0F">
      <w:pPr>
        <w:spacing w:after="0"/>
        <w:rPr>
          <w:b/>
        </w:rPr>
      </w:pPr>
      <w:r w:rsidRPr="00F424C6">
        <w:rPr>
          <w:b/>
        </w:rPr>
        <w:t>Participants:</w:t>
      </w:r>
    </w:p>
    <w:p w:rsidR="00361B0F" w:rsidRDefault="00361B0F" w:rsidP="00361B0F">
      <w:pPr>
        <w:spacing w:after="0"/>
      </w:pPr>
      <w:r>
        <w:tab/>
        <w:t>Partner Developer, API Dev Portal, API Gateway</w:t>
      </w:r>
    </w:p>
    <w:p w:rsidR="00361B0F" w:rsidRDefault="00361B0F" w:rsidP="00361B0F">
      <w:pPr>
        <w:spacing w:after="0"/>
        <w:rPr>
          <w:b/>
        </w:rPr>
      </w:pPr>
      <w:r w:rsidRPr="00F424C6">
        <w:rPr>
          <w:b/>
        </w:rPr>
        <w:t>Process Flow:</w:t>
      </w:r>
    </w:p>
    <w:p w:rsidR="00361B0F" w:rsidRDefault="00361B0F" w:rsidP="00361B0F">
      <w:pPr>
        <w:pStyle w:val="ListParagraph"/>
        <w:numPr>
          <w:ilvl w:val="0"/>
          <w:numId w:val="28"/>
        </w:numPr>
        <w:spacing w:after="0"/>
      </w:pPr>
      <w:r w:rsidRPr="00F424C6">
        <w:rPr>
          <w:b/>
        </w:rPr>
        <w:t>Partner Developer</w:t>
      </w:r>
      <w:r>
        <w:t xml:space="preserve"> goes to the application listing page. </w:t>
      </w:r>
    </w:p>
    <w:p w:rsidR="00361B0F" w:rsidRDefault="00361B0F" w:rsidP="00361B0F">
      <w:pPr>
        <w:pStyle w:val="ListParagraph"/>
        <w:numPr>
          <w:ilvl w:val="0"/>
          <w:numId w:val="28"/>
        </w:numPr>
        <w:spacing w:after="0"/>
      </w:pPr>
      <w:r w:rsidRPr="00F424C6">
        <w:rPr>
          <w:b/>
        </w:rPr>
        <w:t>Partner Developer</w:t>
      </w:r>
      <w:r>
        <w:t xml:space="preserve"> </w:t>
      </w:r>
      <w:r w:rsidRPr="00224117">
        <w:t>clicks “New Application” link/button</w:t>
      </w:r>
    </w:p>
    <w:p w:rsidR="00361B0F" w:rsidRDefault="00361B0F" w:rsidP="00361B0F">
      <w:pPr>
        <w:pStyle w:val="ListParagraph"/>
        <w:numPr>
          <w:ilvl w:val="0"/>
          <w:numId w:val="28"/>
        </w:numPr>
        <w:spacing w:after="0"/>
      </w:pPr>
      <w:r w:rsidRPr="00F424C6">
        <w:rPr>
          <w:b/>
        </w:rPr>
        <w:t>Partner Developer</w:t>
      </w:r>
      <w:r>
        <w:t xml:space="preserve"> e</w:t>
      </w:r>
      <w:r w:rsidRPr="00224117">
        <w:t>nters Application data</w:t>
      </w:r>
      <w:r>
        <w:t xml:space="preserve"> in fields</w:t>
      </w:r>
    </w:p>
    <w:p w:rsidR="00361B0F" w:rsidRDefault="00361B0F" w:rsidP="00361B0F">
      <w:pPr>
        <w:pStyle w:val="ListParagraph"/>
        <w:numPr>
          <w:ilvl w:val="0"/>
          <w:numId w:val="28"/>
        </w:numPr>
        <w:spacing w:after="0"/>
      </w:pPr>
      <w:r w:rsidRPr="00F424C6">
        <w:rPr>
          <w:b/>
        </w:rPr>
        <w:t>Partner Developer</w:t>
      </w:r>
      <w:r>
        <w:t xml:space="preserve"> clicks “Save A</w:t>
      </w:r>
      <w:r w:rsidRPr="00AB0485">
        <w:t>pplication</w:t>
      </w:r>
      <w:r>
        <w:t>” buttons/link</w:t>
      </w:r>
    </w:p>
    <w:p w:rsidR="00361B0F" w:rsidRDefault="00361B0F" w:rsidP="00361B0F">
      <w:pPr>
        <w:pStyle w:val="ListParagraph"/>
        <w:numPr>
          <w:ilvl w:val="0"/>
          <w:numId w:val="28"/>
        </w:numPr>
        <w:spacing w:after="0"/>
      </w:pPr>
      <w:r w:rsidRPr="00AB0485">
        <w:rPr>
          <w:b/>
        </w:rPr>
        <w:t>API Dev Portal</w:t>
      </w:r>
      <w:r w:rsidRPr="00224117">
        <w:t xml:space="preserve"> </w:t>
      </w:r>
      <w:r w:rsidRPr="00AB0485">
        <w:t xml:space="preserve">uses the REST API of the API Gateway to send a </w:t>
      </w:r>
      <w:r w:rsidRPr="00224117">
        <w:rPr>
          <w:i/>
        </w:rPr>
        <w:t>Create Application</w:t>
      </w:r>
      <w:r w:rsidRPr="00AB0485">
        <w:t xml:space="preserve"> request. </w:t>
      </w:r>
    </w:p>
    <w:p w:rsidR="00361B0F" w:rsidRDefault="00361B0F" w:rsidP="00361B0F">
      <w:pPr>
        <w:pStyle w:val="ListParagraph"/>
        <w:numPr>
          <w:ilvl w:val="0"/>
          <w:numId w:val="28"/>
        </w:numPr>
        <w:spacing w:after="0"/>
      </w:pPr>
      <w:r w:rsidRPr="00AB0485">
        <w:rPr>
          <w:b/>
        </w:rPr>
        <w:t>API Gateway</w:t>
      </w:r>
      <w:r w:rsidRPr="00AB0485">
        <w:t xml:space="preserve"> executes request and returns </w:t>
      </w:r>
    </w:p>
    <w:p w:rsidR="00361B0F" w:rsidRDefault="00361B0F" w:rsidP="00361B0F">
      <w:pPr>
        <w:pStyle w:val="ListParagraph"/>
        <w:numPr>
          <w:ilvl w:val="0"/>
          <w:numId w:val="28"/>
        </w:numPr>
        <w:spacing w:after="0"/>
      </w:pPr>
      <w:r w:rsidRPr="00AB0485">
        <w:rPr>
          <w:b/>
        </w:rPr>
        <w:t>API Dev Portal</w:t>
      </w:r>
      <w:r w:rsidRPr="00224117">
        <w:rPr>
          <w:b/>
        </w:rPr>
        <w:t xml:space="preserve"> </w:t>
      </w:r>
      <w:r w:rsidRPr="00AB0485">
        <w:t xml:space="preserve">uses the REST API of the API Gateway to send an application listing request. </w:t>
      </w:r>
    </w:p>
    <w:p w:rsidR="00361B0F" w:rsidRDefault="00361B0F" w:rsidP="00361B0F">
      <w:pPr>
        <w:pStyle w:val="ListParagraph"/>
        <w:numPr>
          <w:ilvl w:val="0"/>
          <w:numId w:val="28"/>
        </w:numPr>
        <w:spacing w:after="0"/>
      </w:pPr>
      <w:r w:rsidRPr="00AB0485">
        <w:rPr>
          <w:b/>
        </w:rPr>
        <w:lastRenderedPageBreak/>
        <w:t>API Gateway</w:t>
      </w:r>
      <w:r w:rsidRPr="00224117">
        <w:rPr>
          <w:b/>
        </w:rPr>
        <w:t xml:space="preserve"> </w:t>
      </w:r>
      <w:r w:rsidRPr="00AB0485">
        <w:t>executes request and returns a list of all of the available applications together with their properties</w:t>
      </w:r>
    </w:p>
    <w:p w:rsidR="00361B0F" w:rsidRDefault="00361B0F" w:rsidP="00361B0F">
      <w:pPr>
        <w:pStyle w:val="ListParagraph"/>
        <w:numPr>
          <w:ilvl w:val="0"/>
          <w:numId w:val="28"/>
        </w:numPr>
        <w:spacing w:after="0"/>
      </w:pPr>
      <w:r w:rsidRPr="00AB0485">
        <w:rPr>
          <w:b/>
        </w:rPr>
        <w:t>API Dev Portal</w:t>
      </w:r>
      <w:r w:rsidRPr="00224117">
        <w:t xml:space="preserve"> </w:t>
      </w:r>
      <w:r w:rsidRPr="00AB0485">
        <w:t>displays the information about the available applications.</w:t>
      </w:r>
    </w:p>
    <w:p w:rsidR="00E817A1" w:rsidRPr="00AB0485" w:rsidRDefault="00A97DFD" w:rsidP="00E817A1">
      <w:pPr>
        <w:spacing w:after="0"/>
        <w:ind w:left="360"/>
        <w:rPr>
          <w:noProof/>
        </w:rPr>
      </w:pPr>
      <w:r>
        <w:rPr>
          <w:noProof/>
          <w:lang w:val="bg-BG" w:eastAsia="bg-BG"/>
        </w:rPr>
        <w:drawing>
          <wp:inline distT="0" distB="0" distL="0" distR="0">
            <wp:extent cx="6400800" cy="2905963"/>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6400800" cy="2905963"/>
                    </a:xfrm>
                    <a:prstGeom prst="rect">
                      <a:avLst/>
                    </a:prstGeom>
                    <a:noFill/>
                    <a:ln w="9525">
                      <a:noFill/>
                      <a:miter lim="800000"/>
                      <a:headEnd/>
                      <a:tailEnd/>
                    </a:ln>
                  </pic:spPr>
                </pic:pic>
              </a:graphicData>
            </a:graphic>
          </wp:inline>
        </w:drawing>
      </w:r>
    </w:p>
    <w:p w:rsidR="00361B0F" w:rsidRDefault="00361B0F" w:rsidP="00361B0F">
      <w:pPr>
        <w:pStyle w:val="Heading3"/>
      </w:pPr>
      <w:bookmarkStart w:id="123" w:name="_Toc382493399"/>
      <w:r>
        <w:t>Edit Application Use Case</w:t>
      </w:r>
      <w:bookmarkEnd w:id="123"/>
    </w:p>
    <w:p w:rsidR="00361B0F" w:rsidRPr="00F424C6" w:rsidRDefault="00361B0F" w:rsidP="00361B0F">
      <w:pPr>
        <w:spacing w:after="0"/>
        <w:rPr>
          <w:b/>
        </w:rPr>
      </w:pPr>
      <w:r w:rsidRPr="00F424C6">
        <w:rPr>
          <w:b/>
        </w:rPr>
        <w:t>Prerequisites:</w:t>
      </w:r>
    </w:p>
    <w:p w:rsidR="00361B0F" w:rsidRDefault="00361B0F" w:rsidP="00361B0F">
      <w:pPr>
        <w:spacing w:after="0"/>
      </w:pPr>
      <w:r>
        <w:tab/>
        <w:t>API Dev Portal installed and configured, Partner Developer has logged in the portal.</w:t>
      </w:r>
    </w:p>
    <w:p w:rsidR="00361B0F" w:rsidRPr="00F424C6" w:rsidRDefault="00361B0F" w:rsidP="00361B0F">
      <w:pPr>
        <w:spacing w:after="0"/>
        <w:rPr>
          <w:b/>
        </w:rPr>
      </w:pPr>
      <w:r w:rsidRPr="00F424C6">
        <w:rPr>
          <w:b/>
        </w:rPr>
        <w:t>Participants:</w:t>
      </w:r>
    </w:p>
    <w:p w:rsidR="00361B0F" w:rsidRDefault="00361B0F" w:rsidP="00361B0F">
      <w:pPr>
        <w:spacing w:after="0"/>
      </w:pPr>
      <w:r>
        <w:tab/>
        <w:t>Partner Developer, API Dev Portal, API Gateway</w:t>
      </w:r>
    </w:p>
    <w:p w:rsidR="00361B0F" w:rsidRDefault="00361B0F" w:rsidP="00361B0F">
      <w:pPr>
        <w:spacing w:after="0"/>
        <w:rPr>
          <w:b/>
        </w:rPr>
      </w:pPr>
      <w:r w:rsidRPr="00F424C6">
        <w:rPr>
          <w:b/>
        </w:rPr>
        <w:t>Process Flow:</w:t>
      </w:r>
    </w:p>
    <w:p w:rsidR="008948A4" w:rsidRDefault="00361B0F" w:rsidP="008948A4">
      <w:pPr>
        <w:pStyle w:val="ListParagraph"/>
        <w:numPr>
          <w:ilvl w:val="0"/>
          <w:numId w:val="31"/>
        </w:numPr>
        <w:spacing w:after="0"/>
      </w:pPr>
      <w:r w:rsidRPr="00F424C6">
        <w:rPr>
          <w:b/>
        </w:rPr>
        <w:t>Partner Developer</w:t>
      </w:r>
      <w:r>
        <w:t xml:space="preserve"> goes to the application listing page. </w:t>
      </w:r>
    </w:p>
    <w:p w:rsidR="001D70A2" w:rsidRDefault="00361B0F" w:rsidP="001D70A2">
      <w:pPr>
        <w:pStyle w:val="ListParagraph"/>
        <w:numPr>
          <w:ilvl w:val="0"/>
          <w:numId w:val="31"/>
        </w:numPr>
        <w:spacing w:after="0"/>
      </w:pPr>
      <w:r w:rsidRPr="00996305">
        <w:rPr>
          <w:b/>
        </w:rPr>
        <w:t>Partner Developer</w:t>
      </w:r>
      <w:r w:rsidRPr="00996305">
        <w:t xml:space="preserve"> </w:t>
      </w:r>
      <w:r>
        <w:t>s</w:t>
      </w:r>
      <w:r w:rsidRPr="00224117">
        <w:t>elect</w:t>
      </w:r>
      <w:r>
        <w:t>s</w:t>
      </w:r>
      <w:r w:rsidRPr="00224117">
        <w:t xml:space="preserve"> </w:t>
      </w:r>
      <w:r>
        <w:t>an</w:t>
      </w:r>
      <w:r w:rsidRPr="00224117">
        <w:t xml:space="preserve"> application</w:t>
      </w:r>
      <w:r>
        <w:t xml:space="preserve"> by clicking on it in application list</w:t>
      </w:r>
      <w:r w:rsidR="001D70A2">
        <w:t xml:space="preserve">. Inside Application properties, all “security credentials” settings should be visible in the application screen. As part of application properties there are also certain tasks that can be performed with an applicataion. One of them is the OAuth key generation. It will offer a generate button as well as explanation about usage of </w:t>
      </w:r>
      <w:r w:rsidR="001D70A2" w:rsidRPr="0065282F">
        <w:t xml:space="preserve">OAuth </w:t>
      </w:r>
      <w:r w:rsidR="001D70A2">
        <w:t xml:space="preserve">and a text field for the output. </w:t>
      </w:r>
    </w:p>
    <w:p w:rsidR="001D70A2" w:rsidRDefault="001D70A2" w:rsidP="001D70A2">
      <w:pPr>
        <w:pStyle w:val="ListParagraph"/>
        <w:spacing w:after="0"/>
        <w:rPr>
          <w:b/>
        </w:rPr>
      </w:pPr>
      <w:r>
        <w:rPr>
          <w:b/>
        </w:rPr>
        <w:t>Here is an example of how the page should look like:</w:t>
      </w:r>
    </w:p>
    <w:p w:rsidR="001D70A2" w:rsidRDefault="001D70A2" w:rsidP="001D70A2">
      <w:pPr>
        <w:pStyle w:val="ListParagraph"/>
        <w:spacing w:after="0"/>
        <w:rPr>
          <w:b/>
        </w:rPr>
      </w:pPr>
    </w:p>
    <w:p w:rsidR="001D70A2" w:rsidRDefault="00A97DFD" w:rsidP="001D70A2">
      <w:pPr>
        <w:pStyle w:val="ListParagraph"/>
        <w:spacing w:after="0"/>
        <w:rPr>
          <w:b/>
        </w:rPr>
      </w:pPr>
      <w:r>
        <w:rPr>
          <w:noProof/>
          <w:lang w:val="bg-BG" w:eastAsia="bg-BG"/>
        </w:rPr>
        <w:lastRenderedPageBreak/>
        <w:drawing>
          <wp:inline distT="0" distB="0" distL="0" distR="0">
            <wp:extent cx="2133600" cy="215392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2133600" cy="2153920"/>
                    </a:xfrm>
                    <a:prstGeom prst="rect">
                      <a:avLst/>
                    </a:prstGeom>
                    <a:noFill/>
                    <a:ln w="9525">
                      <a:noFill/>
                      <a:miter lim="800000"/>
                      <a:headEnd/>
                      <a:tailEnd/>
                    </a:ln>
                  </pic:spPr>
                </pic:pic>
              </a:graphicData>
            </a:graphic>
          </wp:inline>
        </w:drawing>
      </w:r>
    </w:p>
    <w:p w:rsidR="001D70A2" w:rsidRPr="001D70A2" w:rsidRDefault="001D70A2" w:rsidP="001D70A2">
      <w:pPr>
        <w:autoSpaceDE w:val="0"/>
        <w:autoSpaceDN w:val="0"/>
        <w:adjustRightInd w:val="0"/>
        <w:spacing w:after="0"/>
        <w:ind w:left="720" w:hanging="360"/>
        <w:rPr>
          <w:rFonts w:ascii="Calibri" w:eastAsia="Times New Roman" w:hAnsi="Calibri" w:cs="Calibri"/>
          <w:lang w:eastAsia="bg-BG"/>
        </w:rPr>
      </w:pPr>
      <w:r>
        <w:rPr>
          <w:rFonts w:eastAsia="Times New Roman" w:cs="Cambria"/>
          <w:b/>
          <w:bCs/>
          <w:lang w:eastAsia="bg-BG"/>
        </w:rPr>
        <w:tab/>
      </w:r>
      <w:r>
        <w:rPr>
          <w:rFonts w:eastAsia="Times New Roman" w:cs="Cambria"/>
          <w:b/>
          <w:bCs/>
          <w:lang w:val="bg-BG" w:eastAsia="bg-BG"/>
        </w:rPr>
        <w:t>Partner Developer</w:t>
      </w:r>
      <w:r>
        <w:rPr>
          <w:rFonts w:eastAsia="Times New Roman" w:cs="Cambria"/>
          <w:lang w:val="bg-BG" w:eastAsia="bg-BG"/>
        </w:rPr>
        <w:t xml:space="preserve"> </w:t>
      </w:r>
      <w:r>
        <w:rPr>
          <w:rFonts w:eastAsia="Times New Roman" w:cs="Cambria"/>
          <w:lang w:eastAsia="bg-BG"/>
        </w:rPr>
        <w:t xml:space="preserve">may </w:t>
      </w:r>
      <w:r>
        <w:rPr>
          <w:rFonts w:eastAsia="Times New Roman" w:cs="Cambria"/>
          <w:lang w:val="bg-BG" w:eastAsia="bg-BG"/>
        </w:rPr>
        <w:t>clicks on the key generation button</w:t>
      </w:r>
      <w:r>
        <w:rPr>
          <w:rFonts w:eastAsia="Times New Roman" w:cs="Cambria"/>
          <w:lang w:eastAsia="bg-BG"/>
        </w:rPr>
        <w:t xml:space="preserve">, then </w:t>
      </w:r>
      <w:r>
        <w:rPr>
          <w:rFonts w:eastAsia="Times New Roman" w:cs="Cambria"/>
          <w:b/>
          <w:bCs/>
          <w:lang w:val="bg-BG" w:eastAsia="bg-BG"/>
        </w:rPr>
        <w:t>API Dev Portal</w:t>
      </w:r>
      <w:r>
        <w:rPr>
          <w:rFonts w:eastAsia="Times New Roman" w:cs="Cambria"/>
          <w:lang w:val="bg-BG" w:eastAsia="bg-BG"/>
        </w:rPr>
        <w:t xml:space="preserve"> </w:t>
      </w:r>
      <w:r>
        <w:rPr>
          <w:rFonts w:eastAsia="Times New Roman" w:cs="Cambria"/>
          <w:lang w:eastAsia="bg-BG"/>
        </w:rPr>
        <w:t xml:space="preserve">will use </w:t>
      </w:r>
      <w:r>
        <w:rPr>
          <w:rFonts w:eastAsia="Times New Roman" w:cs="Cambria"/>
          <w:lang w:val="bg-BG" w:eastAsia="bg-BG"/>
        </w:rPr>
        <w:t>the REST API of the API Gateway to generate</w:t>
      </w:r>
      <w:r>
        <w:rPr>
          <w:rFonts w:eastAsia="Times New Roman" w:cs="Cambria"/>
          <w:lang w:eastAsia="bg-BG"/>
        </w:rPr>
        <w:t xml:space="preserve"> </w:t>
      </w:r>
      <w:r>
        <w:rPr>
          <w:rFonts w:eastAsia="Times New Roman" w:cs="Cambria"/>
          <w:lang w:val="bg-BG" w:eastAsia="bg-BG"/>
        </w:rPr>
        <w:t xml:space="preserve">a new OAuth key for the given partner developer user. </w:t>
      </w:r>
      <w:r>
        <w:rPr>
          <w:rFonts w:eastAsia="Times New Roman" w:cs="Cambria"/>
          <w:b/>
          <w:bCs/>
          <w:lang w:val="bg-BG" w:eastAsia="bg-BG"/>
        </w:rPr>
        <w:t xml:space="preserve">API Gateway </w:t>
      </w:r>
      <w:r w:rsidRPr="001D70A2">
        <w:rPr>
          <w:rFonts w:eastAsia="Times New Roman" w:cs="Cambria"/>
          <w:bCs/>
          <w:lang w:eastAsia="bg-BG"/>
        </w:rPr>
        <w:t>will</w:t>
      </w:r>
      <w:r>
        <w:rPr>
          <w:rFonts w:eastAsia="Times New Roman" w:cs="Cambria"/>
          <w:b/>
          <w:bCs/>
          <w:lang w:eastAsia="bg-BG"/>
        </w:rPr>
        <w:t xml:space="preserve"> </w:t>
      </w:r>
      <w:r>
        <w:rPr>
          <w:rFonts w:eastAsia="Times New Roman" w:cs="Cambria"/>
          <w:lang w:val="bg-BG" w:eastAsia="bg-BG"/>
        </w:rPr>
        <w:t xml:space="preserve">generate a new OAuth key and returns it to the </w:t>
      </w:r>
      <w:r w:rsidRPr="001D70A2">
        <w:rPr>
          <w:rFonts w:eastAsia="Times New Roman" w:cs="Cambria"/>
          <w:b/>
          <w:lang w:val="bg-BG" w:eastAsia="bg-BG"/>
        </w:rPr>
        <w:t>Partner Developer</w:t>
      </w:r>
      <w:r>
        <w:rPr>
          <w:rFonts w:eastAsia="Times New Roman" w:cs="Cambria"/>
          <w:b/>
          <w:lang w:eastAsia="bg-BG"/>
        </w:rPr>
        <w:t xml:space="preserve"> </w:t>
      </w:r>
      <w:r w:rsidRPr="001D70A2">
        <w:rPr>
          <w:rFonts w:eastAsia="Times New Roman" w:cs="Cambria"/>
          <w:lang w:eastAsia="bg-BG"/>
        </w:rPr>
        <w:t>inside the web UI.</w:t>
      </w:r>
    </w:p>
    <w:p w:rsidR="001D70A2" w:rsidRDefault="001D70A2" w:rsidP="001D70A2">
      <w:pPr>
        <w:pStyle w:val="ListParagraph"/>
        <w:spacing w:after="0"/>
        <w:rPr>
          <w:b/>
        </w:rPr>
      </w:pPr>
    </w:p>
    <w:p w:rsidR="008948A4" w:rsidRDefault="008948A4" w:rsidP="001D70A2">
      <w:pPr>
        <w:pStyle w:val="ListParagraph"/>
        <w:spacing w:after="0"/>
      </w:pPr>
    </w:p>
    <w:p w:rsidR="001D70A2" w:rsidRDefault="00361B0F" w:rsidP="001D70A2">
      <w:pPr>
        <w:pStyle w:val="ListParagraph"/>
        <w:numPr>
          <w:ilvl w:val="0"/>
          <w:numId w:val="31"/>
        </w:numPr>
        <w:spacing w:after="0"/>
      </w:pPr>
      <w:r w:rsidRPr="00F424C6">
        <w:rPr>
          <w:b/>
        </w:rPr>
        <w:t>Partner Developer</w:t>
      </w:r>
      <w:r>
        <w:t xml:space="preserve"> changes</w:t>
      </w:r>
      <w:r w:rsidRPr="00224117">
        <w:t xml:space="preserve"> Application data</w:t>
      </w:r>
      <w:r>
        <w:t xml:space="preserve"> in fields</w:t>
      </w:r>
      <w:r w:rsidR="001D70A2">
        <w:t>.</w:t>
      </w:r>
    </w:p>
    <w:p w:rsidR="008948A4" w:rsidRDefault="00361B0F" w:rsidP="008948A4">
      <w:pPr>
        <w:pStyle w:val="ListParagraph"/>
        <w:numPr>
          <w:ilvl w:val="0"/>
          <w:numId w:val="31"/>
        </w:numPr>
        <w:spacing w:after="0"/>
      </w:pPr>
      <w:r w:rsidRPr="00F424C6">
        <w:rPr>
          <w:b/>
        </w:rPr>
        <w:t>Partner Developer</w:t>
      </w:r>
      <w:r>
        <w:t xml:space="preserve"> clicks “Save A</w:t>
      </w:r>
      <w:r w:rsidRPr="00AB0485">
        <w:t>pplication</w:t>
      </w:r>
      <w:r>
        <w:t>” buttons/link</w:t>
      </w:r>
    </w:p>
    <w:p w:rsidR="008948A4" w:rsidRDefault="00361B0F" w:rsidP="008948A4">
      <w:pPr>
        <w:pStyle w:val="ListParagraph"/>
        <w:numPr>
          <w:ilvl w:val="0"/>
          <w:numId w:val="31"/>
        </w:numPr>
        <w:spacing w:after="0"/>
      </w:pPr>
      <w:r w:rsidRPr="00AB0485">
        <w:rPr>
          <w:b/>
        </w:rPr>
        <w:t>API Dev Portal</w:t>
      </w:r>
      <w:r w:rsidRPr="00224117">
        <w:t xml:space="preserve"> </w:t>
      </w:r>
      <w:r w:rsidRPr="00AB0485">
        <w:t xml:space="preserve">uses the REST API of the API Gateway to send an </w:t>
      </w:r>
      <w:r>
        <w:rPr>
          <w:i/>
        </w:rPr>
        <w:t>Update</w:t>
      </w:r>
      <w:r w:rsidRPr="00224117">
        <w:rPr>
          <w:i/>
        </w:rPr>
        <w:t xml:space="preserve"> Application</w:t>
      </w:r>
      <w:r w:rsidRPr="00AB0485">
        <w:t xml:space="preserve"> request. </w:t>
      </w:r>
    </w:p>
    <w:p w:rsidR="008948A4" w:rsidRDefault="00361B0F" w:rsidP="008948A4">
      <w:pPr>
        <w:pStyle w:val="ListParagraph"/>
        <w:numPr>
          <w:ilvl w:val="0"/>
          <w:numId w:val="31"/>
        </w:numPr>
        <w:spacing w:after="0"/>
      </w:pPr>
      <w:r w:rsidRPr="00AB0485">
        <w:rPr>
          <w:b/>
        </w:rPr>
        <w:t>API Gateway</w:t>
      </w:r>
      <w:r w:rsidRPr="00AB0485">
        <w:t xml:space="preserve"> executes request and returns </w:t>
      </w:r>
    </w:p>
    <w:p w:rsidR="008948A4" w:rsidRDefault="00361B0F" w:rsidP="008948A4">
      <w:pPr>
        <w:pStyle w:val="ListParagraph"/>
        <w:numPr>
          <w:ilvl w:val="0"/>
          <w:numId w:val="31"/>
        </w:numPr>
        <w:spacing w:after="0"/>
      </w:pPr>
      <w:r w:rsidRPr="00AB0485">
        <w:rPr>
          <w:b/>
        </w:rPr>
        <w:t>API Dev Portal</w:t>
      </w:r>
      <w:r w:rsidRPr="00224117">
        <w:rPr>
          <w:b/>
        </w:rPr>
        <w:t xml:space="preserve"> </w:t>
      </w:r>
      <w:r w:rsidRPr="00AB0485">
        <w:t xml:space="preserve">uses the REST API of the API Gateway to send an application listing request. </w:t>
      </w:r>
    </w:p>
    <w:p w:rsidR="008948A4" w:rsidRDefault="00361B0F" w:rsidP="008948A4">
      <w:pPr>
        <w:pStyle w:val="ListParagraph"/>
        <w:numPr>
          <w:ilvl w:val="0"/>
          <w:numId w:val="31"/>
        </w:numPr>
        <w:spacing w:after="0"/>
      </w:pPr>
      <w:r w:rsidRPr="00AB0485">
        <w:rPr>
          <w:b/>
        </w:rPr>
        <w:t>API Gateway</w:t>
      </w:r>
      <w:r w:rsidRPr="00224117">
        <w:rPr>
          <w:b/>
        </w:rPr>
        <w:t xml:space="preserve"> </w:t>
      </w:r>
      <w:r w:rsidRPr="00AB0485">
        <w:t>executes request and returns a list of all of the available applications together with their properties</w:t>
      </w:r>
    </w:p>
    <w:p w:rsidR="008948A4" w:rsidRDefault="00361B0F" w:rsidP="008948A4">
      <w:pPr>
        <w:pStyle w:val="ListParagraph"/>
        <w:numPr>
          <w:ilvl w:val="0"/>
          <w:numId w:val="31"/>
        </w:numPr>
        <w:spacing w:after="0"/>
      </w:pPr>
      <w:r w:rsidRPr="00AB0485">
        <w:rPr>
          <w:b/>
        </w:rPr>
        <w:t>API Dev Portal</w:t>
      </w:r>
      <w:r w:rsidRPr="00224117">
        <w:t xml:space="preserve"> </w:t>
      </w:r>
      <w:r w:rsidRPr="00AB0485">
        <w:t>displays the information about the available applications.</w:t>
      </w:r>
    </w:p>
    <w:p w:rsidR="00E817A1" w:rsidRDefault="00A97DFD" w:rsidP="00E817A1">
      <w:pPr>
        <w:spacing w:after="0"/>
        <w:ind w:left="360"/>
      </w:pPr>
      <w:r>
        <w:rPr>
          <w:noProof/>
          <w:lang w:val="bg-BG" w:eastAsia="bg-BG"/>
        </w:rPr>
        <w:lastRenderedPageBreak/>
        <w:drawing>
          <wp:inline distT="0" distB="0" distL="0" distR="0">
            <wp:extent cx="6400800" cy="5291328"/>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srcRect/>
                    <a:stretch>
                      <a:fillRect/>
                    </a:stretch>
                  </pic:blipFill>
                  <pic:spPr bwMode="auto">
                    <a:xfrm>
                      <a:off x="0" y="0"/>
                      <a:ext cx="6400800" cy="5291328"/>
                    </a:xfrm>
                    <a:prstGeom prst="rect">
                      <a:avLst/>
                    </a:prstGeom>
                    <a:noFill/>
                    <a:ln w="9525">
                      <a:noFill/>
                      <a:miter lim="800000"/>
                      <a:headEnd/>
                      <a:tailEnd/>
                    </a:ln>
                  </pic:spPr>
                </pic:pic>
              </a:graphicData>
            </a:graphic>
          </wp:inline>
        </w:drawing>
      </w:r>
    </w:p>
    <w:p w:rsidR="00996305" w:rsidRDefault="00996305" w:rsidP="00996305">
      <w:pPr>
        <w:pStyle w:val="Heading3"/>
      </w:pPr>
      <w:bookmarkStart w:id="124" w:name="_Toc382493400"/>
      <w:r>
        <w:t>Delete Application Use Case</w:t>
      </w:r>
      <w:bookmarkEnd w:id="124"/>
    </w:p>
    <w:p w:rsidR="00996305" w:rsidRPr="00F424C6" w:rsidRDefault="00996305" w:rsidP="00996305">
      <w:pPr>
        <w:spacing w:after="0"/>
        <w:rPr>
          <w:b/>
        </w:rPr>
      </w:pPr>
      <w:r w:rsidRPr="00F424C6">
        <w:rPr>
          <w:b/>
        </w:rPr>
        <w:t>Prerequisites:</w:t>
      </w:r>
    </w:p>
    <w:p w:rsidR="00996305" w:rsidRDefault="00996305" w:rsidP="00996305">
      <w:pPr>
        <w:spacing w:after="0"/>
      </w:pPr>
      <w:r>
        <w:tab/>
        <w:t>API Dev Portal installed and configured, Partner Developer has logged in the portal.</w:t>
      </w:r>
    </w:p>
    <w:p w:rsidR="00996305" w:rsidRPr="00F424C6" w:rsidRDefault="00996305" w:rsidP="00996305">
      <w:pPr>
        <w:spacing w:after="0"/>
        <w:rPr>
          <w:b/>
        </w:rPr>
      </w:pPr>
      <w:r w:rsidRPr="00F424C6">
        <w:rPr>
          <w:b/>
        </w:rPr>
        <w:t>Participants:</w:t>
      </w:r>
    </w:p>
    <w:p w:rsidR="00996305" w:rsidRDefault="00996305" w:rsidP="00996305">
      <w:pPr>
        <w:spacing w:after="0"/>
      </w:pPr>
      <w:r>
        <w:tab/>
        <w:t>Partner Developer, API Dev Portal, API Gateway</w:t>
      </w:r>
    </w:p>
    <w:p w:rsidR="00996305" w:rsidRDefault="00996305" w:rsidP="00996305">
      <w:pPr>
        <w:spacing w:after="0"/>
        <w:rPr>
          <w:b/>
        </w:rPr>
      </w:pPr>
      <w:r w:rsidRPr="00F424C6">
        <w:rPr>
          <w:b/>
        </w:rPr>
        <w:t>Process Flow:</w:t>
      </w:r>
    </w:p>
    <w:p w:rsidR="00E61E5A" w:rsidRDefault="00996305">
      <w:pPr>
        <w:pStyle w:val="ListParagraph"/>
        <w:numPr>
          <w:ilvl w:val="0"/>
          <w:numId w:val="30"/>
        </w:numPr>
        <w:spacing w:after="0"/>
      </w:pPr>
      <w:r w:rsidRPr="00996305">
        <w:rPr>
          <w:b/>
        </w:rPr>
        <w:t>Partner Developer</w:t>
      </w:r>
      <w:r w:rsidRPr="00996305">
        <w:t xml:space="preserve"> goes to the application listing page. </w:t>
      </w:r>
    </w:p>
    <w:p w:rsidR="00E61E5A" w:rsidRDefault="00996305">
      <w:pPr>
        <w:pStyle w:val="ListParagraph"/>
        <w:numPr>
          <w:ilvl w:val="0"/>
          <w:numId w:val="30"/>
        </w:numPr>
        <w:spacing w:after="0"/>
      </w:pPr>
      <w:r w:rsidRPr="00996305">
        <w:rPr>
          <w:b/>
        </w:rPr>
        <w:t>Partner Developer</w:t>
      </w:r>
      <w:r w:rsidRPr="00996305">
        <w:t xml:space="preserve"> </w:t>
      </w:r>
      <w:r>
        <w:t>s</w:t>
      </w:r>
      <w:r w:rsidR="008948A4" w:rsidRPr="008948A4">
        <w:t>elect</w:t>
      </w:r>
      <w:r>
        <w:t>s</w:t>
      </w:r>
      <w:r w:rsidR="008948A4" w:rsidRPr="008948A4">
        <w:t xml:space="preserve"> the application(s)</w:t>
      </w:r>
      <w:r w:rsidR="00EE38B7">
        <w:t xml:space="preserve"> that need to be deleted</w:t>
      </w:r>
      <w:r w:rsidR="008948A4" w:rsidRPr="008948A4">
        <w:t xml:space="preserve"> </w:t>
      </w:r>
      <w:r w:rsidR="00EE38B7" w:rsidRPr="008948A4">
        <w:t>through</w:t>
      </w:r>
      <w:r w:rsidR="008948A4" w:rsidRPr="008948A4">
        <w:t xml:space="preserve"> selecting the associated checkboxes</w:t>
      </w:r>
      <w:r w:rsidR="00EE38B7">
        <w:t xml:space="preserve"> or open preferred application for editing</w:t>
      </w:r>
    </w:p>
    <w:p w:rsidR="00E61E5A" w:rsidRDefault="00996305">
      <w:pPr>
        <w:pStyle w:val="ListParagraph"/>
        <w:numPr>
          <w:ilvl w:val="0"/>
          <w:numId w:val="30"/>
        </w:numPr>
        <w:spacing w:after="0"/>
      </w:pPr>
      <w:r w:rsidRPr="00996305">
        <w:rPr>
          <w:b/>
        </w:rPr>
        <w:t>Partner Developer</w:t>
      </w:r>
      <w:r w:rsidRPr="00996305">
        <w:t xml:space="preserve"> </w:t>
      </w:r>
      <w:r>
        <w:t>c</w:t>
      </w:r>
      <w:r w:rsidR="008948A4" w:rsidRPr="008948A4">
        <w:t>licks “Delete Application” button/link</w:t>
      </w:r>
      <w:r w:rsidR="00EE38B7">
        <w:t xml:space="preserve"> which will be available in application list page and application editing page</w:t>
      </w:r>
    </w:p>
    <w:p w:rsidR="00996305" w:rsidRPr="00996305" w:rsidRDefault="00996305" w:rsidP="00996305">
      <w:pPr>
        <w:pStyle w:val="ListParagraph"/>
        <w:numPr>
          <w:ilvl w:val="0"/>
          <w:numId w:val="30"/>
        </w:numPr>
        <w:spacing w:after="0"/>
      </w:pPr>
      <w:r w:rsidRPr="00996305">
        <w:rPr>
          <w:b/>
        </w:rPr>
        <w:t>Partner Developer</w:t>
      </w:r>
      <w:r w:rsidRPr="00996305">
        <w:t xml:space="preserve"> </w:t>
      </w:r>
      <w:r w:rsidR="008948A4" w:rsidRPr="008948A4">
        <w:t>Confirms delete operations</w:t>
      </w:r>
    </w:p>
    <w:p w:rsidR="00E61E5A" w:rsidRDefault="00996305">
      <w:pPr>
        <w:pStyle w:val="ListParagraph"/>
        <w:numPr>
          <w:ilvl w:val="0"/>
          <w:numId w:val="30"/>
        </w:numPr>
        <w:spacing w:after="0"/>
      </w:pPr>
      <w:r w:rsidRPr="00996305">
        <w:rPr>
          <w:b/>
        </w:rPr>
        <w:t>API Dev Portal</w:t>
      </w:r>
      <w:r w:rsidR="008948A4" w:rsidRPr="008948A4">
        <w:rPr>
          <w:b/>
        </w:rPr>
        <w:t xml:space="preserve"> </w:t>
      </w:r>
      <w:r w:rsidRPr="00996305">
        <w:t xml:space="preserve">uses the REST API of the API Gateway to send </w:t>
      </w:r>
      <w:r w:rsidR="00361B0F" w:rsidRPr="00996305">
        <w:t>a</w:t>
      </w:r>
      <w:r w:rsidRPr="00996305">
        <w:t xml:space="preserve"> </w:t>
      </w:r>
      <w:r w:rsidR="008948A4" w:rsidRPr="008948A4">
        <w:rPr>
          <w:i/>
        </w:rPr>
        <w:t xml:space="preserve">Deletion </w:t>
      </w:r>
      <w:r w:rsidR="00361B0F" w:rsidRPr="00361B0F">
        <w:rPr>
          <w:i/>
        </w:rPr>
        <w:t>Application</w:t>
      </w:r>
      <w:r w:rsidR="00361B0F" w:rsidRPr="00AB0485">
        <w:t xml:space="preserve"> </w:t>
      </w:r>
      <w:r w:rsidRPr="00996305">
        <w:t xml:space="preserve">request. </w:t>
      </w:r>
    </w:p>
    <w:p w:rsidR="00E61E5A" w:rsidRDefault="00996305">
      <w:pPr>
        <w:pStyle w:val="ListParagraph"/>
        <w:numPr>
          <w:ilvl w:val="0"/>
          <w:numId w:val="30"/>
        </w:numPr>
        <w:spacing w:after="0"/>
      </w:pPr>
      <w:r w:rsidRPr="00996305">
        <w:rPr>
          <w:b/>
        </w:rPr>
        <w:t>API Gateway</w:t>
      </w:r>
      <w:r w:rsidR="008948A4" w:rsidRPr="008948A4">
        <w:t xml:space="preserve"> </w:t>
      </w:r>
      <w:r w:rsidRPr="00996305">
        <w:t xml:space="preserve">executes request and returns </w:t>
      </w:r>
    </w:p>
    <w:p w:rsidR="00E61E5A" w:rsidRDefault="00996305">
      <w:pPr>
        <w:pStyle w:val="ListParagraph"/>
        <w:numPr>
          <w:ilvl w:val="0"/>
          <w:numId w:val="30"/>
        </w:numPr>
        <w:spacing w:after="0"/>
      </w:pPr>
      <w:r w:rsidRPr="00996305">
        <w:rPr>
          <w:b/>
        </w:rPr>
        <w:lastRenderedPageBreak/>
        <w:t>API Dev Portal</w:t>
      </w:r>
      <w:r w:rsidRPr="00996305">
        <w:t xml:space="preserve"> uses the REST API of the API Gateway to send an application listing request. </w:t>
      </w:r>
    </w:p>
    <w:p w:rsidR="00E61E5A" w:rsidRDefault="00996305">
      <w:pPr>
        <w:pStyle w:val="ListParagraph"/>
        <w:numPr>
          <w:ilvl w:val="0"/>
          <w:numId w:val="30"/>
        </w:numPr>
        <w:spacing w:after="0"/>
      </w:pPr>
      <w:r w:rsidRPr="00996305">
        <w:rPr>
          <w:b/>
        </w:rPr>
        <w:t>API Gateway</w:t>
      </w:r>
      <w:r w:rsidR="008948A4" w:rsidRPr="008948A4">
        <w:t xml:space="preserve"> </w:t>
      </w:r>
      <w:r w:rsidRPr="00996305">
        <w:t xml:space="preserve">executes request and returns a list of all of the </w:t>
      </w:r>
      <w:r>
        <w:t xml:space="preserve">available </w:t>
      </w:r>
      <w:r w:rsidRPr="00996305">
        <w:t>applications together with their properties.</w:t>
      </w:r>
    </w:p>
    <w:p w:rsidR="00E61E5A" w:rsidRDefault="00996305">
      <w:pPr>
        <w:pStyle w:val="ListParagraph"/>
        <w:numPr>
          <w:ilvl w:val="0"/>
          <w:numId w:val="30"/>
        </w:numPr>
        <w:spacing w:after="0"/>
      </w:pPr>
      <w:r w:rsidRPr="00996305">
        <w:rPr>
          <w:b/>
        </w:rPr>
        <w:t>API Dev Portal</w:t>
      </w:r>
      <w:r w:rsidR="008948A4" w:rsidRPr="008948A4">
        <w:t xml:space="preserve"> </w:t>
      </w:r>
      <w:r w:rsidRPr="00996305">
        <w:t>displays the information about the available applications</w:t>
      </w:r>
    </w:p>
    <w:p w:rsidR="00AF08BC" w:rsidRDefault="001D70A2" w:rsidP="00AF08BC">
      <w:pPr>
        <w:pStyle w:val="ListParagraph"/>
        <w:spacing w:after="0"/>
      </w:pPr>
      <w:bookmarkStart w:id="125" w:name="_Toc382408380"/>
      <w:bookmarkStart w:id="126" w:name="_Toc382484786"/>
      <w:bookmarkStart w:id="127" w:name="_Toc382491514"/>
      <w:bookmarkStart w:id="128" w:name="_Toc382493401"/>
      <w:r>
        <w:rPr>
          <w:rStyle w:val="CommentReference"/>
        </w:rPr>
        <w:commentReference w:id="129"/>
      </w:r>
      <w:bookmarkEnd w:id="125"/>
      <w:bookmarkEnd w:id="126"/>
      <w:bookmarkEnd w:id="127"/>
      <w:bookmarkEnd w:id="128"/>
    </w:p>
    <w:p w:rsidR="00821168" w:rsidRDefault="00821168" w:rsidP="00821168">
      <w:pPr>
        <w:pStyle w:val="Heading2"/>
      </w:pPr>
      <w:r>
        <w:br w:type="page"/>
      </w:r>
      <w:bookmarkStart w:id="130" w:name="_Toc382493402"/>
      <w:r w:rsidR="00221035">
        <w:lastRenderedPageBreak/>
        <w:t>Admin Activities</w:t>
      </w:r>
      <w:bookmarkEnd w:id="130"/>
    </w:p>
    <w:p w:rsidR="00821168" w:rsidRPr="00821168" w:rsidRDefault="00BD4321" w:rsidP="00E414F4">
      <w:r>
        <w:t xml:space="preserve">This section describes use cases related to administrator activities. </w:t>
      </w:r>
      <w:r w:rsidR="009A72BF">
        <w:t>Administrators</w:t>
      </w:r>
      <w:r>
        <w:t xml:space="preserve"> are users that are locally defined in the API Dev Portal – they do not have a corresponding account on the API Gateway. They can moderate the forums and blogs and can add new content (documentation) in the API Dev Portal.</w:t>
      </w:r>
    </w:p>
    <w:p w:rsidR="00821168" w:rsidRDefault="00A62580" w:rsidP="00821168">
      <w:pPr>
        <w:pStyle w:val="Heading3"/>
        <w:widowControl/>
        <w:tabs>
          <w:tab w:val="clear" w:pos="720"/>
          <w:tab w:val="clear" w:pos="900"/>
        </w:tabs>
        <w:spacing w:before="240" w:after="60"/>
        <w:ind w:left="720" w:hanging="720"/>
      </w:pPr>
      <w:bookmarkStart w:id="131" w:name="_Toc382493403"/>
      <w:r>
        <w:t>Add Documentation</w:t>
      </w:r>
      <w:bookmarkEnd w:id="131"/>
    </w:p>
    <w:p w:rsidR="00085709" w:rsidRPr="00F424C6" w:rsidRDefault="00085709" w:rsidP="00085709">
      <w:pPr>
        <w:spacing w:after="0"/>
        <w:rPr>
          <w:b/>
        </w:rPr>
      </w:pPr>
      <w:r w:rsidRPr="00F424C6">
        <w:rPr>
          <w:b/>
        </w:rPr>
        <w:t>Prerequisites:</w:t>
      </w:r>
    </w:p>
    <w:p w:rsidR="00085709" w:rsidRDefault="00085709" w:rsidP="00085709">
      <w:pPr>
        <w:spacing w:after="0"/>
      </w:pPr>
      <w:r>
        <w:tab/>
        <w:t xml:space="preserve">API Dev </w:t>
      </w:r>
      <w:r w:rsidR="00211AD4">
        <w:t>Portal installed and configured</w:t>
      </w:r>
      <w:r>
        <w:t>.</w:t>
      </w:r>
    </w:p>
    <w:p w:rsidR="00085709" w:rsidRPr="00F424C6" w:rsidRDefault="00085709" w:rsidP="00085709">
      <w:pPr>
        <w:spacing w:after="0"/>
        <w:rPr>
          <w:b/>
        </w:rPr>
      </w:pPr>
      <w:r w:rsidRPr="00F424C6">
        <w:rPr>
          <w:b/>
        </w:rPr>
        <w:t>Participants:</w:t>
      </w:r>
    </w:p>
    <w:p w:rsidR="00085709" w:rsidRDefault="00085709" w:rsidP="00085709">
      <w:pPr>
        <w:spacing w:after="0"/>
      </w:pPr>
      <w:r>
        <w:tab/>
        <w:t xml:space="preserve">Partner Developer, API Dev Portal, </w:t>
      </w:r>
      <w:r w:rsidR="002E7514">
        <w:t>Administrator</w:t>
      </w:r>
    </w:p>
    <w:p w:rsidR="00085709" w:rsidRPr="00F424C6" w:rsidRDefault="00085709" w:rsidP="00085709">
      <w:pPr>
        <w:spacing w:after="0"/>
        <w:rPr>
          <w:b/>
        </w:rPr>
      </w:pPr>
      <w:r w:rsidRPr="00F424C6">
        <w:rPr>
          <w:b/>
        </w:rPr>
        <w:t>Process Flow:</w:t>
      </w:r>
    </w:p>
    <w:p w:rsidR="00085709" w:rsidRDefault="00852655" w:rsidP="000901BD">
      <w:pPr>
        <w:pStyle w:val="ListParagraph"/>
        <w:numPr>
          <w:ilvl w:val="0"/>
          <w:numId w:val="23"/>
        </w:numPr>
        <w:spacing w:after="0"/>
      </w:pPr>
      <w:r>
        <w:rPr>
          <w:b/>
        </w:rPr>
        <w:t>Administrator</w:t>
      </w:r>
      <w:r w:rsidR="00085709">
        <w:t xml:space="preserve"> </w:t>
      </w:r>
      <w:r>
        <w:t>logs in locally in the API Dev Portal</w:t>
      </w:r>
      <w:r w:rsidR="00085709">
        <w:t xml:space="preserve">. </w:t>
      </w:r>
    </w:p>
    <w:p w:rsidR="003D0261" w:rsidRDefault="003D0261" w:rsidP="000901BD">
      <w:pPr>
        <w:pStyle w:val="ListParagraph"/>
        <w:numPr>
          <w:ilvl w:val="0"/>
          <w:numId w:val="23"/>
        </w:numPr>
        <w:spacing w:after="0"/>
      </w:pPr>
      <w:r>
        <w:rPr>
          <w:b/>
        </w:rPr>
        <w:t xml:space="preserve">Administrator </w:t>
      </w:r>
      <w:r>
        <w:t>selects the API they want to add documentation to. Then the administrator uploads the documentation. The documentation is in the form of a file or an html markup. Documentation is per API call.</w:t>
      </w:r>
    </w:p>
    <w:p w:rsidR="00085709" w:rsidRDefault="00085709" w:rsidP="000901BD">
      <w:pPr>
        <w:pStyle w:val="ListParagraph"/>
        <w:numPr>
          <w:ilvl w:val="0"/>
          <w:numId w:val="23"/>
        </w:numPr>
        <w:spacing w:after="0"/>
        <w:ind w:left="714" w:hanging="357"/>
      </w:pPr>
      <w:r>
        <w:rPr>
          <w:b/>
        </w:rPr>
        <w:t xml:space="preserve">API Dev Portal </w:t>
      </w:r>
      <w:r w:rsidR="00045545">
        <w:t>accepts the documentation and stores it locally. It keeps an association between the given documentation and the corresponding API.</w:t>
      </w:r>
    </w:p>
    <w:p w:rsidR="00956E14" w:rsidRDefault="00956E14" w:rsidP="000901BD">
      <w:pPr>
        <w:pStyle w:val="ListParagraph"/>
        <w:numPr>
          <w:ilvl w:val="0"/>
          <w:numId w:val="23"/>
        </w:numPr>
        <w:spacing w:after="0"/>
        <w:ind w:left="714" w:hanging="357"/>
      </w:pPr>
      <w:r>
        <w:rPr>
          <w:b/>
        </w:rPr>
        <w:t xml:space="preserve">Partner Developer </w:t>
      </w:r>
      <w:r w:rsidRPr="00956E14">
        <w:t>logs into the API Dev Portal</w:t>
      </w:r>
      <w:r>
        <w:t>. Now they can access the newly uploaded documentation.</w:t>
      </w:r>
    </w:p>
    <w:p w:rsidR="00821168" w:rsidRPr="00821168" w:rsidRDefault="00E7731A" w:rsidP="00E414F4">
      <w:pPr>
        <w:pStyle w:val="Heading3"/>
      </w:pPr>
      <w:bookmarkStart w:id="132" w:name="_Toc382493404"/>
      <w:r>
        <w:t>Moderate Blogs and Forums</w:t>
      </w:r>
      <w:bookmarkEnd w:id="132"/>
    </w:p>
    <w:p w:rsidR="00956E14" w:rsidRPr="00F424C6" w:rsidRDefault="00956E14" w:rsidP="00956E14">
      <w:pPr>
        <w:spacing w:after="0"/>
        <w:rPr>
          <w:b/>
        </w:rPr>
      </w:pPr>
      <w:r w:rsidRPr="00F424C6">
        <w:rPr>
          <w:b/>
        </w:rPr>
        <w:t>Prerequisites:</w:t>
      </w:r>
    </w:p>
    <w:p w:rsidR="00956E14" w:rsidRDefault="00956E14" w:rsidP="00956E14">
      <w:pPr>
        <w:spacing w:after="0"/>
      </w:pPr>
      <w:r>
        <w:tab/>
        <w:t>API Dev Portal installed and configured.</w:t>
      </w:r>
    </w:p>
    <w:p w:rsidR="00956E14" w:rsidRPr="00F424C6" w:rsidRDefault="00956E14" w:rsidP="00956E14">
      <w:pPr>
        <w:spacing w:after="0"/>
        <w:rPr>
          <w:b/>
        </w:rPr>
      </w:pPr>
      <w:r w:rsidRPr="00F424C6">
        <w:rPr>
          <w:b/>
        </w:rPr>
        <w:t>Participants:</w:t>
      </w:r>
    </w:p>
    <w:p w:rsidR="00956E14" w:rsidRDefault="00956E14" w:rsidP="00956E14">
      <w:pPr>
        <w:spacing w:after="0"/>
      </w:pPr>
      <w:r>
        <w:tab/>
      </w:r>
      <w:r w:rsidR="00C840BF">
        <w:t>Partner Developer, API Dev Portal, Administrator</w:t>
      </w:r>
    </w:p>
    <w:p w:rsidR="00956E14" w:rsidRPr="00F424C6" w:rsidRDefault="00956E14" w:rsidP="00956E14">
      <w:pPr>
        <w:spacing w:after="0"/>
        <w:rPr>
          <w:b/>
        </w:rPr>
      </w:pPr>
      <w:r w:rsidRPr="00F424C6">
        <w:rPr>
          <w:b/>
        </w:rPr>
        <w:t>Process Flow:</w:t>
      </w:r>
    </w:p>
    <w:p w:rsidR="00956E14" w:rsidRDefault="00956E14" w:rsidP="000901BD">
      <w:pPr>
        <w:pStyle w:val="ListParagraph"/>
        <w:numPr>
          <w:ilvl w:val="0"/>
          <w:numId w:val="24"/>
        </w:numPr>
        <w:spacing w:after="0"/>
      </w:pPr>
      <w:r>
        <w:rPr>
          <w:b/>
        </w:rPr>
        <w:t>Administrator</w:t>
      </w:r>
      <w:r>
        <w:t xml:space="preserve"> logs in locally in the API Dev Portal. </w:t>
      </w:r>
    </w:p>
    <w:p w:rsidR="00956E14" w:rsidRDefault="00956E14" w:rsidP="000901BD">
      <w:pPr>
        <w:pStyle w:val="ListParagraph"/>
        <w:numPr>
          <w:ilvl w:val="0"/>
          <w:numId w:val="24"/>
        </w:numPr>
        <w:spacing w:after="0"/>
      </w:pPr>
      <w:r>
        <w:rPr>
          <w:b/>
        </w:rPr>
        <w:t xml:space="preserve">Administrator </w:t>
      </w:r>
      <w:r w:rsidR="003256F4">
        <w:t>selects a blog or topic in a forum and deletes or adds content into it.</w:t>
      </w:r>
      <w:r w:rsidR="00DF0F06">
        <w:t xml:space="preserve"> Administrator has an exclusive right to edit posts done by any Partner Developer user.</w:t>
      </w:r>
    </w:p>
    <w:p w:rsidR="00956E14" w:rsidRDefault="00956E14" w:rsidP="000901BD">
      <w:pPr>
        <w:pStyle w:val="ListParagraph"/>
        <w:numPr>
          <w:ilvl w:val="0"/>
          <w:numId w:val="24"/>
        </w:numPr>
        <w:spacing w:after="0"/>
        <w:ind w:left="714" w:hanging="357"/>
      </w:pPr>
      <w:r>
        <w:rPr>
          <w:b/>
        </w:rPr>
        <w:t xml:space="preserve">API Dev Portal </w:t>
      </w:r>
      <w:r>
        <w:t xml:space="preserve">accepts the </w:t>
      </w:r>
      <w:r w:rsidR="003256F4">
        <w:t>change</w:t>
      </w:r>
      <w:r>
        <w:t xml:space="preserve"> and stores it locally. </w:t>
      </w:r>
    </w:p>
    <w:p w:rsidR="00F53CC2" w:rsidRDefault="0026348E" w:rsidP="00F53CC2">
      <w:pPr>
        <w:pStyle w:val="Heading3"/>
        <w:widowControl/>
        <w:tabs>
          <w:tab w:val="clear" w:pos="720"/>
          <w:tab w:val="clear" w:pos="900"/>
        </w:tabs>
        <w:spacing w:before="240" w:after="60"/>
        <w:ind w:left="720" w:hanging="720"/>
      </w:pPr>
      <w:r>
        <w:rPr>
          <w:highlight w:val="green"/>
        </w:rPr>
        <w:br w:type="page"/>
      </w:r>
      <w:bookmarkStart w:id="133" w:name="_Toc382493405"/>
      <w:r w:rsidR="00F53CC2">
        <w:lastRenderedPageBreak/>
        <w:t>Configure API Dev Portal</w:t>
      </w:r>
      <w:bookmarkEnd w:id="133"/>
    </w:p>
    <w:p w:rsidR="00F53CC2" w:rsidRPr="00F424C6" w:rsidRDefault="00F53CC2" w:rsidP="00F53CC2">
      <w:pPr>
        <w:spacing w:after="0"/>
        <w:rPr>
          <w:b/>
        </w:rPr>
      </w:pPr>
      <w:r w:rsidRPr="00F424C6">
        <w:rPr>
          <w:b/>
        </w:rPr>
        <w:t>Prerequisites:</w:t>
      </w:r>
    </w:p>
    <w:p w:rsidR="00F53CC2" w:rsidRDefault="00F53CC2" w:rsidP="00F53CC2">
      <w:pPr>
        <w:spacing w:after="0"/>
      </w:pPr>
      <w:r>
        <w:tab/>
        <w:t>API Dev Portal installed.</w:t>
      </w:r>
    </w:p>
    <w:p w:rsidR="00F53CC2" w:rsidRPr="00F424C6" w:rsidRDefault="00F53CC2" w:rsidP="00F53CC2">
      <w:pPr>
        <w:spacing w:after="0"/>
        <w:rPr>
          <w:b/>
        </w:rPr>
      </w:pPr>
      <w:r w:rsidRPr="00F424C6">
        <w:rPr>
          <w:b/>
        </w:rPr>
        <w:t>Participants:</w:t>
      </w:r>
    </w:p>
    <w:p w:rsidR="00F53CC2" w:rsidRDefault="00F53CC2" w:rsidP="00F53CC2">
      <w:pPr>
        <w:spacing w:after="0"/>
      </w:pPr>
      <w:r>
        <w:tab/>
        <w:t>API Dev Portal, Administrator</w:t>
      </w:r>
    </w:p>
    <w:p w:rsidR="00F53CC2" w:rsidRPr="00F424C6" w:rsidRDefault="00F53CC2" w:rsidP="00F53CC2">
      <w:pPr>
        <w:spacing w:after="0"/>
        <w:rPr>
          <w:b/>
        </w:rPr>
      </w:pPr>
      <w:r w:rsidRPr="00F424C6">
        <w:rPr>
          <w:b/>
        </w:rPr>
        <w:t>Process Flow:</w:t>
      </w:r>
    </w:p>
    <w:p w:rsidR="00F53CC2" w:rsidRDefault="00F53CC2" w:rsidP="00F53CC2">
      <w:pPr>
        <w:pStyle w:val="ListParagraph"/>
        <w:numPr>
          <w:ilvl w:val="0"/>
          <w:numId w:val="23"/>
        </w:numPr>
        <w:spacing w:after="0"/>
      </w:pPr>
      <w:r>
        <w:rPr>
          <w:b/>
        </w:rPr>
        <w:t>Administrator</w:t>
      </w:r>
      <w:r>
        <w:t xml:space="preserve"> logs in locally in the API Dev Portal. </w:t>
      </w:r>
    </w:p>
    <w:p w:rsidR="00F53CC2" w:rsidRDefault="00F53CC2" w:rsidP="00F53CC2">
      <w:pPr>
        <w:pStyle w:val="ListParagraph"/>
        <w:numPr>
          <w:ilvl w:val="0"/>
          <w:numId w:val="23"/>
        </w:numPr>
        <w:spacing w:after="0"/>
      </w:pPr>
      <w:r>
        <w:rPr>
          <w:b/>
        </w:rPr>
        <w:t xml:space="preserve">Administrator </w:t>
      </w:r>
      <w:r>
        <w:t>select section “</w:t>
      </w:r>
      <w:r w:rsidRPr="00842F77">
        <w:rPr>
          <w:rFonts w:ascii="Courier New" w:hAnsi="Courier New" w:cs="Courier New"/>
        </w:rPr>
        <w:t>Configuration -&gt; API Dev Portal</w:t>
      </w:r>
      <w:r>
        <w:rPr>
          <w:rFonts w:ascii="Courier New" w:hAnsi="Courier New" w:cs="Courier New"/>
        </w:rPr>
        <w:t>”</w:t>
      </w:r>
      <w:r>
        <w:t>.</w:t>
      </w:r>
    </w:p>
    <w:p w:rsidR="00F53CC2" w:rsidRDefault="00F53CC2" w:rsidP="00F53CC2">
      <w:pPr>
        <w:pStyle w:val="ListParagraph"/>
        <w:numPr>
          <w:ilvl w:val="0"/>
          <w:numId w:val="23"/>
        </w:numPr>
        <w:spacing w:after="0"/>
        <w:ind w:left="714" w:hanging="357"/>
      </w:pPr>
      <w:r>
        <w:rPr>
          <w:b/>
        </w:rPr>
        <w:t>Specify host/ip, administrator name and password of the API GW</w:t>
      </w:r>
      <w:r>
        <w:t>.</w:t>
      </w:r>
    </w:p>
    <w:p w:rsidR="0026348E" w:rsidRDefault="00F53CC2" w:rsidP="00F53CC2">
      <w:pPr>
        <w:spacing w:after="0" w:line="240" w:lineRule="auto"/>
        <w:rPr>
          <w:b/>
        </w:rPr>
      </w:pPr>
      <w:r>
        <w:rPr>
          <w:b/>
        </w:rPr>
        <w:t>Test connection and save the settings</w:t>
      </w:r>
    </w:p>
    <w:p w:rsidR="00784B3B" w:rsidRDefault="00784B3B" w:rsidP="00F53CC2">
      <w:pPr>
        <w:spacing w:after="0" w:line="240" w:lineRule="auto"/>
        <w:rPr>
          <w:b/>
        </w:rPr>
      </w:pPr>
    </w:p>
    <w:p w:rsidR="00784B3B" w:rsidRDefault="00784B3B" w:rsidP="00F53CC2">
      <w:pPr>
        <w:spacing w:after="0" w:line="240" w:lineRule="auto"/>
        <w:rPr>
          <w:b/>
        </w:rPr>
      </w:pPr>
    </w:p>
    <w:p w:rsidR="00784B3B" w:rsidRDefault="00784B3B" w:rsidP="00F53CC2">
      <w:pPr>
        <w:spacing w:after="0" w:line="240" w:lineRule="auto"/>
        <w:rPr>
          <w:b/>
        </w:rPr>
      </w:pPr>
    </w:p>
    <w:p w:rsidR="00784B3B" w:rsidRDefault="00784B3B" w:rsidP="00F53CC2">
      <w:pPr>
        <w:spacing w:after="0" w:line="240" w:lineRule="auto"/>
        <w:rPr>
          <w:b/>
        </w:rPr>
      </w:pPr>
    </w:p>
    <w:p w:rsidR="00EB22EC" w:rsidRDefault="00784B3B" w:rsidP="00EB22EC">
      <w:pPr>
        <w:pStyle w:val="Heading1"/>
      </w:pPr>
      <w:bookmarkStart w:id="134" w:name="_Toc382493406"/>
      <w:r>
        <w:lastRenderedPageBreak/>
        <w:t>Other features</w:t>
      </w:r>
      <w:bookmarkEnd w:id="134"/>
    </w:p>
    <w:p w:rsidR="00EB22EC" w:rsidRPr="00EB22EC" w:rsidRDefault="00EB22EC" w:rsidP="00EB22EC">
      <w:pPr>
        <w:pStyle w:val="introChapter"/>
      </w:pPr>
      <w:r w:rsidRPr="00EB22EC">
        <w:t>in this chapter</w:t>
      </w:r>
    </w:p>
    <w:p w:rsidR="00EB22EC" w:rsidRPr="00EB22EC" w:rsidRDefault="00EB22EC" w:rsidP="00EB22EC">
      <w:pPr>
        <w:pStyle w:val="spchapter"/>
      </w:pPr>
      <w:r w:rsidRPr="00EB22EC">
        <w:t>This chapter includes other features not described in the use cases – such like blogs and forums</w:t>
      </w:r>
      <w:r w:rsidR="00784B3B">
        <w:t>, etc…</w:t>
      </w:r>
    </w:p>
    <w:p w:rsidR="00EB22EC" w:rsidRPr="00EB22EC" w:rsidRDefault="00EB22EC" w:rsidP="00EB22EC">
      <w:pPr>
        <w:pStyle w:val="Heading2"/>
      </w:pPr>
      <w:bookmarkStart w:id="135" w:name="_Toc382493407"/>
      <w:r w:rsidRPr="00EB22EC">
        <w:t>Blog</w:t>
      </w:r>
      <w:r w:rsidR="00784B3B">
        <w:t xml:space="preserve"> – K2</w:t>
      </w:r>
      <w:bookmarkEnd w:id="135"/>
    </w:p>
    <w:p w:rsidR="00EB22EC" w:rsidRDefault="00EB22EC" w:rsidP="00EB22EC">
      <w:pPr>
        <w:pStyle w:val="sp"/>
      </w:pPr>
      <w:r w:rsidRPr="00EB22EC">
        <w:t xml:space="preserve">The </w:t>
      </w:r>
      <w:r w:rsidR="00784B3B">
        <w:t xml:space="preserve">blog K2 that is available as Joomla plugin will be used. </w:t>
      </w:r>
    </w:p>
    <w:p w:rsidR="00EB22EC" w:rsidRDefault="00784B3B" w:rsidP="00EB22EC">
      <w:pPr>
        <w:pStyle w:val="sp"/>
      </w:pPr>
      <w:r>
        <w:t xml:space="preserve">See </w:t>
      </w:r>
      <w:hyperlink r:id="rId49" w:history="1">
        <w:r w:rsidRPr="009923E4">
          <w:rPr>
            <w:rStyle w:val="Hyperlink"/>
          </w:rPr>
          <w:t>http://extensions.joomla.org/extensions/authoring-a-content/content-construction/8061?qh=YTozOntpOjA7czoyOiJrMiI7aToxO3M6NDoiazIncyI7aToyO3M6MzoiJ2syIjt9</w:t>
        </w:r>
      </w:hyperlink>
    </w:p>
    <w:p w:rsidR="00EB22EC" w:rsidRDefault="00EB22EC" w:rsidP="00EB22EC">
      <w:pPr>
        <w:pStyle w:val="sp"/>
      </w:pPr>
    </w:p>
    <w:p w:rsidR="00EB22EC" w:rsidRDefault="00784B3B" w:rsidP="00EB22EC">
      <w:pPr>
        <w:pStyle w:val="sp"/>
      </w:pPr>
      <w:r>
        <w:t>The blog functionality would be available from the main menu:</w:t>
      </w:r>
    </w:p>
    <w:p w:rsidR="00EB22EC" w:rsidRDefault="00EB22EC" w:rsidP="00EB22EC">
      <w:pPr>
        <w:pStyle w:val="sp"/>
      </w:pPr>
    </w:p>
    <w:p w:rsidR="00EB22EC" w:rsidRDefault="00A97DFD" w:rsidP="00EB22EC">
      <w:pPr>
        <w:pStyle w:val="sp"/>
      </w:pPr>
      <w:r>
        <w:rPr>
          <w:noProof/>
          <w:snapToGrid/>
          <w:lang w:val="bg-BG" w:eastAsia="bg-BG"/>
        </w:rPr>
        <w:drawing>
          <wp:inline distT="0" distB="0" distL="0" distR="0">
            <wp:extent cx="2112010" cy="2605405"/>
            <wp:effectExtent l="19050" t="19050" r="21590" b="2349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srcRect/>
                    <a:stretch>
                      <a:fillRect/>
                    </a:stretch>
                  </pic:blipFill>
                  <pic:spPr bwMode="auto">
                    <a:xfrm>
                      <a:off x="0" y="0"/>
                      <a:ext cx="2112010" cy="2605405"/>
                    </a:xfrm>
                    <a:prstGeom prst="rect">
                      <a:avLst/>
                    </a:prstGeom>
                    <a:noFill/>
                    <a:ln w="9525">
                      <a:solidFill>
                        <a:schemeClr val="accent1"/>
                      </a:solidFill>
                      <a:miter lim="800000"/>
                      <a:headEnd/>
                      <a:tailEnd/>
                    </a:ln>
                  </pic:spPr>
                </pic:pic>
              </a:graphicData>
            </a:graphic>
          </wp:inline>
        </w:drawing>
      </w:r>
    </w:p>
    <w:p w:rsidR="00EB22EC" w:rsidRDefault="00EB22EC" w:rsidP="00EB22EC">
      <w:pPr>
        <w:pStyle w:val="sp"/>
      </w:pPr>
    </w:p>
    <w:p w:rsidR="00EB22EC" w:rsidRDefault="00784B3B" w:rsidP="00EB22EC">
      <w:pPr>
        <w:pStyle w:val="sp"/>
      </w:pPr>
      <w:r>
        <w:t>The blog functionality should be integrated with the Joomla login mechanism for users.</w:t>
      </w:r>
    </w:p>
    <w:p w:rsidR="00EB22EC" w:rsidRDefault="00EB22EC" w:rsidP="00EB22EC">
      <w:pPr>
        <w:pStyle w:val="sp"/>
      </w:pPr>
    </w:p>
    <w:p w:rsidR="00EB22EC" w:rsidRDefault="00784B3B" w:rsidP="00EB22EC">
      <w:pPr>
        <w:pStyle w:val="Heading2"/>
      </w:pPr>
      <w:bookmarkStart w:id="136" w:name="_Toc382493408"/>
      <w:r>
        <w:t>Forum</w:t>
      </w:r>
      <w:bookmarkEnd w:id="136"/>
    </w:p>
    <w:p w:rsidR="00EB22EC" w:rsidRDefault="00784B3B" w:rsidP="00EB22EC">
      <w:pPr>
        <w:pStyle w:val="sp"/>
      </w:pPr>
      <w:r>
        <w:t>The forum Kunena which is available as Joomla plugin will be used:</w:t>
      </w:r>
    </w:p>
    <w:p w:rsidR="00EB22EC" w:rsidRDefault="00784B3B" w:rsidP="00EB22EC">
      <w:pPr>
        <w:pStyle w:val="sp"/>
      </w:pPr>
      <w:r>
        <w:t xml:space="preserve">See </w:t>
      </w:r>
      <w:hyperlink r:id="rId51" w:history="1">
        <w:r w:rsidRPr="009923E4">
          <w:rPr>
            <w:rStyle w:val="Hyperlink"/>
          </w:rPr>
          <w:t>http://extensions.joomla.org/extensions/extension-specific/kunena-forum-extensions/13955?qh=YToyOntpOjA7czo2OiJrdW5lbmEiO2k6MTtzOjg6Imt1bmVuYSdzIjt9</w:t>
        </w:r>
      </w:hyperlink>
    </w:p>
    <w:p w:rsidR="00EB22EC" w:rsidRDefault="00EB22EC" w:rsidP="00EB22EC">
      <w:pPr>
        <w:pStyle w:val="sp"/>
      </w:pPr>
    </w:p>
    <w:p w:rsidR="00EB22EC" w:rsidRDefault="00784B3B" w:rsidP="00EB22EC">
      <w:pPr>
        <w:pStyle w:val="sp"/>
      </w:pPr>
      <w:r>
        <w:t>The forum functionality would be available from the main menu:</w:t>
      </w:r>
    </w:p>
    <w:p w:rsidR="00EB22EC" w:rsidRDefault="00784B3B" w:rsidP="00EB22EC">
      <w:pPr>
        <w:pStyle w:val="sp"/>
      </w:pPr>
      <w:r>
        <w:t xml:space="preserve">Here is a sample of how it would look like: </w:t>
      </w:r>
    </w:p>
    <w:p w:rsidR="00EB22EC" w:rsidRDefault="00A97DFD" w:rsidP="00EB22EC">
      <w:pPr>
        <w:pStyle w:val="sp"/>
      </w:pPr>
      <w:r>
        <w:rPr>
          <w:noProof/>
          <w:snapToGrid/>
          <w:lang w:val="bg-BG" w:eastAsia="bg-BG"/>
        </w:rPr>
        <w:lastRenderedPageBreak/>
        <w:drawing>
          <wp:inline distT="0" distB="0" distL="0" distR="0">
            <wp:extent cx="6400800" cy="4187190"/>
            <wp:effectExtent l="19050" t="19050" r="19050" b="2286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6400800" cy="4187190"/>
                    </a:xfrm>
                    <a:prstGeom prst="rect">
                      <a:avLst/>
                    </a:prstGeom>
                    <a:noFill/>
                    <a:ln w="9525">
                      <a:solidFill>
                        <a:schemeClr val="accent1"/>
                      </a:solidFill>
                      <a:miter lim="800000"/>
                      <a:headEnd/>
                      <a:tailEnd/>
                    </a:ln>
                  </pic:spPr>
                </pic:pic>
              </a:graphicData>
            </a:graphic>
          </wp:inline>
        </w:drawing>
      </w:r>
    </w:p>
    <w:p w:rsidR="00EB22EC" w:rsidRDefault="00784B3B" w:rsidP="00EB22EC">
      <w:pPr>
        <w:pStyle w:val="sp"/>
      </w:pPr>
      <w:r>
        <w:t>The forum should be integrated with the login mechanism supported by Joomla.</w:t>
      </w:r>
    </w:p>
    <w:p w:rsidR="00EB22EC" w:rsidRDefault="00EB22EC" w:rsidP="00EB22EC">
      <w:pPr>
        <w:pStyle w:val="sp"/>
      </w:pPr>
    </w:p>
    <w:p w:rsidR="00EB22EC" w:rsidRDefault="00244B5F" w:rsidP="00EB22EC">
      <w:pPr>
        <w:pStyle w:val="Heading2"/>
      </w:pPr>
      <w:bookmarkStart w:id="137" w:name="_Toc382493409"/>
      <w:r>
        <w:t>Deletion of users with E-mails that are not confirmed yet.</w:t>
      </w:r>
      <w:bookmarkEnd w:id="137"/>
      <w:r>
        <w:t xml:space="preserve"> </w:t>
      </w:r>
    </w:p>
    <w:p w:rsidR="00EB22EC" w:rsidRDefault="00244B5F" w:rsidP="00EB22EC">
      <w:pPr>
        <w:pStyle w:val="sp"/>
      </w:pPr>
      <w:r>
        <w:t xml:space="preserve">Since we create new user accounts for users at the time when they fill in and submit the self-registration form but we do not allow them to login until they confirm their E-mail, </w:t>
      </w:r>
    </w:p>
    <w:p w:rsidR="00EB22EC" w:rsidRDefault="00244B5F" w:rsidP="00EB22EC">
      <w:pPr>
        <w:pStyle w:val="sp"/>
      </w:pPr>
      <w:r>
        <w:t>there is a possibility that an user enters a wrong E-mail address by mistake and is therefore never able to confirm it.</w:t>
      </w:r>
    </w:p>
    <w:p w:rsidR="00EB22EC" w:rsidRDefault="00244B5F" w:rsidP="00EB22EC">
      <w:pPr>
        <w:pStyle w:val="sp"/>
      </w:pPr>
      <w:r>
        <w:t xml:space="preserve">In order to not overload the system with such fake accounts we need to have some cleanup mechanism. </w:t>
      </w:r>
    </w:p>
    <w:p w:rsidR="00EB22EC" w:rsidRDefault="00244B5F" w:rsidP="00EB22EC">
      <w:pPr>
        <w:pStyle w:val="sp"/>
      </w:pPr>
      <w:r>
        <w:t>Not yet clear how we do that. Could be a cron job that starts at certain time intervals.</w:t>
      </w:r>
    </w:p>
    <w:p w:rsidR="00EB22EC" w:rsidRPr="00EB22EC" w:rsidRDefault="00EB22EC" w:rsidP="00EB22EC">
      <w:pPr>
        <w:pStyle w:val="sp"/>
      </w:pPr>
    </w:p>
    <w:p w:rsidR="00881596" w:rsidRPr="0026348E" w:rsidRDefault="0026348E" w:rsidP="0026348E">
      <w:pPr>
        <w:pStyle w:val="Heading1"/>
      </w:pPr>
      <w:bookmarkStart w:id="138" w:name="_Toc382493410"/>
      <w:r w:rsidRPr="0026348E">
        <w:lastRenderedPageBreak/>
        <w:t>Appendix A</w:t>
      </w:r>
      <w:bookmarkEnd w:id="138"/>
    </w:p>
    <w:p w:rsidR="0026348E" w:rsidRPr="0026348E" w:rsidRDefault="0026348E" w:rsidP="0026348E">
      <w:pPr>
        <w:pStyle w:val="introChapter"/>
      </w:pPr>
      <w:r w:rsidRPr="0026348E">
        <w:t>in this chapter</w:t>
      </w:r>
    </w:p>
    <w:p w:rsidR="0026348E" w:rsidRDefault="0026348E" w:rsidP="0026348E">
      <w:r w:rsidRPr="0026348E">
        <w:t xml:space="preserve">This </w:t>
      </w:r>
      <w:r>
        <w:t>appendix provides more technical details on some of the items:</w:t>
      </w:r>
    </w:p>
    <w:p w:rsidR="0026348E" w:rsidRDefault="0026348E" w:rsidP="0026348E">
      <w:pPr>
        <w:pStyle w:val="Heading2"/>
      </w:pPr>
      <w:bookmarkStart w:id="139" w:name="_Setting_and_getting"/>
      <w:bookmarkStart w:id="140" w:name="_Toc382493411"/>
      <w:bookmarkEnd w:id="139"/>
      <w:r>
        <w:t>Setting and getting user attributes</w:t>
      </w:r>
      <w:bookmarkEnd w:id="140"/>
      <w:r>
        <w:t xml:space="preserve"> </w:t>
      </w:r>
    </w:p>
    <w:p w:rsidR="0026348E" w:rsidRDefault="0026348E" w:rsidP="0026348E">
      <w:pPr>
        <w:pStyle w:val="sp"/>
      </w:pPr>
    </w:p>
    <w:p w:rsidR="0026348E" w:rsidRDefault="0026348E" w:rsidP="0026348E">
      <w:pPr>
        <w:pStyle w:val="sp"/>
      </w:pPr>
      <w:r>
        <w:t xml:space="preserve">API Gateway provides a REST API for getting and setting user attributes. Custom attributes can be defined as well. </w:t>
      </w:r>
    </w:p>
    <w:p w:rsidR="0026348E" w:rsidRDefault="0026348E" w:rsidP="0026348E">
      <w:pPr>
        <w:pStyle w:val="sp"/>
      </w:pPr>
      <w:r>
        <w:t xml:space="preserve">Till now the only custom attribute will be the status of acceptance of Terms and Conditions. It would be called «TermsAndConditionsAccepted» and should have value of either true or false. </w:t>
      </w:r>
    </w:p>
    <w:p w:rsidR="0026348E" w:rsidRDefault="0026348E" w:rsidP="0026348E">
      <w:pPr>
        <w:pStyle w:val="sp"/>
      </w:pPr>
      <w:r>
        <w:t>Here are examples of REST calls to get and set user attributes:</w:t>
      </w:r>
    </w:p>
    <w:p w:rsidR="0026348E" w:rsidRDefault="0026348E" w:rsidP="0026348E">
      <w:pPr>
        <w:pStyle w:val="Heading3"/>
      </w:pPr>
      <w:bookmarkStart w:id="141" w:name="_Toc382493412"/>
      <w:r>
        <w:t>Get (obtain the list of custom attributes)</w:t>
      </w:r>
      <w:bookmarkEnd w:id="141"/>
    </w:p>
    <w:tbl>
      <w:tblPr>
        <w:tblStyle w:val="TableGrid"/>
        <w:tblW w:w="0" w:type="auto"/>
        <w:tblInd w:w="420" w:type="dxa"/>
        <w:tblLook w:val="04A0"/>
      </w:tblPr>
      <w:tblGrid>
        <w:gridCol w:w="9876"/>
      </w:tblGrid>
      <w:tr w:rsidR="0026348E" w:rsidTr="0026348E">
        <w:tc>
          <w:tcPr>
            <w:tcW w:w="10220" w:type="dxa"/>
          </w:tcPr>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sidRPr="0026348E">
              <w:rPr>
                <w:rFonts w:ascii="Courier New" w:eastAsia="Times New Roman" w:hAnsi="Courier New" w:cs="Courier New"/>
                <w:b/>
                <w:bCs/>
                <w:color w:val="000000"/>
                <w:sz w:val="20"/>
                <w:szCs w:val="20"/>
                <w:lang w:val="bg-BG" w:eastAsia="bg-BG"/>
              </w:rPr>
              <w:t>POST /api/portal/v1.0/organizations</w:t>
            </w:r>
            <w:r w:rsidRPr="0026348E">
              <w:rPr>
                <w:rFonts w:ascii="Courier New" w:eastAsia="Times New Roman" w:hAnsi="Courier New" w:cs="Courier New"/>
                <w:color w:val="000000"/>
                <w:sz w:val="20"/>
                <w:szCs w:val="20"/>
                <w:lang w:val="bg-BG" w:eastAsia="bg-BG"/>
              </w:rPr>
              <w:t>/ HTTP/1.1</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sidRPr="00915B1B">
              <w:rPr>
                <w:rFonts w:ascii="Courier New" w:eastAsia="Times New Roman" w:hAnsi="Courier New" w:cs="Courier New"/>
                <w:b/>
                <w:color w:val="0000FF"/>
                <w:sz w:val="20"/>
                <w:szCs w:val="20"/>
                <w:lang w:val="bg-BG" w:eastAsia="bg-BG"/>
              </w:rPr>
              <w:t>contenttype:</w:t>
            </w:r>
            <w:r w:rsidRPr="0026348E">
              <w:rPr>
                <w:rFonts w:ascii="Courier New" w:eastAsia="Times New Roman" w:hAnsi="Courier New" w:cs="Courier New"/>
                <w:color w:val="000000"/>
                <w:sz w:val="20"/>
                <w:szCs w:val="20"/>
                <w:lang w:eastAsia="bg-BG"/>
              </w:rPr>
              <w:t xml:space="preserve"> </w:t>
            </w:r>
            <w:r w:rsidRPr="00762456">
              <w:rPr>
                <w:rFonts w:ascii="Courier New" w:eastAsia="Times New Roman" w:hAnsi="Courier New" w:cs="Courier New"/>
                <w:b/>
                <w:color w:val="595959" w:themeColor="text1" w:themeTint="A6"/>
                <w:sz w:val="20"/>
                <w:szCs w:val="20"/>
                <w:lang w:val="bg-BG" w:eastAsia="bg-BG"/>
              </w:rPr>
              <w:t>application/json</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sidRPr="00915B1B">
              <w:rPr>
                <w:rFonts w:ascii="Courier New" w:eastAsia="Times New Roman" w:hAnsi="Courier New" w:cs="Courier New"/>
                <w:b/>
                <w:color w:val="0000FF"/>
                <w:sz w:val="20"/>
                <w:szCs w:val="20"/>
                <w:lang w:val="bg-BG" w:eastAsia="bg-BG"/>
              </w:rPr>
              <w:t>Authorization:</w:t>
            </w:r>
            <w:r w:rsidRPr="0026348E">
              <w:rPr>
                <w:rFonts w:ascii="Courier New" w:eastAsia="Times New Roman" w:hAnsi="Courier New" w:cs="Courier New"/>
                <w:color w:val="000000"/>
                <w:sz w:val="20"/>
                <w:szCs w:val="20"/>
                <w:lang w:val="bg-BG" w:eastAsia="bg-BG"/>
              </w:rPr>
              <w:t xml:space="preserve"> </w:t>
            </w:r>
            <w:r w:rsidRPr="00762456">
              <w:rPr>
                <w:rFonts w:ascii="Courier New" w:eastAsia="Times New Roman" w:hAnsi="Courier New" w:cs="Courier New"/>
                <w:b/>
                <w:color w:val="595959" w:themeColor="text1" w:themeTint="A6"/>
                <w:sz w:val="20"/>
                <w:szCs w:val="20"/>
                <w:lang w:val="bg-BG" w:eastAsia="bg-BG"/>
              </w:rPr>
              <w:t>Basic YXBpYWRtaW5AbG9jYWxob3N0OmNoYW5nZW1l</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sidRPr="00915B1B">
              <w:rPr>
                <w:rFonts w:ascii="Courier New" w:eastAsia="Times New Roman" w:hAnsi="Courier New" w:cs="Courier New"/>
                <w:b/>
                <w:color w:val="0000FF"/>
                <w:sz w:val="20"/>
                <w:szCs w:val="20"/>
                <w:lang w:val="bg-BG" w:eastAsia="bg-BG"/>
              </w:rPr>
              <w:t>UserAgent:</w:t>
            </w:r>
            <w:r w:rsidRPr="00762456">
              <w:rPr>
                <w:rFonts w:ascii="Courier New" w:eastAsia="Times New Roman" w:hAnsi="Courier New" w:cs="Courier New"/>
                <w:b/>
                <w:color w:val="595959" w:themeColor="text1" w:themeTint="A6"/>
                <w:sz w:val="20"/>
                <w:szCs w:val="20"/>
                <w:lang w:val="bg-BG" w:eastAsia="bg-BG"/>
              </w:rPr>
              <w:t>Jakarta CommonsHttpClient/3.1</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sidRPr="00915B1B">
              <w:rPr>
                <w:rFonts w:ascii="Courier New" w:eastAsia="Times New Roman" w:hAnsi="Courier New" w:cs="Courier New"/>
                <w:b/>
                <w:color w:val="0000FF"/>
                <w:sz w:val="20"/>
                <w:szCs w:val="20"/>
                <w:lang w:val="bg-BG" w:eastAsia="bg-BG"/>
              </w:rPr>
              <w:t>Host:</w:t>
            </w:r>
            <w:r w:rsidRPr="0026348E">
              <w:rPr>
                <w:rFonts w:ascii="Courier New" w:eastAsia="Times New Roman" w:hAnsi="Courier New" w:cs="Courier New"/>
                <w:color w:val="000000"/>
                <w:sz w:val="20"/>
                <w:szCs w:val="20"/>
                <w:lang w:val="bg-BG" w:eastAsia="bg-BG"/>
              </w:rPr>
              <w:t xml:space="preserve"> </w:t>
            </w:r>
            <w:r w:rsidRPr="00762456">
              <w:rPr>
                <w:rFonts w:ascii="Courier New" w:eastAsia="Times New Roman" w:hAnsi="Courier New" w:cs="Courier New"/>
                <w:b/>
                <w:color w:val="595959" w:themeColor="text1" w:themeTint="A6"/>
                <w:sz w:val="20"/>
                <w:szCs w:val="20"/>
                <w:lang w:val="bg-BG" w:eastAsia="bg-BG"/>
              </w:rPr>
              <w:t>localhost:8075</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eastAsia="bg-BG"/>
              </w:rPr>
            </w:pPr>
            <w:r w:rsidRPr="00915B1B">
              <w:rPr>
                <w:rFonts w:ascii="Courier New" w:eastAsia="Times New Roman" w:hAnsi="Courier New" w:cs="Courier New"/>
                <w:b/>
                <w:color w:val="0000FF"/>
                <w:sz w:val="20"/>
                <w:szCs w:val="20"/>
                <w:lang w:val="bg-BG" w:eastAsia="bg-BG"/>
              </w:rPr>
              <w:t>ContentLength:</w:t>
            </w:r>
            <w:r w:rsidRPr="0026348E">
              <w:rPr>
                <w:rFonts w:ascii="Courier New" w:eastAsia="Times New Roman" w:hAnsi="Courier New" w:cs="Courier New"/>
                <w:color w:val="000000"/>
                <w:sz w:val="20"/>
                <w:szCs w:val="20"/>
                <w:lang w:eastAsia="bg-BG"/>
              </w:rPr>
              <w:t xml:space="preserve"> </w:t>
            </w:r>
            <w:r w:rsidRPr="00762456">
              <w:rPr>
                <w:rFonts w:ascii="Courier New" w:eastAsia="Times New Roman" w:hAnsi="Courier New" w:cs="Courier New"/>
                <w:b/>
                <w:color w:val="595959" w:themeColor="text1" w:themeTint="A6"/>
                <w:sz w:val="20"/>
                <w:szCs w:val="20"/>
                <w:lang w:val="bg-BG" w:eastAsia="bg-BG"/>
              </w:rPr>
              <w:t>145</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eastAsia="bg-BG"/>
              </w:rPr>
            </w:pP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sidRPr="0026348E">
              <w:rPr>
                <w:rFonts w:ascii="Courier New" w:eastAsia="Times New Roman" w:hAnsi="Courier New" w:cs="Courier New"/>
                <w:color w:val="000000"/>
                <w:sz w:val="20"/>
                <w:szCs w:val="20"/>
                <w:lang w:val="bg-BG" w:eastAsia="bg-BG"/>
              </w:rPr>
              <w:t>{</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Pr>
                <w:rFonts w:ascii="Courier New" w:eastAsia="Times New Roman" w:hAnsi="Courier New" w:cs="Courier New"/>
                <w:color w:val="000000"/>
                <w:sz w:val="20"/>
                <w:szCs w:val="20"/>
                <w:lang w:eastAsia="bg-BG"/>
              </w:rPr>
              <w:t xml:space="preserve">    </w:t>
            </w:r>
            <w:r w:rsidRPr="00762456">
              <w:rPr>
                <w:rFonts w:ascii="Courier New" w:eastAsia="Times New Roman" w:hAnsi="Courier New" w:cs="Courier New"/>
                <w:b/>
                <w:color w:val="002060"/>
                <w:sz w:val="20"/>
                <w:szCs w:val="20"/>
                <w:lang w:val="bg-BG" w:eastAsia="bg-BG"/>
              </w:rPr>
              <w:t>"name"</w:t>
            </w:r>
            <w:r w:rsidRPr="0026348E">
              <w:rPr>
                <w:rFonts w:ascii="Courier New" w:eastAsia="Times New Roman" w:hAnsi="Courier New" w:cs="Courier New"/>
                <w:color w:val="000000"/>
                <w:sz w:val="20"/>
                <w:szCs w:val="20"/>
                <w:lang w:val="bg-BG" w:eastAsia="bg-BG"/>
              </w:rPr>
              <w:t xml:space="preserve"> : "MyOrg",</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Pr>
                <w:rFonts w:ascii="Courier New" w:eastAsia="Times New Roman" w:hAnsi="Courier New" w:cs="Courier New"/>
                <w:color w:val="000000"/>
                <w:sz w:val="20"/>
                <w:szCs w:val="20"/>
                <w:lang w:eastAsia="bg-BG"/>
              </w:rPr>
              <w:t xml:space="preserve">    </w:t>
            </w:r>
            <w:r w:rsidRPr="00762456">
              <w:rPr>
                <w:rFonts w:ascii="Courier New" w:eastAsia="Times New Roman" w:hAnsi="Courier New" w:cs="Courier New"/>
                <w:b/>
                <w:color w:val="002060"/>
                <w:sz w:val="20"/>
                <w:szCs w:val="20"/>
                <w:lang w:val="bg-BG" w:eastAsia="bg-BG"/>
              </w:rPr>
              <w:t>"description"</w:t>
            </w:r>
            <w:r w:rsidRPr="0026348E">
              <w:rPr>
                <w:rFonts w:ascii="Courier New" w:eastAsia="Times New Roman" w:hAnsi="Courier New" w:cs="Courier New"/>
                <w:color w:val="000000"/>
                <w:sz w:val="20"/>
                <w:szCs w:val="20"/>
                <w:lang w:val="bg-BG" w:eastAsia="bg-BG"/>
              </w:rPr>
              <w:t xml:space="preserve"> : "My organization.",</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Pr>
                <w:rFonts w:ascii="Courier New" w:eastAsia="Times New Roman" w:hAnsi="Courier New" w:cs="Courier New"/>
                <w:color w:val="000000"/>
                <w:sz w:val="20"/>
                <w:szCs w:val="20"/>
                <w:lang w:eastAsia="bg-BG"/>
              </w:rPr>
              <w:t xml:space="preserve">    </w:t>
            </w:r>
            <w:r w:rsidRPr="00762456">
              <w:rPr>
                <w:rFonts w:ascii="Courier New" w:eastAsia="Times New Roman" w:hAnsi="Courier New" w:cs="Courier New"/>
                <w:b/>
                <w:color w:val="002060"/>
                <w:sz w:val="20"/>
                <w:szCs w:val="20"/>
                <w:lang w:val="bg-BG" w:eastAsia="bg-BG"/>
              </w:rPr>
              <w:t>"phone"</w:t>
            </w:r>
            <w:r w:rsidRPr="0026348E">
              <w:rPr>
                <w:rFonts w:ascii="Courier New" w:eastAsia="Times New Roman" w:hAnsi="Courier New" w:cs="Courier New"/>
                <w:color w:val="000000"/>
                <w:sz w:val="20"/>
                <w:szCs w:val="20"/>
                <w:lang w:val="bg-BG" w:eastAsia="bg-BG"/>
              </w:rPr>
              <w:t xml:space="preserve"> : "+353 (1) 6742000",</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Pr>
                <w:rFonts w:ascii="Courier New" w:eastAsia="Times New Roman" w:hAnsi="Courier New" w:cs="Courier New"/>
                <w:color w:val="000000"/>
                <w:sz w:val="20"/>
                <w:szCs w:val="20"/>
                <w:lang w:eastAsia="bg-BG"/>
              </w:rPr>
              <w:t xml:space="preserve">    </w:t>
            </w:r>
            <w:r w:rsidRPr="00762456">
              <w:rPr>
                <w:rFonts w:ascii="Courier New" w:eastAsia="Times New Roman" w:hAnsi="Courier New" w:cs="Courier New"/>
                <w:b/>
                <w:color w:val="002060"/>
                <w:sz w:val="20"/>
                <w:szCs w:val="20"/>
                <w:lang w:val="bg-BG" w:eastAsia="bg-BG"/>
              </w:rPr>
              <w:t>"email"</w:t>
            </w:r>
            <w:r w:rsidRPr="0026348E">
              <w:rPr>
                <w:rFonts w:ascii="Courier New" w:eastAsia="Times New Roman" w:hAnsi="Courier New" w:cs="Courier New"/>
                <w:color w:val="000000"/>
                <w:sz w:val="20"/>
                <w:szCs w:val="20"/>
                <w:lang w:val="bg-BG" w:eastAsia="bg-BG"/>
              </w:rPr>
              <w:t xml:space="preserve"> : "myorg@axway.com",</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FF0000"/>
                <w:sz w:val="20"/>
                <w:szCs w:val="20"/>
                <w:lang w:val="bg-BG" w:eastAsia="bg-BG"/>
              </w:rPr>
            </w:pPr>
            <w:r>
              <w:rPr>
                <w:rFonts w:ascii="Courier New" w:eastAsia="Times New Roman" w:hAnsi="Courier New" w:cs="Courier New"/>
                <w:color w:val="FF0000"/>
                <w:sz w:val="20"/>
                <w:szCs w:val="20"/>
                <w:lang w:eastAsia="bg-BG"/>
              </w:rPr>
              <w:t xml:space="preserve">    </w:t>
            </w:r>
            <w:r w:rsidRPr="00762456">
              <w:rPr>
                <w:rFonts w:ascii="Courier New" w:eastAsia="Times New Roman" w:hAnsi="Courier New" w:cs="Courier New"/>
                <w:b/>
                <w:color w:val="002060"/>
                <w:sz w:val="20"/>
                <w:szCs w:val="20"/>
                <w:highlight w:val="yellow"/>
                <w:lang w:val="bg-BG" w:eastAsia="bg-BG"/>
              </w:rPr>
              <w:t>"TermsAndConditionsAccepted"</w:t>
            </w:r>
            <w:r w:rsidRPr="00762456">
              <w:rPr>
                <w:rFonts w:ascii="Courier New" w:eastAsia="Times New Roman" w:hAnsi="Courier New" w:cs="Courier New"/>
                <w:color w:val="FF0000"/>
                <w:sz w:val="20"/>
                <w:szCs w:val="20"/>
                <w:highlight w:val="yellow"/>
                <w:lang w:val="bg-BG" w:eastAsia="bg-BG"/>
              </w:rPr>
              <w:t xml:space="preserve"> : "</w:t>
            </w:r>
            <w:r w:rsidRPr="00762456">
              <w:rPr>
                <w:rFonts w:ascii="Courier New" w:eastAsia="Times New Roman" w:hAnsi="Courier New" w:cs="Courier New"/>
                <w:color w:val="FF0000"/>
                <w:sz w:val="20"/>
                <w:szCs w:val="20"/>
                <w:highlight w:val="yellow"/>
                <w:lang w:eastAsia="bg-BG"/>
              </w:rPr>
              <w:t>false</w:t>
            </w:r>
            <w:r w:rsidRPr="00762456">
              <w:rPr>
                <w:rFonts w:ascii="Courier New" w:eastAsia="Times New Roman" w:hAnsi="Courier New" w:cs="Courier New"/>
                <w:color w:val="FF0000"/>
                <w:sz w:val="20"/>
                <w:szCs w:val="20"/>
                <w:highlight w:val="yellow"/>
                <w:lang w:val="bg-BG" w:eastAsia="bg-BG"/>
              </w:rPr>
              <w:t>",</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Pr>
                <w:rFonts w:ascii="Courier New" w:eastAsia="Times New Roman" w:hAnsi="Courier New" w:cs="Courier New"/>
                <w:color w:val="000000"/>
                <w:sz w:val="20"/>
                <w:szCs w:val="20"/>
                <w:lang w:eastAsia="bg-BG"/>
              </w:rPr>
              <w:t xml:space="preserve">    </w:t>
            </w:r>
            <w:r w:rsidRPr="00762456">
              <w:rPr>
                <w:rFonts w:ascii="Courier New" w:eastAsia="Times New Roman" w:hAnsi="Courier New" w:cs="Courier New"/>
                <w:b/>
                <w:color w:val="002060"/>
                <w:sz w:val="20"/>
                <w:szCs w:val="20"/>
                <w:lang w:val="bg-BG" w:eastAsia="bg-BG"/>
              </w:rPr>
              <w:t>"enabled"</w:t>
            </w:r>
            <w:r w:rsidRPr="0026348E">
              <w:rPr>
                <w:rFonts w:ascii="Courier New" w:eastAsia="Times New Roman" w:hAnsi="Courier New" w:cs="Courier New"/>
                <w:color w:val="000000"/>
                <w:sz w:val="20"/>
                <w:szCs w:val="20"/>
                <w:lang w:val="bg-BG" w:eastAsia="bg-BG"/>
              </w:rPr>
              <w:t xml:space="preserve"> : true</w:t>
            </w:r>
          </w:p>
          <w:p w:rsidR="0026348E" w:rsidRDefault="0026348E" w:rsidP="0026348E">
            <w:pPr>
              <w:pStyle w:val="sp"/>
              <w:ind w:left="0"/>
            </w:pPr>
            <w:r w:rsidRPr="0026348E">
              <w:rPr>
                <w:rFonts w:ascii="Courier New" w:hAnsi="Courier New" w:cs="Courier New"/>
                <w:sz w:val="20"/>
                <w:lang w:val="bg-BG" w:eastAsia="bg-BG"/>
              </w:rPr>
              <w:t>}</w:t>
            </w:r>
          </w:p>
        </w:tc>
      </w:tr>
    </w:tbl>
    <w:p w:rsidR="0026348E" w:rsidRPr="0026348E" w:rsidRDefault="0026348E" w:rsidP="0026348E">
      <w:pPr>
        <w:pStyle w:val="sp"/>
      </w:pPr>
    </w:p>
    <w:p w:rsidR="0026348E" w:rsidRDefault="0026348E" w:rsidP="0026348E">
      <w:pPr>
        <w:pStyle w:val="Heading3"/>
      </w:pPr>
      <w:bookmarkStart w:id="142" w:name="_Toc382493413"/>
      <w:r>
        <w:t>Set (set the value of a custom attribute)</w:t>
      </w:r>
      <w:bookmarkEnd w:id="142"/>
    </w:p>
    <w:tbl>
      <w:tblPr>
        <w:tblStyle w:val="TableGrid"/>
        <w:tblW w:w="0" w:type="auto"/>
        <w:tblInd w:w="420" w:type="dxa"/>
        <w:tblLook w:val="04A0"/>
      </w:tblPr>
      <w:tblGrid>
        <w:gridCol w:w="9876"/>
      </w:tblGrid>
      <w:tr w:rsidR="0026348E" w:rsidTr="0026348E">
        <w:tc>
          <w:tcPr>
            <w:tcW w:w="10220" w:type="dxa"/>
          </w:tcPr>
          <w:p w:rsidR="0026348E" w:rsidRPr="0026348E" w:rsidRDefault="0026348E" w:rsidP="0026348E">
            <w:pPr>
              <w:autoSpaceDE w:val="0"/>
              <w:autoSpaceDN w:val="0"/>
              <w:adjustRightInd w:val="0"/>
              <w:spacing w:after="0" w:line="240" w:lineRule="auto"/>
              <w:rPr>
                <w:rFonts w:ascii="Courier New" w:eastAsia="Times New Roman" w:hAnsi="Courier New" w:cs="Courier New"/>
                <w:b/>
                <w:bCs/>
                <w:color w:val="000000"/>
                <w:sz w:val="20"/>
                <w:szCs w:val="20"/>
                <w:lang w:val="bg-BG" w:eastAsia="bg-BG"/>
              </w:rPr>
            </w:pPr>
            <w:r w:rsidRPr="0026348E">
              <w:rPr>
                <w:rFonts w:ascii="Courier New" w:eastAsia="Times New Roman" w:hAnsi="Courier New" w:cs="Courier New"/>
                <w:b/>
                <w:bCs/>
                <w:color w:val="000000"/>
                <w:sz w:val="20"/>
                <w:szCs w:val="20"/>
                <w:lang w:val="bg-BG" w:eastAsia="bg-BG"/>
              </w:rPr>
              <w:t>PUT</w:t>
            </w:r>
            <w:r w:rsidRPr="0026348E">
              <w:rPr>
                <w:rFonts w:ascii="Courier New" w:eastAsia="Times New Roman" w:hAnsi="Courier New" w:cs="Courier New"/>
                <w:b/>
                <w:bCs/>
                <w:color w:val="000000"/>
                <w:sz w:val="20"/>
                <w:szCs w:val="20"/>
                <w:lang w:eastAsia="bg-BG"/>
              </w:rPr>
              <w:t xml:space="preserve"> </w:t>
            </w:r>
            <w:r w:rsidRPr="0026348E">
              <w:rPr>
                <w:rFonts w:ascii="Courier New" w:eastAsia="Times New Roman" w:hAnsi="Courier New" w:cs="Courier New"/>
                <w:b/>
                <w:bCs/>
                <w:color w:val="000000"/>
                <w:sz w:val="20"/>
                <w:szCs w:val="20"/>
                <w:lang w:val="bg-BG" w:eastAsia="bg-BG"/>
              </w:rPr>
              <w:t>/api/portal/v1.0/organizations/c85cf2e6cb5e4f37afb25f0d250e40f2</w:t>
            </w:r>
            <w:r w:rsidRPr="0026348E">
              <w:rPr>
                <w:rFonts w:ascii="Courier New" w:eastAsia="Times New Roman" w:hAnsi="Courier New" w:cs="Courier New"/>
                <w:b/>
                <w:bCs/>
                <w:color w:val="000000"/>
                <w:sz w:val="20"/>
                <w:szCs w:val="20"/>
                <w:lang w:eastAsia="bg-BG"/>
              </w:rPr>
              <w:t xml:space="preserve"> </w:t>
            </w:r>
            <w:r w:rsidRPr="0026348E">
              <w:rPr>
                <w:rFonts w:ascii="Courier New" w:eastAsia="Times New Roman" w:hAnsi="Courier New" w:cs="Courier New"/>
                <w:color w:val="000000"/>
                <w:sz w:val="20"/>
                <w:szCs w:val="20"/>
                <w:lang w:val="bg-BG" w:eastAsia="bg-BG"/>
              </w:rPr>
              <w:t>HTTP/1.1</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sidRPr="00915B1B">
              <w:rPr>
                <w:rFonts w:ascii="Courier New" w:eastAsia="Times New Roman" w:hAnsi="Courier New" w:cs="Courier New"/>
                <w:b/>
                <w:color w:val="0000FF"/>
                <w:sz w:val="20"/>
                <w:szCs w:val="20"/>
                <w:lang w:val="bg-BG" w:eastAsia="bg-BG"/>
              </w:rPr>
              <w:t>contenttype:</w:t>
            </w:r>
            <w:r w:rsidRPr="0026348E">
              <w:rPr>
                <w:rFonts w:ascii="Courier New" w:eastAsia="Times New Roman" w:hAnsi="Courier New" w:cs="Courier New"/>
                <w:color w:val="000000"/>
                <w:sz w:val="20"/>
                <w:szCs w:val="20"/>
                <w:lang w:eastAsia="bg-BG"/>
              </w:rPr>
              <w:t xml:space="preserve"> </w:t>
            </w:r>
            <w:r w:rsidRPr="00762456">
              <w:rPr>
                <w:rFonts w:ascii="Courier New" w:eastAsia="Times New Roman" w:hAnsi="Courier New" w:cs="Courier New"/>
                <w:b/>
                <w:color w:val="595959" w:themeColor="text1" w:themeTint="A6"/>
                <w:sz w:val="20"/>
                <w:szCs w:val="20"/>
                <w:lang w:val="bg-BG" w:eastAsia="bg-BG"/>
              </w:rPr>
              <w:t>application/json</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sidRPr="00915B1B">
              <w:rPr>
                <w:rFonts w:ascii="Courier New" w:eastAsia="Times New Roman" w:hAnsi="Courier New" w:cs="Courier New"/>
                <w:b/>
                <w:color w:val="0000FF"/>
                <w:sz w:val="20"/>
                <w:szCs w:val="20"/>
                <w:lang w:val="bg-BG" w:eastAsia="bg-BG"/>
              </w:rPr>
              <w:t>Authorization:</w:t>
            </w:r>
            <w:r w:rsidRPr="0026348E">
              <w:rPr>
                <w:rFonts w:ascii="Courier New" w:eastAsia="Times New Roman" w:hAnsi="Courier New" w:cs="Courier New"/>
                <w:color w:val="000000"/>
                <w:sz w:val="20"/>
                <w:szCs w:val="20"/>
                <w:lang w:val="bg-BG" w:eastAsia="bg-BG"/>
              </w:rPr>
              <w:t xml:space="preserve"> </w:t>
            </w:r>
            <w:r w:rsidRPr="00762456">
              <w:rPr>
                <w:rFonts w:ascii="Courier New" w:eastAsia="Times New Roman" w:hAnsi="Courier New" w:cs="Courier New"/>
                <w:b/>
                <w:color w:val="595959" w:themeColor="text1" w:themeTint="A6"/>
                <w:sz w:val="20"/>
                <w:szCs w:val="20"/>
                <w:lang w:val="bg-BG" w:eastAsia="bg-BG"/>
              </w:rPr>
              <w:t>Basic YXBpYWRtaW5AbG9jYWxob3N0OmNoYW5nZW1l</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sidRPr="00915B1B">
              <w:rPr>
                <w:rFonts w:ascii="Courier New" w:eastAsia="Times New Roman" w:hAnsi="Courier New" w:cs="Courier New"/>
                <w:b/>
                <w:color w:val="0000FF"/>
                <w:sz w:val="20"/>
                <w:szCs w:val="20"/>
                <w:lang w:val="bg-BG" w:eastAsia="bg-BG"/>
              </w:rPr>
              <w:t>UserAgent:</w:t>
            </w:r>
            <w:r w:rsidRPr="0026348E">
              <w:rPr>
                <w:rFonts w:ascii="Courier New" w:eastAsia="Times New Roman" w:hAnsi="Courier New" w:cs="Courier New"/>
                <w:color w:val="000000"/>
                <w:sz w:val="20"/>
                <w:szCs w:val="20"/>
                <w:lang w:eastAsia="bg-BG"/>
              </w:rPr>
              <w:t xml:space="preserve"> </w:t>
            </w:r>
            <w:r w:rsidRPr="00762456">
              <w:rPr>
                <w:rFonts w:ascii="Courier New" w:eastAsia="Times New Roman" w:hAnsi="Courier New" w:cs="Courier New"/>
                <w:b/>
                <w:color w:val="595959" w:themeColor="text1" w:themeTint="A6"/>
                <w:sz w:val="20"/>
                <w:szCs w:val="20"/>
                <w:lang w:val="bg-BG" w:eastAsia="bg-BG"/>
              </w:rPr>
              <w:t>Jakarta CommonsHttpClient/3.1</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sidRPr="00915B1B">
              <w:rPr>
                <w:rFonts w:ascii="Courier New" w:eastAsia="Times New Roman" w:hAnsi="Courier New" w:cs="Courier New"/>
                <w:b/>
                <w:color w:val="0000FF"/>
                <w:sz w:val="20"/>
                <w:szCs w:val="20"/>
                <w:lang w:val="bg-BG" w:eastAsia="bg-BG"/>
              </w:rPr>
              <w:t>Host:</w:t>
            </w:r>
            <w:r w:rsidRPr="0026348E">
              <w:rPr>
                <w:rFonts w:ascii="Courier New" w:eastAsia="Times New Roman" w:hAnsi="Courier New" w:cs="Courier New"/>
                <w:color w:val="000000"/>
                <w:sz w:val="20"/>
                <w:szCs w:val="20"/>
                <w:lang w:val="bg-BG" w:eastAsia="bg-BG"/>
              </w:rPr>
              <w:t xml:space="preserve"> </w:t>
            </w:r>
            <w:r w:rsidRPr="00762456">
              <w:rPr>
                <w:rFonts w:ascii="Courier New" w:eastAsia="Times New Roman" w:hAnsi="Courier New" w:cs="Courier New"/>
                <w:b/>
                <w:color w:val="595959" w:themeColor="text1" w:themeTint="A6"/>
                <w:sz w:val="20"/>
                <w:szCs w:val="20"/>
                <w:lang w:val="bg-BG" w:eastAsia="bg-BG"/>
              </w:rPr>
              <w:t>localhost:8075</w:t>
            </w:r>
          </w:p>
          <w:p w:rsidR="0026348E" w:rsidRDefault="0026348E" w:rsidP="0026348E">
            <w:pPr>
              <w:autoSpaceDE w:val="0"/>
              <w:autoSpaceDN w:val="0"/>
              <w:adjustRightInd w:val="0"/>
              <w:spacing w:after="0" w:line="240" w:lineRule="auto"/>
              <w:rPr>
                <w:rFonts w:ascii="Courier New" w:eastAsia="Times New Roman" w:hAnsi="Courier New" w:cs="Courier New"/>
                <w:b/>
                <w:color w:val="595959" w:themeColor="text1" w:themeTint="A6"/>
                <w:sz w:val="20"/>
                <w:szCs w:val="20"/>
                <w:lang w:eastAsia="bg-BG"/>
              </w:rPr>
            </w:pPr>
            <w:r w:rsidRPr="00915B1B">
              <w:rPr>
                <w:rFonts w:ascii="Courier New" w:eastAsia="Times New Roman" w:hAnsi="Courier New" w:cs="Courier New"/>
                <w:b/>
                <w:color w:val="0000FF"/>
                <w:sz w:val="20"/>
                <w:szCs w:val="20"/>
                <w:lang w:val="bg-BG" w:eastAsia="bg-BG"/>
              </w:rPr>
              <w:t>ContentLength:</w:t>
            </w:r>
            <w:r w:rsidRPr="0026348E">
              <w:rPr>
                <w:rFonts w:ascii="Courier New" w:eastAsia="Times New Roman" w:hAnsi="Courier New" w:cs="Courier New"/>
                <w:color w:val="000000"/>
                <w:sz w:val="20"/>
                <w:szCs w:val="20"/>
                <w:lang w:eastAsia="bg-BG"/>
              </w:rPr>
              <w:t xml:space="preserve"> </w:t>
            </w:r>
            <w:r w:rsidRPr="00762456">
              <w:rPr>
                <w:rFonts w:ascii="Courier New" w:eastAsia="Times New Roman" w:hAnsi="Courier New" w:cs="Courier New"/>
                <w:b/>
                <w:color w:val="595959" w:themeColor="text1" w:themeTint="A6"/>
                <w:sz w:val="20"/>
                <w:szCs w:val="20"/>
                <w:lang w:val="bg-BG" w:eastAsia="bg-BG"/>
              </w:rPr>
              <w:t>238</w:t>
            </w:r>
          </w:p>
          <w:p w:rsidR="00762456" w:rsidRPr="00762456" w:rsidRDefault="00762456" w:rsidP="0026348E">
            <w:pPr>
              <w:autoSpaceDE w:val="0"/>
              <w:autoSpaceDN w:val="0"/>
              <w:adjustRightInd w:val="0"/>
              <w:spacing w:after="0" w:line="240" w:lineRule="auto"/>
              <w:rPr>
                <w:rFonts w:ascii="Courier New" w:eastAsia="Times New Roman" w:hAnsi="Courier New" w:cs="Courier New"/>
                <w:b/>
                <w:color w:val="595959" w:themeColor="text1" w:themeTint="A6"/>
                <w:sz w:val="20"/>
                <w:szCs w:val="20"/>
                <w:lang w:eastAsia="bg-BG"/>
              </w:rPr>
            </w:pP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sidRPr="0026348E">
              <w:rPr>
                <w:rFonts w:ascii="Courier New" w:eastAsia="Times New Roman" w:hAnsi="Courier New" w:cs="Courier New"/>
                <w:color w:val="000000"/>
                <w:sz w:val="20"/>
                <w:szCs w:val="20"/>
                <w:lang w:val="bg-BG" w:eastAsia="bg-BG"/>
              </w:rPr>
              <w:t>{</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Pr>
                <w:rFonts w:ascii="Courier New" w:eastAsia="Times New Roman" w:hAnsi="Courier New" w:cs="Courier New"/>
                <w:color w:val="000000"/>
                <w:sz w:val="20"/>
                <w:szCs w:val="20"/>
                <w:lang w:eastAsia="bg-BG"/>
              </w:rPr>
              <w:t xml:space="preserve">    </w:t>
            </w:r>
            <w:r w:rsidRPr="00762456">
              <w:rPr>
                <w:rFonts w:ascii="Courier New" w:eastAsia="Times New Roman" w:hAnsi="Courier New" w:cs="Courier New"/>
                <w:b/>
                <w:color w:val="002060"/>
                <w:sz w:val="20"/>
                <w:szCs w:val="20"/>
                <w:lang w:val="bg-BG" w:eastAsia="bg-BG"/>
              </w:rPr>
              <w:t>"id"</w:t>
            </w:r>
            <w:r w:rsidRPr="0026348E">
              <w:rPr>
                <w:rFonts w:ascii="Courier New" w:eastAsia="Times New Roman" w:hAnsi="Courier New" w:cs="Courier New"/>
                <w:color w:val="000000"/>
                <w:sz w:val="20"/>
                <w:szCs w:val="20"/>
                <w:lang w:val="bg-BG" w:eastAsia="bg-BG"/>
              </w:rPr>
              <w:t xml:space="preserve"> : "c85cf2e6cb5e4f37afb25f0d250e40f2",</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Pr>
                <w:rFonts w:ascii="Courier New" w:eastAsia="Times New Roman" w:hAnsi="Courier New" w:cs="Courier New"/>
                <w:color w:val="000000"/>
                <w:sz w:val="20"/>
                <w:szCs w:val="20"/>
                <w:lang w:eastAsia="bg-BG"/>
              </w:rPr>
              <w:t xml:space="preserve">    </w:t>
            </w:r>
            <w:r w:rsidRPr="00762456">
              <w:rPr>
                <w:rFonts w:ascii="Courier New" w:eastAsia="Times New Roman" w:hAnsi="Courier New" w:cs="Courier New"/>
                <w:b/>
                <w:color w:val="002060"/>
                <w:sz w:val="20"/>
                <w:szCs w:val="20"/>
                <w:lang w:val="bg-BG" w:eastAsia="bg-BG"/>
              </w:rPr>
              <w:t>"name"</w:t>
            </w:r>
            <w:r w:rsidRPr="0026348E">
              <w:rPr>
                <w:rFonts w:ascii="Courier New" w:eastAsia="Times New Roman" w:hAnsi="Courier New" w:cs="Courier New"/>
                <w:color w:val="000000"/>
                <w:sz w:val="20"/>
                <w:szCs w:val="20"/>
                <w:lang w:val="bg-BG" w:eastAsia="bg-BG"/>
              </w:rPr>
              <w:t xml:space="preserve"> : "MyOrg",</w:t>
            </w:r>
          </w:p>
          <w:p w:rsidR="0026348E" w:rsidRPr="0026348E" w:rsidRDefault="0026348E" w:rsidP="0026348E">
            <w:pPr>
              <w:tabs>
                <w:tab w:val="left" w:pos="3776"/>
              </w:tabs>
              <w:autoSpaceDE w:val="0"/>
              <w:autoSpaceDN w:val="0"/>
              <w:adjustRightInd w:val="0"/>
              <w:spacing w:after="0" w:line="240" w:lineRule="auto"/>
              <w:rPr>
                <w:rFonts w:ascii="Courier New" w:eastAsia="Times New Roman" w:hAnsi="Courier New" w:cs="Courier New"/>
                <w:color w:val="000000"/>
                <w:sz w:val="20"/>
                <w:szCs w:val="20"/>
                <w:lang w:val="bg-BG" w:eastAsia="bg-BG"/>
              </w:rPr>
            </w:pPr>
            <w:r>
              <w:rPr>
                <w:rFonts w:ascii="Courier New" w:eastAsia="Times New Roman" w:hAnsi="Courier New" w:cs="Courier New"/>
                <w:color w:val="000000"/>
                <w:sz w:val="20"/>
                <w:szCs w:val="20"/>
                <w:lang w:eastAsia="bg-BG"/>
              </w:rPr>
              <w:t xml:space="preserve">    </w:t>
            </w:r>
            <w:r w:rsidRPr="00762456">
              <w:rPr>
                <w:rFonts w:ascii="Courier New" w:eastAsia="Times New Roman" w:hAnsi="Courier New" w:cs="Courier New"/>
                <w:b/>
                <w:color w:val="002060"/>
                <w:sz w:val="20"/>
                <w:szCs w:val="20"/>
                <w:lang w:val="bg-BG" w:eastAsia="bg-BG"/>
              </w:rPr>
              <w:t>"description"</w:t>
            </w:r>
            <w:r w:rsidRPr="0026348E">
              <w:rPr>
                <w:rFonts w:ascii="Courier New" w:eastAsia="Times New Roman" w:hAnsi="Courier New" w:cs="Courier New"/>
                <w:color w:val="000000"/>
                <w:sz w:val="20"/>
                <w:szCs w:val="20"/>
                <w:lang w:val="bg-BG" w:eastAsia="bg-BG"/>
              </w:rPr>
              <w:t xml:space="preserve"> : "My organization.",</w:t>
            </w:r>
            <w:r w:rsidRPr="0026348E">
              <w:rPr>
                <w:rFonts w:ascii="Courier New" w:eastAsia="Times New Roman" w:hAnsi="Courier New" w:cs="Courier New"/>
                <w:color w:val="000000"/>
                <w:sz w:val="20"/>
                <w:szCs w:val="20"/>
                <w:lang w:val="bg-BG" w:eastAsia="bg-BG"/>
              </w:rPr>
              <w:tab/>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Pr>
                <w:rFonts w:ascii="Courier New" w:eastAsia="Times New Roman" w:hAnsi="Courier New" w:cs="Courier New"/>
                <w:color w:val="000000"/>
                <w:sz w:val="20"/>
                <w:szCs w:val="20"/>
                <w:lang w:eastAsia="bg-BG"/>
              </w:rPr>
              <w:t xml:space="preserve">    </w:t>
            </w:r>
            <w:r w:rsidRPr="00762456">
              <w:rPr>
                <w:rFonts w:ascii="Courier New" w:eastAsia="Times New Roman" w:hAnsi="Courier New" w:cs="Courier New"/>
                <w:b/>
                <w:color w:val="002060"/>
                <w:sz w:val="20"/>
                <w:szCs w:val="20"/>
                <w:lang w:val="bg-BG" w:eastAsia="bg-BG"/>
              </w:rPr>
              <w:t>"phone"</w:t>
            </w:r>
            <w:r w:rsidRPr="0026348E">
              <w:rPr>
                <w:rFonts w:ascii="Courier New" w:eastAsia="Times New Roman" w:hAnsi="Courier New" w:cs="Courier New"/>
                <w:color w:val="000000"/>
                <w:sz w:val="20"/>
                <w:szCs w:val="20"/>
                <w:lang w:val="bg-BG" w:eastAsia="bg-BG"/>
              </w:rPr>
              <w:t xml:space="preserve"> : "+353 (1) 6742000",</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Pr>
                <w:rFonts w:ascii="Courier New" w:eastAsia="Times New Roman" w:hAnsi="Courier New" w:cs="Courier New"/>
                <w:color w:val="000000"/>
                <w:sz w:val="20"/>
                <w:szCs w:val="20"/>
                <w:lang w:eastAsia="bg-BG"/>
              </w:rPr>
              <w:t xml:space="preserve">    </w:t>
            </w:r>
            <w:r w:rsidRPr="00762456">
              <w:rPr>
                <w:rFonts w:ascii="Courier New" w:eastAsia="Times New Roman" w:hAnsi="Courier New" w:cs="Courier New"/>
                <w:b/>
                <w:color w:val="002060"/>
                <w:sz w:val="20"/>
                <w:szCs w:val="20"/>
                <w:lang w:val="bg-BG" w:eastAsia="bg-BG"/>
              </w:rPr>
              <w:t>"email"</w:t>
            </w:r>
            <w:r w:rsidRPr="0026348E">
              <w:rPr>
                <w:rFonts w:ascii="Courier New" w:eastAsia="Times New Roman" w:hAnsi="Courier New" w:cs="Courier New"/>
                <w:color w:val="000000"/>
                <w:sz w:val="20"/>
                <w:szCs w:val="20"/>
                <w:lang w:val="bg-BG" w:eastAsia="bg-BG"/>
              </w:rPr>
              <w:t xml:space="preserve"> : "org2@axway.com",</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FF0000"/>
                <w:sz w:val="20"/>
                <w:szCs w:val="20"/>
                <w:lang w:val="bg-BG" w:eastAsia="bg-BG"/>
              </w:rPr>
            </w:pPr>
            <w:r>
              <w:rPr>
                <w:rFonts w:ascii="Courier New" w:eastAsia="Times New Roman" w:hAnsi="Courier New" w:cs="Courier New"/>
                <w:color w:val="FF0000"/>
                <w:sz w:val="20"/>
                <w:szCs w:val="20"/>
                <w:lang w:eastAsia="bg-BG"/>
              </w:rPr>
              <w:lastRenderedPageBreak/>
              <w:t xml:space="preserve">    </w:t>
            </w:r>
            <w:r w:rsidRPr="00762456">
              <w:rPr>
                <w:rFonts w:ascii="Courier New" w:eastAsia="Times New Roman" w:hAnsi="Courier New" w:cs="Courier New"/>
                <w:b/>
                <w:color w:val="002060"/>
                <w:sz w:val="20"/>
                <w:szCs w:val="20"/>
                <w:highlight w:val="yellow"/>
                <w:lang w:val="bg-BG" w:eastAsia="bg-BG"/>
              </w:rPr>
              <w:t>"TermsAndConditionsAccepted</w:t>
            </w:r>
            <w:r w:rsidR="001804AC" w:rsidRPr="00762456">
              <w:rPr>
                <w:rFonts w:ascii="Courier New" w:eastAsia="Times New Roman" w:hAnsi="Courier New" w:cs="Courier New"/>
                <w:b/>
                <w:color w:val="002060"/>
                <w:sz w:val="20"/>
                <w:szCs w:val="20"/>
                <w:highlight w:val="yellow"/>
                <w:lang w:val="bg-BG" w:eastAsia="bg-BG"/>
              </w:rPr>
              <w:t>"</w:t>
            </w:r>
            <w:r w:rsidR="001804AC" w:rsidRPr="00762456">
              <w:rPr>
                <w:rFonts w:ascii="Courier New" w:eastAsia="Times New Roman" w:hAnsi="Courier New" w:cs="Courier New"/>
                <w:color w:val="FF0000"/>
                <w:sz w:val="20"/>
                <w:szCs w:val="20"/>
                <w:highlight w:val="yellow"/>
                <w:lang w:eastAsia="bg-BG"/>
              </w:rPr>
              <w:t xml:space="preserve"> </w:t>
            </w:r>
            <w:r w:rsidRPr="00762456">
              <w:rPr>
                <w:rFonts w:ascii="Courier New" w:eastAsia="Times New Roman" w:hAnsi="Courier New" w:cs="Courier New"/>
                <w:color w:val="FF0000"/>
                <w:sz w:val="20"/>
                <w:szCs w:val="20"/>
                <w:highlight w:val="yellow"/>
                <w:lang w:eastAsia="bg-BG"/>
              </w:rPr>
              <w:t>: "</w:t>
            </w:r>
            <w:r w:rsidR="001129AD" w:rsidRPr="00762456">
              <w:rPr>
                <w:rFonts w:ascii="Courier New" w:eastAsia="Times New Roman" w:hAnsi="Courier New" w:cs="Courier New"/>
                <w:color w:val="FF0000"/>
                <w:sz w:val="20"/>
                <w:szCs w:val="20"/>
                <w:highlight w:val="yellow"/>
                <w:lang w:eastAsia="bg-BG"/>
              </w:rPr>
              <w:t>true</w:t>
            </w:r>
            <w:r w:rsidRPr="00762456">
              <w:rPr>
                <w:rFonts w:ascii="Courier New" w:eastAsia="Times New Roman" w:hAnsi="Courier New" w:cs="Courier New"/>
                <w:color w:val="FF0000"/>
                <w:sz w:val="20"/>
                <w:szCs w:val="20"/>
                <w:highlight w:val="yellow"/>
                <w:lang w:val="bg-BG" w:eastAsia="bg-BG"/>
              </w:rPr>
              <w:t>",</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Pr>
                <w:rFonts w:ascii="Courier New" w:eastAsia="Times New Roman" w:hAnsi="Courier New" w:cs="Courier New"/>
                <w:color w:val="000000"/>
                <w:sz w:val="20"/>
                <w:szCs w:val="20"/>
                <w:lang w:eastAsia="bg-BG"/>
              </w:rPr>
              <w:t xml:space="preserve">    </w:t>
            </w:r>
            <w:r w:rsidRPr="00762456">
              <w:rPr>
                <w:rFonts w:ascii="Courier New" w:eastAsia="Times New Roman" w:hAnsi="Courier New" w:cs="Courier New"/>
                <w:b/>
                <w:color w:val="002060"/>
                <w:sz w:val="20"/>
                <w:szCs w:val="20"/>
                <w:lang w:val="bg-BG" w:eastAsia="bg-BG"/>
              </w:rPr>
              <w:t>"enabled"</w:t>
            </w:r>
            <w:r w:rsidRPr="0026348E">
              <w:rPr>
                <w:rFonts w:ascii="Courier New" w:eastAsia="Times New Roman" w:hAnsi="Courier New" w:cs="Courier New"/>
                <w:color w:val="000000"/>
                <w:sz w:val="20"/>
                <w:szCs w:val="20"/>
                <w:lang w:val="bg-BG" w:eastAsia="bg-BG"/>
              </w:rPr>
              <w:t xml:space="preserve"> : true,</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Pr>
                <w:rFonts w:ascii="Courier New" w:eastAsia="Times New Roman" w:hAnsi="Courier New" w:cs="Courier New"/>
                <w:color w:val="000000"/>
                <w:sz w:val="20"/>
                <w:szCs w:val="20"/>
                <w:lang w:eastAsia="bg-BG"/>
              </w:rPr>
              <w:t xml:space="preserve">    </w:t>
            </w:r>
            <w:r w:rsidRPr="00762456">
              <w:rPr>
                <w:rFonts w:ascii="Courier New" w:eastAsia="Times New Roman" w:hAnsi="Courier New" w:cs="Courier New"/>
                <w:b/>
                <w:color w:val="002060"/>
                <w:sz w:val="20"/>
                <w:szCs w:val="20"/>
                <w:lang w:val="bg-BG" w:eastAsia="bg-BG"/>
              </w:rPr>
              <w:t>"restricted"</w:t>
            </w:r>
            <w:r w:rsidRPr="0026348E">
              <w:rPr>
                <w:rFonts w:ascii="Courier New" w:eastAsia="Times New Roman" w:hAnsi="Courier New" w:cs="Courier New"/>
                <w:color w:val="000000"/>
                <w:sz w:val="20"/>
                <w:szCs w:val="20"/>
                <w:lang w:val="bg-BG" w:eastAsia="bg-BG"/>
              </w:rPr>
              <w:t xml:space="preserve"> : false,</w:t>
            </w:r>
          </w:p>
          <w:p w:rsidR="0026348E" w:rsidRPr="0026348E" w:rsidRDefault="0026348E" w:rsidP="0026348E">
            <w:pPr>
              <w:autoSpaceDE w:val="0"/>
              <w:autoSpaceDN w:val="0"/>
              <w:adjustRightInd w:val="0"/>
              <w:spacing w:after="0" w:line="240" w:lineRule="auto"/>
              <w:rPr>
                <w:rFonts w:ascii="Courier New" w:eastAsia="Times New Roman" w:hAnsi="Courier New" w:cs="Courier New"/>
                <w:color w:val="000000"/>
                <w:sz w:val="20"/>
                <w:szCs w:val="20"/>
                <w:lang w:val="bg-BG" w:eastAsia="bg-BG"/>
              </w:rPr>
            </w:pPr>
            <w:r>
              <w:rPr>
                <w:rFonts w:ascii="Courier New" w:eastAsia="Times New Roman" w:hAnsi="Courier New" w:cs="Courier New"/>
                <w:color w:val="000000"/>
                <w:sz w:val="20"/>
                <w:szCs w:val="20"/>
                <w:lang w:eastAsia="bg-BG"/>
              </w:rPr>
              <w:t xml:space="preserve">    </w:t>
            </w:r>
            <w:r w:rsidRPr="00762456">
              <w:rPr>
                <w:rFonts w:ascii="Courier New" w:eastAsia="Times New Roman" w:hAnsi="Courier New" w:cs="Courier New"/>
                <w:b/>
                <w:color w:val="002060"/>
                <w:sz w:val="20"/>
                <w:szCs w:val="20"/>
                <w:lang w:val="bg-BG" w:eastAsia="bg-BG"/>
              </w:rPr>
              <w:t>"createdOn"</w:t>
            </w:r>
            <w:r w:rsidRPr="0026348E">
              <w:rPr>
                <w:rFonts w:ascii="Courier New" w:eastAsia="Times New Roman" w:hAnsi="Courier New" w:cs="Courier New"/>
                <w:color w:val="000000"/>
                <w:sz w:val="20"/>
                <w:szCs w:val="20"/>
                <w:lang w:val="bg-BG" w:eastAsia="bg-BG"/>
              </w:rPr>
              <w:t xml:space="preserve"> : 1367424410635</w:t>
            </w:r>
          </w:p>
          <w:p w:rsidR="0026348E" w:rsidRDefault="0026348E" w:rsidP="0026348E">
            <w:pPr>
              <w:pStyle w:val="sp"/>
              <w:ind w:left="0"/>
            </w:pPr>
            <w:r w:rsidRPr="0026348E">
              <w:rPr>
                <w:rFonts w:ascii="Courier New" w:hAnsi="Courier New" w:cs="Courier New"/>
                <w:sz w:val="20"/>
                <w:lang w:val="bg-BG" w:eastAsia="bg-BG"/>
              </w:rPr>
              <w:t>}</w:t>
            </w:r>
          </w:p>
        </w:tc>
      </w:tr>
    </w:tbl>
    <w:p w:rsidR="0026348E" w:rsidRDefault="0026348E" w:rsidP="0026348E">
      <w:pPr>
        <w:pStyle w:val="sp"/>
      </w:pPr>
    </w:p>
    <w:p w:rsidR="00762456" w:rsidRDefault="00762456" w:rsidP="00762456">
      <w:pPr>
        <w:pStyle w:val="Heading2"/>
      </w:pPr>
      <w:bookmarkStart w:id="143" w:name="_Toc382493414"/>
      <w:r>
        <w:t>Performing REST calls with PHP</w:t>
      </w:r>
      <w:bookmarkEnd w:id="143"/>
    </w:p>
    <w:p w:rsidR="00762456" w:rsidRDefault="00762456" w:rsidP="00762456">
      <w:pPr>
        <w:pStyle w:val="sp"/>
      </w:pPr>
      <w:r>
        <w:t xml:space="preserve">PHP does not have a built-in support for calling REST APIs, however several libraries exist that can do that. Our suggestion is to use the </w:t>
      </w:r>
      <w:hyperlink r:id="rId53" w:history="1">
        <w:r w:rsidRPr="00762456">
          <w:rPr>
            <w:rStyle w:val="Hyperlink"/>
          </w:rPr>
          <w:t>pest</w:t>
        </w:r>
      </w:hyperlink>
      <w:r>
        <w:t xml:space="preserve"> library. </w:t>
      </w:r>
    </w:p>
    <w:p w:rsidR="00762456" w:rsidRDefault="00762456" w:rsidP="00762456">
      <w:pPr>
        <w:pStyle w:val="sp"/>
      </w:pPr>
      <w:r>
        <w:t xml:space="preserve">See </w:t>
      </w:r>
      <w:hyperlink r:id="rId54" w:history="1">
        <w:r w:rsidRPr="00762456">
          <w:rPr>
            <w:rStyle w:val="Hyperlink"/>
          </w:rPr>
          <w:t>this</w:t>
        </w:r>
      </w:hyperlink>
      <w:r>
        <w:t xml:space="preserve"> link for some more usage info.</w:t>
      </w:r>
    </w:p>
    <w:p w:rsidR="00762456" w:rsidRDefault="00762456" w:rsidP="00762456">
      <w:pPr>
        <w:pStyle w:val="sp"/>
      </w:pPr>
    </w:p>
    <w:p w:rsidR="00762456" w:rsidRDefault="00762456" w:rsidP="00762456">
      <w:pPr>
        <w:pStyle w:val="sp"/>
      </w:pPr>
      <w:r>
        <w:t>Here is a shor</w:t>
      </w:r>
      <w:r w:rsidR="00915B1B">
        <w:t>t</w:t>
      </w:r>
      <w:r>
        <w:t xml:space="preserve"> usage example:</w:t>
      </w:r>
    </w:p>
    <w:p w:rsidR="00915B1B" w:rsidRDefault="00915B1B" w:rsidP="00762456">
      <w:pPr>
        <w:pStyle w:val="sp"/>
      </w:pPr>
      <w:r>
        <w:t xml:space="preserve">First copy the library under </w:t>
      </w:r>
    </w:p>
    <w:p w:rsidR="00915B1B" w:rsidRDefault="00915B1B" w:rsidP="00762456">
      <w:pPr>
        <w:pStyle w:val="sp"/>
      </w:pPr>
      <w:r>
        <w:tab/>
      </w:r>
      <w:r w:rsidRPr="00915B1B">
        <w:rPr>
          <w:i/>
        </w:rPr>
        <w:t>[JOOMLAHOME]</w:t>
      </w:r>
      <w:r>
        <w:t>/components/</w:t>
      </w:r>
      <w:r w:rsidRPr="00915B1B">
        <w:rPr>
          <w:i/>
          <w:color w:val="0000FF"/>
        </w:rPr>
        <w:t>com_apiportal</w:t>
      </w:r>
      <w:r>
        <w:t>/lib/pest/</w:t>
      </w:r>
    </w:p>
    <w:p w:rsidR="00915B1B" w:rsidRPr="00915B1B" w:rsidRDefault="00915B1B" w:rsidP="00762456">
      <w:pPr>
        <w:pStyle w:val="sp"/>
      </w:pPr>
      <w:r w:rsidRPr="00915B1B">
        <w:t>And then</w:t>
      </w:r>
    </w:p>
    <w:tbl>
      <w:tblPr>
        <w:tblStyle w:val="TableGrid"/>
        <w:tblW w:w="0" w:type="auto"/>
        <w:tblInd w:w="420" w:type="dxa"/>
        <w:tblLook w:val="04A0"/>
      </w:tblPr>
      <w:tblGrid>
        <w:gridCol w:w="9876"/>
      </w:tblGrid>
      <w:tr w:rsidR="00762456" w:rsidTr="00762456">
        <w:tc>
          <w:tcPr>
            <w:tcW w:w="10220" w:type="dxa"/>
          </w:tcPr>
          <w:p w:rsidR="00EB1F09" w:rsidRDefault="00EB1F09" w:rsidP="00762456">
            <w:pPr>
              <w:pStyle w:val="sp"/>
              <w:spacing w:before="0" w:after="0"/>
              <w:ind w:left="6"/>
              <w:rPr>
                <w:rFonts w:ascii="Courier New" w:hAnsi="Courier New" w:cs="Courier New"/>
                <w:b/>
                <w:color w:val="632423" w:themeColor="accent2" w:themeShade="80"/>
              </w:rPr>
            </w:pPr>
          </w:p>
          <w:p w:rsidR="00915B1B" w:rsidRDefault="00915B1B" w:rsidP="00762456">
            <w:pPr>
              <w:pStyle w:val="sp"/>
              <w:spacing w:before="0" w:after="0"/>
              <w:ind w:left="6"/>
              <w:rPr>
                <w:rFonts w:ascii="Courier New" w:hAnsi="Courier New" w:cs="Courier New"/>
              </w:rPr>
            </w:pPr>
            <w:r w:rsidRPr="00915B1B">
              <w:rPr>
                <w:rFonts w:ascii="Courier New" w:hAnsi="Courier New" w:cs="Courier New"/>
                <w:b/>
                <w:color w:val="632423" w:themeColor="accent2" w:themeShade="80"/>
              </w:rPr>
              <w:t>include_once</w:t>
            </w:r>
            <w:r w:rsidRPr="00915B1B">
              <w:rPr>
                <w:rFonts w:ascii="Courier New" w:hAnsi="Courier New" w:cs="Courier New"/>
              </w:rPr>
              <w:t xml:space="preserve"> </w:t>
            </w:r>
            <w:r w:rsidRPr="00915B1B">
              <w:rPr>
                <w:rFonts w:ascii="Courier New" w:hAnsi="Courier New" w:cs="Courier New"/>
                <w:b/>
                <w:color w:val="984806" w:themeColor="accent6" w:themeShade="80"/>
              </w:rPr>
              <w:t>'lib/pest/PestJSON.php'</w:t>
            </w:r>
            <w:r w:rsidRPr="00915B1B">
              <w:rPr>
                <w:rFonts w:ascii="Courier New" w:hAnsi="Courier New" w:cs="Courier New"/>
              </w:rPr>
              <w:t>;</w:t>
            </w:r>
          </w:p>
          <w:p w:rsidR="00915B1B" w:rsidRDefault="00915B1B" w:rsidP="00762456">
            <w:pPr>
              <w:pStyle w:val="sp"/>
              <w:spacing w:before="0" w:after="0"/>
              <w:ind w:left="6"/>
              <w:rPr>
                <w:rFonts w:ascii="Courier New" w:hAnsi="Courier New" w:cs="Courier New"/>
              </w:rPr>
            </w:pPr>
          </w:p>
          <w:p w:rsidR="00915B1B" w:rsidRDefault="00915B1B" w:rsidP="00762456">
            <w:pPr>
              <w:pStyle w:val="sp"/>
              <w:spacing w:before="0" w:after="0"/>
              <w:ind w:left="6"/>
              <w:rPr>
                <w:rFonts w:ascii="Courier New" w:hAnsi="Courier New" w:cs="Courier New"/>
              </w:rPr>
            </w:pPr>
          </w:p>
          <w:p w:rsidR="00762456" w:rsidRDefault="00762456" w:rsidP="00762456">
            <w:pPr>
              <w:pStyle w:val="sp"/>
              <w:spacing w:before="0" w:after="0"/>
              <w:ind w:left="6"/>
              <w:rPr>
                <w:rFonts w:ascii="Courier New" w:hAnsi="Courier New" w:cs="Courier New"/>
              </w:rPr>
            </w:pPr>
            <w:r w:rsidRPr="005A236A">
              <w:rPr>
                <w:rFonts w:ascii="Courier New" w:hAnsi="Courier New" w:cs="Courier New"/>
                <w:b/>
              </w:rPr>
              <w:t>try</w:t>
            </w:r>
            <w:r w:rsidRPr="00762456">
              <w:rPr>
                <w:rFonts w:ascii="Courier New" w:hAnsi="Courier New" w:cs="Courier New"/>
              </w:rPr>
              <w:t xml:space="preserve"> {</w:t>
            </w:r>
          </w:p>
          <w:p w:rsidR="00915B1B" w:rsidRDefault="00915B1B" w:rsidP="00762456">
            <w:pPr>
              <w:pStyle w:val="sp"/>
              <w:spacing w:before="0" w:after="0"/>
              <w:ind w:left="6"/>
              <w:rPr>
                <w:rFonts w:ascii="Courier New" w:hAnsi="Courier New" w:cs="Courier New"/>
              </w:rPr>
            </w:pPr>
          </w:p>
          <w:p w:rsidR="00915B1B" w:rsidRPr="00762456" w:rsidRDefault="00915B1B" w:rsidP="00762456">
            <w:pPr>
              <w:pStyle w:val="sp"/>
              <w:spacing w:before="0" w:after="0"/>
              <w:ind w:left="6"/>
              <w:rPr>
                <w:rFonts w:ascii="Courier New" w:hAnsi="Courier New" w:cs="Courier New"/>
              </w:rPr>
            </w:pPr>
          </w:p>
          <w:p w:rsidR="00762456" w:rsidRPr="00762456" w:rsidRDefault="00762456" w:rsidP="00762456">
            <w:pPr>
              <w:pStyle w:val="sp"/>
              <w:spacing w:before="0" w:after="0"/>
              <w:ind w:left="6"/>
              <w:rPr>
                <w:rFonts w:ascii="Courier New" w:hAnsi="Courier New" w:cs="Courier New"/>
              </w:rPr>
            </w:pPr>
            <w:r>
              <w:rPr>
                <w:rFonts w:ascii="Courier New" w:hAnsi="Courier New" w:cs="Courier New"/>
              </w:rPr>
              <w:t xml:space="preserve">    </w:t>
            </w:r>
            <w:r w:rsidRPr="00762456">
              <w:rPr>
                <w:rFonts w:ascii="Courier New" w:hAnsi="Courier New" w:cs="Courier New"/>
              </w:rPr>
              <w:t>$</w:t>
            </w:r>
            <w:r w:rsidRPr="00915B1B">
              <w:rPr>
                <w:rFonts w:ascii="Courier New" w:hAnsi="Courier New" w:cs="Courier New"/>
                <w:b/>
                <w:color w:val="0000FF"/>
              </w:rPr>
              <w:t>address</w:t>
            </w:r>
            <w:r w:rsidRPr="00762456">
              <w:rPr>
                <w:rFonts w:ascii="Courier New" w:hAnsi="Courier New" w:cs="Courier New"/>
              </w:rPr>
              <w:t xml:space="preserve"> = "</w:t>
            </w:r>
            <w:r w:rsidRPr="00915B1B">
              <w:rPr>
                <w:rFonts w:ascii="Courier New" w:hAnsi="Courier New" w:cs="Courier New"/>
                <w:b/>
                <w:color w:val="984806" w:themeColor="accent6" w:themeShade="80"/>
              </w:rPr>
              <w:t>http://10.128.16.70/</w:t>
            </w:r>
            <w:r w:rsidRPr="00762456">
              <w:rPr>
                <w:rFonts w:ascii="Courier New" w:hAnsi="Courier New" w:cs="Courier New"/>
              </w:rPr>
              <w:t>";</w:t>
            </w:r>
          </w:p>
          <w:p w:rsidR="00762456" w:rsidRPr="00762456" w:rsidRDefault="00762456" w:rsidP="00762456">
            <w:pPr>
              <w:pStyle w:val="sp"/>
              <w:spacing w:before="0" w:after="0"/>
              <w:ind w:left="6"/>
              <w:rPr>
                <w:rFonts w:ascii="Courier New" w:hAnsi="Courier New" w:cs="Courier New"/>
              </w:rPr>
            </w:pPr>
            <w:r>
              <w:rPr>
                <w:rFonts w:ascii="Courier New" w:hAnsi="Courier New" w:cs="Courier New"/>
              </w:rPr>
              <w:t xml:space="preserve">    </w:t>
            </w:r>
            <w:r w:rsidRPr="00762456">
              <w:rPr>
                <w:rFonts w:ascii="Courier New" w:hAnsi="Courier New" w:cs="Courier New"/>
              </w:rPr>
              <w:t>$</w:t>
            </w:r>
            <w:r w:rsidRPr="00915B1B">
              <w:rPr>
                <w:rFonts w:ascii="Courier New" w:hAnsi="Courier New" w:cs="Courier New"/>
                <w:b/>
                <w:color w:val="0000FF"/>
              </w:rPr>
              <w:t>pest</w:t>
            </w:r>
            <w:r w:rsidRPr="00762456">
              <w:rPr>
                <w:rFonts w:ascii="Courier New" w:hAnsi="Courier New" w:cs="Courier New"/>
              </w:rPr>
              <w:t xml:space="preserve"> = </w:t>
            </w:r>
            <w:r w:rsidRPr="00915B1B">
              <w:rPr>
                <w:rFonts w:ascii="Courier New" w:hAnsi="Courier New" w:cs="Courier New"/>
                <w:b/>
              </w:rPr>
              <w:t>new</w:t>
            </w:r>
            <w:r w:rsidRPr="00762456">
              <w:rPr>
                <w:rFonts w:ascii="Courier New" w:hAnsi="Courier New" w:cs="Courier New"/>
              </w:rPr>
              <w:t xml:space="preserve"> PestJSON($</w:t>
            </w:r>
            <w:r w:rsidRPr="005A236A">
              <w:rPr>
                <w:rFonts w:ascii="Courier New" w:hAnsi="Courier New" w:cs="Courier New"/>
                <w:b/>
                <w:color w:val="0000FF"/>
              </w:rPr>
              <w:t>address</w:t>
            </w:r>
            <w:r w:rsidRPr="00762456">
              <w:rPr>
                <w:rFonts w:ascii="Courier New" w:hAnsi="Courier New" w:cs="Courier New"/>
              </w:rPr>
              <w:t>);</w:t>
            </w:r>
          </w:p>
          <w:p w:rsidR="00762456" w:rsidRDefault="00762456" w:rsidP="00762456">
            <w:pPr>
              <w:pStyle w:val="sp"/>
              <w:spacing w:before="0" w:after="0"/>
              <w:ind w:left="6"/>
              <w:rPr>
                <w:rFonts w:ascii="Courier New" w:hAnsi="Courier New" w:cs="Courier New"/>
              </w:rPr>
            </w:pPr>
            <w:r>
              <w:rPr>
                <w:rFonts w:ascii="Courier New" w:hAnsi="Courier New" w:cs="Courier New"/>
              </w:rPr>
              <w:t xml:space="preserve">    </w:t>
            </w:r>
            <w:r w:rsidRPr="00762456">
              <w:rPr>
                <w:rFonts w:ascii="Courier New" w:hAnsi="Courier New" w:cs="Courier New"/>
              </w:rPr>
              <w:t>$</w:t>
            </w:r>
            <w:r w:rsidRPr="00915B1B">
              <w:rPr>
                <w:rFonts w:ascii="Courier New" w:hAnsi="Courier New" w:cs="Courier New"/>
                <w:b/>
                <w:color w:val="0000FF"/>
              </w:rPr>
              <w:t>result</w:t>
            </w:r>
            <w:r w:rsidRPr="00762456">
              <w:rPr>
                <w:rFonts w:ascii="Courier New" w:hAnsi="Courier New" w:cs="Courier New"/>
              </w:rPr>
              <w:t xml:space="preserve"> = $</w:t>
            </w:r>
            <w:r w:rsidRPr="00915B1B">
              <w:rPr>
                <w:rFonts w:ascii="Courier New" w:hAnsi="Courier New" w:cs="Courier New"/>
                <w:b/>
                <w:color w:val="0000FF"/>
              </w:rPr>
              <w:t>pest</w:t>
            </w:r>
            <w:r w:rsidRPr="00762456">
              <w:rPr>
                <w:rFonts w:ascii="Courier New" w:hAnsi="Courier New" w:cs="Courier New"/>
              </w:rPr>
              <w:t>-&gt;get("</w:t>
            </w:r>
            <w:r w:rsidRPr="00915B1B">
              <w:rPr>
                <w:rFonts w:ascii="Courier New" w:hAnsi="Courier New" w:cs="Courier New"/>
                <w:color w:val="984806" w:themeColor="accent6" w:themeShade="80"/>
              </w:rPr>
              <w:t>/api/ping?</w:t>
            </w:r>
            <w:r>
              <w:rPr>
                <w:rFonts w:ascii="Courier New" w:hAnsi="Courier New" w:cs="Courier New"/>
              </w:rPr>
              <w:t xml:space="preserve">" </w:t>
            </w:r>
          </w:p>
          <w:p w:rsidR="00762456" w:rsidRDefault="00762456" w:rsidP="00762456">
            <w:pPr>
              <w:pStyle w:val="sp"/>
              <w:spacing w:before="0" w:after="0"/>
              <w:ind w:left="6"/>
              <w:rPr>
                <w:rFonts w:ascii="Courier New" w:hAnsi="Courier New" w:cs="Courier New"/>
              </w:rPr>
            </w:pPr>
            <w:r>
              <w:rPr>
                <w:rFonts w:ascii="Courier New" w:hAnsi="Courier New" w:cs="Courier New"/>
              </w:rPr>
              <w:t xml:space="preserve">                 ."</w:t>
            </w:r>
            <w:r w:rsidRPr="00915B1B">
              <w:rPr>
                <w:rFonts w:ascii="Courier New" w:hAnsi="Courier New" w:cs="Courier New"/>
                <w:color w:val="984806" w:themeColor="accent6" w:themeShade="80"/>
              </w:rPr>
              <w:t>sessionKey=</w:t>
            </w:r>
            <w:r>
              <w:rPr>
                <w:rFonts w:ascii="Courier New" w:hAnsi="Courier New" w:cs="Courier New"/>
              </w:rPr>
              <w:t>"</w:t>
            </w:r>
          </w:p>
          <w:p w:rsidR="00762456" w:rsidRDefault="00762456" w:rsidP="00762456">
            <w:pPr>
              <w:pStyle w:val="sp"/>
              <w:spacing w:before="0" w:after="0"/>
              <w:ind w:left="6"/>
              <w:rPr>
                <w:rFonts w:ascii="Courier New" w:hAnsi="Courier New" w:cs="Courier New"/>
              </w:rPr>
            </w:pPr>
            <w:r>
              <w:rPr>
                <w:rFonts w:ascii="Courier New" w:hAnsi="Courier New" w:cs="Courier New"/>
              </w:rPr>
              <w:t xml:space="preserve">                 ."</w:t>
            </w:r>
            <w:r w:rsidRPr="00915B1B">
              <w:rPr>
                <w:rFonts w:ascii="Courier New" w:hAnsi="Courier New" w:cs="Courier New"/>
                <w:color w:val="984806" w:themeColor="accent6" w:themeShade="80"/>
              </w:rPr>
              <w:t>api29aca822eaf99f60e2aeb6ad6fa3736c2644065230cc1daa07</w:t>
            </w:r>
            <w:r>
              <w:rPr>
                <w:rFonts w:ascii="Courier New" w:hAnsi="Courier New" w:cs="Courier New"/>
              </w:rPr>
              <w:t>"</w:t>
            </w:r>
          </w:p>
          <w:p w:rsidR="00762456" w:rsidRPr="00762456" w:rsidRDefault="00762456" w:rsidP="00762456">
            <w:pPr>
              <w:pStyle w:val="sp"/>
              <w:spacing w:before="0" w:after="0"/>
              <w:ind w:left="6"/>
              <w:rPr>
                <w:rFonts w:ascii="Courier New" w:hAnsi="Courier New" w:cs="Courier New"/>
              </w:rPr>
            </w:pPr>
            <w:r>
              <w:rPr>
                <w:rFonts w:ascii="Courier New" w:hAnsi="Courier New" w:cs="Courier New"/>
              </w:rPr>
              <w:t xml:space="preserve">                 ."</w:t>
            </w:r>
            <w:r w:rsidRPr="00915B1B">
              <w:rPr>
                <w:rFonts w:ascii="Courier New" w:hAnsi="Courier New" w:cs="Courier New"/>
                <w:color w:val="984806" w:themeColor="accent6" w:themeShade="80"/>
              </w:rPr>
              <w:t>&amp;format=json</w:t>
            </w:r>
            <w:r w:rsidRPr="00762456">
              <w:rPr>
                <w:rFonts w:ascii="Courier New" w:hAnsi="Courier New" w:cs="Courier New"/>
              </w:rPr>
              <w:t>");</w:t>
            </w:r>
          </w:p>
          <w:p w:rsidR="00762456" w:rsidRDefault="00762456" w:rsidP="00762456">
            <w:pPr>
              <w:pStyle w:val="sp"/>
              <w:spacing w:before="0" w:after="0"/>
              <w:ind w:left="6"/>
              <w:rPr>
                <w:rFonts w:ascii="Courier New" w:hAnsi="Courier New" w:cs="Courier New"/>
              </w:rPr>
            </w:pPr>
            <w:r>
              <w:rPr>
                <w:rFonts w:ascii="Courier New" w:hAnsi="Courier New" w:cs="Courier New"/>
              </w:rPr>
              <w:t xml:space="preserve">    </w:t>
            </w:r>
            <w:r w:rsidRPr="00915B1B">
              <w:rPr>
                <w:rFonts w:ascii="Courier New" w:hAnsi="Courier New" w:cs="Courier New"/>
                <w:b/>
              </w:rPr>
              <w:t>echo</w:t>
            </w:r>
            <w:r w:rsidRPr="00762456">
              <w:rPr>
                <w:rFonts w:ascii="Courier New" w:hAnsi="Courier New" w:cs="Courier New"/>
              </w:rPr>
              <w:t xml:space="preserve"> </w:t>
            </w:r>
            <w:r w:rsidRPr="00915B1B">
              <w:rPr>
                <w:rFonts w:ascii="Courier New" w:hAnsi="Courier New" w:cs="Courier New"/>
                <w:b/>
                <w:color w:val="984806" w:themeColor="accent6" w:themeShade="80"/>
              </w:rPr>
              <w:t>'&lt;pre&gt;'</w:t>
            </w:r>
            <w:r w:rsidRPr="00762456">
              <w:rPr>
                <w:rFonts w:ascii="Courier New" w:hAnsi="Courier New" w:cs="Courier New"/>
              </w:rPr>
              <w:t xml:space="preserve"> . </w:t>
            </w:r>
            <w:r w:rsidRPr="005A236A">
              <w:rPr>
                <w:rFonts w:ascii="Courier New" w:hAnsi="Courier New" w:cs="Courier New"/>
                <w:b/>
              </w:rPr>
              <w:t>print_r</w:t>
            </w:r>
            <w:r w:rsidRPr="00762456">
              <w:rPr>
                <w:rFonts w:ascii="Courier New" w:hAnsi="Courier New" w:cs="Courier New"/>
              </w:rPr>
              <w:t>($</w:t>
            </w:r>
            <w:r w:rsidRPr="005A236A">
              <w:rPr>
                <w:rFonts w:ascii="Courier New" w:hAnsi="Courier New" w:cs="Courier New"/>
                <w:b/>
                <w:color w:val="0000FF"/>
              </w:rPr>
              <w:t>result</w:t>
            </w:r>
            <w:r w:rsidRPr="00762456">
              <w:rPr>
                <w:rFonts w:ascii="Courier New" w:hAnsi="Courier New" w:cs="Courier New"/>
              </w:rPr>
              <w:t xml:space="preserve">, </w:t>
            </w:r>
            <w:r w:rsidRPr="005A236A">
              <w:rPr>
                <w:rFonts w:ascii="Courier New" w:hAnsi="Courier New" w:cs="Courier New"/>
                <w:b/>
              </w:rPr>
              <w:t>1</w:t>
            </w:r>
            <w:r w:rsidRPr="00762456">
              <w:rPr>
                <w:rFonts w:ascii="Courier New" w:hAnsi="Courier New" w:cs="Courier New"/>
              </w:rPr>
              <w:t xml:space="preserve">) . </w:t>
            </w:r>
            <w:r w:rsidRPr="005A236A">
              <w:rPr>
                <w:rFonts w:ascii="Courier New" w:hAnsi="Courier New" w:cs="Courier New"/>
                <w:b/>
                <w:color w:val="984806" w:themeColor="accent6" w:themeShade="80"/>
              </w:rPr>
              <w:t>'&lt;/pre&gt;'</w:t>
            </w:r>
            <w:r w:rsidRPr="00762456">
              <w:rPr>
                <w:rFonts w:ascii="Courier New" w:hAnsi="Courier New" w:cs="Courier New"/>
              </w:rPr>
              <w:t>;</w:t>
            </w:r>
          </w:p>
          <w:p w:rsidR="00915B1B" w:rsidRDefault="00915B1B" w:rsidP="00762456">
            <w:pPr>
              <w:pStyle w:val="sp"/>
              <w:spacing w:before="0" w:after="0"/>
              <w:ind w:left="6"/>
              <w:rPr>
                <w:rFonts w:ascii="Courier New" w:hAnsi="Courier New" w:cs="Courier New"/>
              </w:rPr>
            </w:pPr>
          </w:p>
          <w:p w:rsidR="00915B1B" w:rsidRPr="00762456" w:rsidRDefault="00915B1B" w:rsidP="00762456">
            <w:pPr>
              <w:pStyle w:val="sp"/>
              <w:spacing w:before="0" w:after="0"/>
              <w:ind w:left="6"/>
              <w:rPr>
                <w:rFonts w:ascii="Courier New" w:hAnsi="Courier New" w:cs="Courier New"/>
              </w:rPr>
            </w:pPr>
          </w:p>
          <w:p w:rsidR="00762456" w:rsidRPr="00762456" w:rsidRDefault="00762456" w:rsidP="00762456">
            <w:pPr>
              <w:pStyle w:val="sp"/>
              <w:spacing w:before="0" w:after="0"/>
              <w:ind w:left="6"/>
              <w:rPr>
                <w:rFonts w:ascii="Courier New" w:hAnsi="Courier New" w:cs="Courier New"/>
              </w:rPr>
            </w:pPr>
            <w:r w:rsidRPr="00762456">
              <w:rPr>
                <w:rFonts w:ascii="Courier New" w:hAnsi="Courier New" w:cs="Courier New"/>
              </w:rPr>
              <w:t xml:space="preserve">} </w:t>
            </w:r>
            <w:r w:rsidRPr="005A236A">
              <w:rPr>
                <w:rFonts w:ascii="Courier New" w:hAnsi="Courier New" w:cs="Courier New"/>
                <w:b/>
              </w:rPr>
              <w:t>catch</w:t>
            </w:r>
            <w:r w:rsidRPr="00762456">
              <w:rPr>
                <w:rFonts w:ascii="Courier New" w:hAnsi="Courier New" w:cs="Courier New"/>
              </w:rPr>
              <w:t xml:space="preserve"> (Exception $</w:t>
            </w:r>
            <w:r w:rsidRPr="005A236A">
              <w:rPr>
                <w:rFonts w:ascii="Courier New" w:hAnsi="Courier New" w:cs="Courier New"/>
                <w:b/>
                <w:color w:val="0000FF"/>
              </w:rPr>
              <w:t>e</w:t>
            </w:r>
            <w:r w:rsidRPr="00762456">
              <w:rPr>
                <w:rFonts w:ascii="Courier New" w:hAnsi="Courier New" w:cs="Courier New"/>
              </w:rPr>
              <w:t>) {</w:t>
            </w:r>
          </w:p>
          <w:p w:rsidR="00762456" w:rsidRPr="00762456" w:rsidRDefault="00762456" w:rsidP="00762456">
            <w:pPr>
              <w:pStyle w:val="sp"/>
              <w:spacing w:before="0" w:after="0"/>
              <w:ind w:left="6"/>
              <w:rPr>
                <w:rFonts w:ascii="Courier New" w:hAnsi="Courier New" w:cs="Courier New"/>
              </w:rPr>
            </w:pPr>
            <w:r>
              <w:rPr>
                <w:rFonts w:ascii="Courier New" w:hAnsi="Courier New" w:cs="Courier New"/>
              </w:rPr>
              <w:t xml:space="preserve">    </w:t>
            </w:r>
            <w:r w:rsidRPr="00915B1B">
              <w:rPr>
                <w:rFonts w:ascii="Courier New" w:hAnsi="Courier New" w:cs="Courier New"/>
                <w:b/>
              </w:rPr>
              <w:t>echo</w:t>
            </w:r>
            <w:r w:rsidRPr="00762456">
              <w:rPr>
                <w:rFonts w:ascii="Courier New" w:hAnsi="Courier New" w:cs="Courier New"/>
              </w:rPr>
              <w:t xml:space="preserve"> $</w:t>
            </w:r>
            <w:r w:rsidRPr="00915B1B">
              <w:rPr>
                <w:rFonts w:ascii="Courier New" w:hAnsi="Courier New" w:cs="Courier New"/>
                <w:b/>
                <w:color w:val="0000FF"/>
              </w:rPr>
              <w:t>e</w:t>
            </w:r>
            <w:r w:rsidRPr="00762456">
              <w:rPr>
                <w:rFonts w:ascii="Courier New" w:hAnsi="Courier New" w:cs="Courier New"/>
              </w:rPr>
              <w:t>-&gt;getMessage();</w:t>
            </w:r>
          </w:p>
          <w:p w:rsidR="00762456" w:rsidRDefault="00762456" w:rsidP="00762456">
            <w:pPr>
              <w:pStyle w:val="sp"/>
              <w:spacing w:before="0" w:after="0"/>
              <w:ind w:left="6"/>
              <w:rPr>
                <w:rFonts w:ascii="Courier New" w:hAnsi="Courier New" w:cs="Courier New"/>
              </w:rPr>
            </w:pPr>
            <w:r w:rsidRPr="00762456">
              <w:rPr>
                <w:rFonts w:ascii="Courier New" w:hAnsi="Courier New" w:cs="Courier New"/>
              </w:rPr>
              <w:t>}</w:t>
            </w:r>
          </w:p>
          <w:p w:rsidR="008D577A" w:rsidRDefault="008D577A" w:rsidP="00762456">
            <w:pPr>
              <w:pStyle w:val="sp"/>
              <w:spacing w:before="0" w:after="0"/>
              <w:ind w:left="6"/>
            </w:pPr>
          </w:p>
        </w:tc>
      </w:tr>
    </w:tbl>
    <w:p w:rsidR="00762456" w:rsidRPr="00762456" w:rsidRDefault="00762456" w:rsidP="00762456">
      <w:pPr>
        <w:pStyle w:val="sp"/>
      </w:pPr>
    </w:p>
    <w:sectPr w:rsidR="00762456" w:rsidRPr="00762456" w:rsidSect="00A6367E">
      <w:pgSz w:w="12240" w:h="15840" w:code="1"/>
      <w:pgMar w:top="1440" w:right="1080" w:bottom="1440" w:left="1080" w:header="360" w:footer="0" w:gutter="0"/>
      <w:cols w:space="720"/>
      <w:docGrid w:linePitch="27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David McKenna" w:date="2014-03-11T08:08:00Z" w:initials="DM">
    <w:p w:rsidR="006E5F49" w:rsidRDefault="006E5F49">
      <w:pPr>
        <w:pStyle w:val="CommentText"/>
      </w:pPr>
      <w:r>
        <w:rPr>
          <w:rStyle w:val="CommentReference"/>
        </w:rPr>
        <w:annotationRef/>
      </w:r>
      <w:r>
        <w:t>From product management: just needs to be called “API Portal”</w:t>
      </w:r>
    </w:p>
  </w:comment>
  <w:comment w:id="50" w:author="David McKenna" w:date="2014-03-11T08:09:00Z" w:initials="DM">
    <w:p w:rsidR="006E5F49" w:rsidRDefault="006E5F49">
      <w:pPr>
        <w:pStyle w:val="CommentText"/>
      </w:pPr>
      <w:r>
        <w:rPr>
          <w:rStyle w:val="CommentReference"/>
        </w:rPr>
        <w:annotationRef/>
      </w:r>
      <w:r>
        <w:t>Final delivery must include documentation and guide on how to set the above items up etc.</w:t>
      </w:r>
    </w:p>
  </w:comment>
  <w:comment w:id="56" w:author="David McKenna" w:date="2014-03-11T08:45:00Z" w:initials="DM">
    <w:p w:rsidR="006E5F49" w:rsidRDefault="006E5F49">
      <w:pPr>
        <w:pStyle w:val="CommentText"/>
      </w:pPr>
      <w:r>
        <w:rPr>
          <w:rStyle w:val="CommentReference"/>
        </w:rPr>
        <w:annotationRef/>
      </w:r>
      <w:r>
        <w:t>These assumptions are a little off the mark – it might be useful to actually register in a competitors API Portal and see the capability  that is provided, for example look at the Marvel comics one It is really all about application management and not user management. User management is just providing access control to the application management</w:t>
      </w:r>
    </w:p>
  </w:comment>
  <w:comment w:id="57" w:author="ynedelchev" w:date="2014-03-11T14:24:00Z" w:initials="yn">
    <w:p w:rsidR="006E5F49" w:rsidRDefault="006E5F49">
      <w:pPr>
        <w:pStyle w:val="CommentText"/>
      </w:pPr>
      <w:r>
        <w:rPr>
          <w:rStyle w:val="CommentReference"/>
        </w:rPr>
        <w:annotationRef/>
      </w:r>
    </w:p>
    <w:p w:rsidR="006E5F49" w:rsidRDefault="006E5F49">
      <w:pPr>
        <w:pStyle w:val="CommentText"/>
      </w:pPr>
      <w:r>
        <w:t xml:space="preserve">OK. Seems like we have to have Create, Update, Delete for Applications, but we are missing something fundamental here. </w:t>
      </w:r>
    </w:p>
    <w:p w:rsidR="006E5F49" w:rsidRDefault="006E5F49">
      <w:pPr>
        <w:pStyle w:val="CommentText"/>
      </w:pPr>
    </w:p>
    <w:p w:rsidR="006E5F49" w:rsidRDefault="006E5F49">
      <w:pPr>
        <w:pStyle w:val="CommentText"/>
      </w:pPr>
      <w:r>
        <w:t xml:space="preserve">In my understanding, applications are just way to group APIs.  Then the administrator can give certain rights to a given application. </w:t>
      </w:r>
    </w:p>
    <w:p w:rsidR="006E5F49" w:rsidRDefault="006E5F49">
      <w:pPr>
        <w:pStyle w:val="CommentText"/>
      </w:pPr>
    </w:p>
    <w:p w:rsidR="006E5F49" w:rsidRDefault="006E5F49">
      <w:pPr>
        <w:pStyle w:val="CommentText"/>
      </w:pPr>
      <w:r>
        <w:t>If that is the case, then why end users would even need to create applications?</w:t>
      </w:r>
    </w:p>
  </w:comment>
  <w:comment w:id="58" w:author="ynedelchev" w:date="2014-03-12T13:46:00Z" w:initials="yn">
    <w:p w:rsidR="008A7E60" w:rsidRDefault="008A7E60">
      <w:pPr>
        <w:pStyle w:val="CommentText"/>
      </w:pPr>
      <w:r>
        <w:rPr>
          <w:rStyle w:val="CommentReference"/>
        </w:rPr>
        <w:annotationRef/>
      </w:r>
      <w:r>
        <w:t>After discussion from yesterday: support for create/update/delete of applications is necessary.</w:t>
      </w:r>
    </w:p>
    <w:p w:rsidR="008A7E60" w:rsidRDefault="008A7E60">
      <w:pPr>
        <w:pStyle w:val="CommentText"/>
      </w:pPr>
    </w:p>
    <w:p w:rsidR="008A7E60" w:rsidRDefault="008A7E60">
      <w:pPr>
        <w:pStyle w:val="CommentText"/>
      </w:pPr>
      <w:proofErr w:type="spellStart"/>
      <w:r>
        <w:t>Manageing</w:t>
      </w:r>
      <w:proofErr w:type="spellEnd"/>
      <w:r>
        <w:t xml:space="preserve"> organizations is not necessary, however it should be </w:t>
      </w:r>
      <w:proofErr w:type="spellStart"/>
      <w:r>
        <w:t>po</w:t>
      </w:r>
      <w:proofErr w:type="spellEnd"/>
    </w:p>
  </w:comment>
  <w:comment w:id="69" w:author="David McKenna" w:date="2014-03-11T08:21:00Z" w:initials="DM">
    <w:p w:rsidR="006E5F49" w:rsidRDefault="006E5F49">
      <w:pPr>
        <w:pStyle w:val="CommentText"/>
      </w:pPr>
      <w:r>
        <w:rPr>
          <w:rStyle w:val="CommentReference"/>
        </w:rPr>
        <w:annotationRef/>
      </w:r>
      <w:r>
        <w:t xml:space="preserve">We don’t need to provide Admin functionality for “Axway” based pages – we can use </w:t>
      </w:r>
      <w:proofErr w:type="spellStart"/>
      <w:r>
        <w:t>config</w:t>
      </w:r>
      <w:proofErr w:type="spellEnd"/>
      <w:r>
        <w:t xml:space="preserve"> files for this in the first </w:t>
      </w:r>
      <w:proofErr w:type="spellStart"/>
      <w:r>
        <w:t>release.If</w:t>
      </w:r>
      <w:proofErr w:type="spellEnd"/>
      <w:r>
        <w:t xml:space="preserve"> </w:t>
      </w:r>
      <w:proofErr w:type="spellStart"/>
      <w:r>
        <w:t>Joomla</w:t>
      </w:r>
      <w:proofErr w:type="spellEnd"/>
      <w:r>
        <w:t xml:space="preserve"> </w:t>
      </w:r>
      <w:proofErr w:type="spellStart"/>
      <w:r>
        <w:t>plugin</w:t>
      </w:r>
      <w:proofErr w:type="spellEnd"/>
      <w:r>
        <w:t xml:space="preserve"> for forum / blog has admin pages then that’s fine</w:t>
      </w:r>
    </w:p>
  </w:comment>
  <w:comment w:id="70" w:author="ynedelchev" w:date="2014-03-12T13:53:00Z" w:initials="yn">
    <w:p w:rsidR="006E5F49" w:rsidRDefault="006E5F49">
      <w:pPr>
        <w:pStyle w:val="CommentText"/>
      </w:pPr>
      <w:r>
        <w:rPr>
          <w:rStyle w:val="CommentReference"/>
        </w:rPr>
        <w:annotationRef/>
      </w:r>
    </w:p>
    <w:p w:rsidR="006E5F49" w:rsidRDefault="006E5F49">
      <w:pPr>
        <w:pStyle w:val="CommentText"/>
      </w:pPr>
      <w:r>
        <w:t xml:space="preserve">That configuration could be either just plain configuration file or some nice configuration that will be visible in the </w:t>
      </w:r>
      <w:proofErr w:type="spellStart"/>
      <w:r>
        <w:t>Joomla</w:t>
      </w:r>
      <w:proofErr w:type="spellEnd"/>
      <w:r>
        <w:t xml:space="preserve"> admin UI.</w:t>
      </w:r>
    </w:p>
    <w:p w:rsidR="006E5F49" w:rsidRDefault="006E5F49">
      <w:pPr>
        <w:pStyle w:val="CommentText"/>
      </w:pPr>
    </w:p>
    <w:p w:rsidR="006E5F49" w:rsidRDefault="006E5F49">
      <w:pPr>
        <w:pStyle w:val="CommentText"/>
      </w:pPr>
      <w:r>
        <w:t xml:space="preserve">More or less we already learned how to add new configuration UI in the </w:t>
      </w:r>
      <w:proofErr w:type="spellStart"/>
      <w:r>
        <w:t>Joomla</w:t>
      </w:r>
      <w:proofErr w:type="spellEnd"/>
      <w:r>
        <w:t xml:space="preserve"> admin UI for a specific module.</w:t>
      </w:r>
    </w:p>
    <w:p w:rsidR="006E5F49" w:rsidRDefault="006E5F49">
      <w:pPr>
        <w:pStyle w:val="CommentText"/>
      </w:pPr>
      <w:r>
        <w:t>However if we face difficulties, we will fall</w:t>
      </w:r>
      <w:r w:rsidR="00BA1959">
        <w:t>-</w:t>
      </w:r>
      <w:r>
        <w:t>back to configuration files.</w:t>
      </w:r>
    </w:p>
    <w:p w:rsidR="006E5F49" w:rsidRDefault="006E5F49">
      <w:pPr>
        <w:pStyle w:val="CommentText"/>
      </w:pPr>
    </w:p>
  </w:comment>
  <w:comment w:id="71" w:author="ynedelchev" w:date="2014-03-11T14:33:00Z" w:initials="yn">
    <w:p w:rsidR="006E5F49" w:rsidRDefault="006E5F49">
      <w:pPr>
        <w:pStyle w:val="CommentText"/>
      </w:pPr>
      <w:r>
        <w:rPr>
          <w:rStyle w:val="CommentReference"/>
        </w:rPr>
        <w:annotationRef/>
      </w:r>
    </w:p>
    <w:p w:rsidR="006E5F49" w:rsidRDefault="006E5F49">
      <w:pPr>
        <w:pStyle w:val="CommentText"/>
      </w:pPr>
      <w:r>
        <w:t xml:space="preserve">Comes out of the box in </w:t>
      </w:r>
      <w:proofErr w:type="spellStart"/>
      <w:r>
        <w:t>Joomla</w:t>
      </w:r>
      <w:proofErr w:type="spellEnd"/>
      <w:r>
        <w:t>.</w:t>
      </w:r>
    </w:p>
  </w:comment>
  <w:comment w:id="76" w:author="David McKenna" w:date="2014-03-11T08:26:00Z" w:initials="DM">
    <w:p w:rsidR="006E5F49" w:rsidRDefault="006E5F49">
      <w:pPr>
        <w:pStyle w:val="CommentText"/>
      </w:pPr>
      <w:r>
        <w:rPr>
          <w:rStyle w:val="CommentReference"/>
        </w:rPr>
        <w:annotationRef/>
      </w:r>
      <w:r>
        <w:t>No workflow here – what about emails been sent etc.</w:t>
      </w:r>
    </w:p>
  </w:comment>
  <w:comment w:id="78" w:author="David McKenna" w:date="2014-03-11T08:27:00Z" w:initials="DM">
    <w:p w:rsidR="006E5F49" w:rsidRDefault="006E5F49">
      <w:pPr>
        <w:pStyle w:val="CommentText"/>
      </w:pPr>
      <w:r>
        <w:rPr>
          <w:rStyle w:val="CommentReference"/>
        </w:rPr>
        <w:annotationRef/>
      </w:r>
      <w:r>
        <w:t>Upon successful login where does the application dev end up? What page? No mention of forget password etc.</w:t>
      </w:r>
    </w:p>
  </w:comment>
  <w:comment w:id="82" w:author="David McKenna" w:date="2014-03-11T08:30:00Z" w:initials="DM">
    <w:p w:rsidR="006E5F49" w:rsidRDefault="006E5F49">
      <w:pPr>
        <w:pStyle w:val="CommentText"/>
      </w:pPr>
      <w:r>
        <w:rPr>
          <w:rStyle w:val="CommentReference"/>
        </w:rPr>
        <w:annotationRef/>
      </w:r>
      <w:r>
        <w:t>Will it be possible to get a read-only view of the APIs without having to login?</w:t>
      </w:r>
    </w:p>
  </w:comment>
  <w:comment w:id="83" w:author="ynedelchev" w:date="2014-03-11T17:09:00Z" w:initials="yn">
    <w:p w:rsidR="006E5F49" w:rsidRDefault="006E5F49">
      <w:pPr>
        <w:pStyle w:val="CommentText"/>
      </w:pPr>
      <w:r>
        <w:rPr>
          <w:rStyle w:val="CommentReference"/>
        </w:rPr>
        <w:annotationRef/>
      </w:r>
      <w:r>
        <w:t xml:space="preserve">Without being logged in, the Partner Developer will see just the login page together with maybe just some </w:t>
      </w:r>
      <w:r w:rsidR="003F5F2E">
        <w:t xml:space="preserve">information pages describing the purpose of the site. </w:t>
      </w:r>
    </w:p>
    <w:p w:rsidR="003F5F2E" w:rsidRDefault="003F5F2E">
      <w:pPr>
        <w:pStyle w:val="CommentText"/>
      </w:pPr>
    </w:p>
    <w:p w:rsidR="003F5F2E" w:rsidRDefault="003F5F2E">
      <w:pPr>
        <w:pStyle w:val="CommentText"/>
      </w:pPr>
      <w:r>
        <w:t>That is consistent with the existing API Portal.</w:t>
      </w:r>
    </w:p>
    <w:p w:rsidR="003F5F2E" w:rsidRDefault="003F5F2E">
      <w:pPr>
        <w:pStyle w:val="CommentText"/>
      </w:pPr>
    </w:p>
    <w:p w:rsidR="003F5F2E" w:rsidRDefault="003F5F2E">
      <w:pPr>
        <w:pStyle w:val="CommentText"/>
      </w:pPr>
      <w:r>
        <w:t>But please let us know if you want that some pages be public and not require authentication.</w:t>
      </w:r>
    </w:p>
    <w:p w:rsidR="003F5F2E" w:rsidRDefault="003F5F2E">
      <w:pPr>
        <w:pStyle w:val="CommentText"/>
      </w:pPr>
      <w:r>
        <w:t xml:space="preserve">Maybe blogs and/or forums. </w:t>
      </w:r>
    </w:p>
    <w:p w:rsidR="003F5F2E" w:rsidRDefault="003F5F2E">
      <w:pPr>
        <w:pStyle w:val="CommentText"/>
      </w:pPr>
      <w:r>
        <w:t>We have to see if that is possible.</w:t>
      </w:r>
    </w:p>
  </w:comment>
  <w:comment w:id="81" w:author="ynedelchev" w:date="2014-03-12T14:07:00Z" w:initials="yn">
    <w:p w:rsidR="001D70A2" w:rsidRDefault="001D70A2">
      <w:pPr>
        <w:pStyle w:val="CommentText"/>
      </w:pPr>
      <w:r>
        <w:rPr>
          <w:rStyle w:val="CommentReference"/>
        </w:rPr>
        <w:annotationRef/>
      </w:r>
    </w:p>
    <w:p w:rsidR="001D70A2" w:rsidRDefault="001D70A2">
      <w:pPr>
        <w:pStyle w:val="CommentText"/>
      </w:pPr>
      <w:r>
        <w:t xml:space="preserve">After yesterday meeting, David Mckenna brought this topic to the attention of Jeremy </w:t>
      </w:r>
      <w:proofErr w:type="spellStart"/>
      <w:r>
        <w:t>Westerman</w:t>
      </w:r>
      <w:proofErr w:type="spellEnd"/>
      <w:r>
        <w:t xml:space="preserve"> (PM) and he got to the agreement that for first release of the API portal it is fine to restrict access to only people who have a valid login.</w:t>
      </w:r>
    </w:p>
    <w:p w:rsidR="001D70A2" w:rsidRDefault="001D70A2">
      <w:pPr>
        <w:pStyle w:val="CommentText"/>
      </w:pPr>
    </w:p>
  </w:comment>
  <w:comment w:id="84" w:author="David McKenna" w:date="2014-03-12T14:08:00Z" w:initials="DM">
    <w:p w:rsidR="001D70A2" w:rsidRDefault="001D70A2" w:rsidP="001D70A2">
      <w:pPr>
        <w:pStyle w:val="CommentText"/>
      </w:pPr>
      <w:r>
        <w:rPr>
          <w:rStyle w:val="CommentReference"/>
        </w:rPr>
        <w:annotationRef/>
      </w:r>
      <w:r>
        <w:t>But catalog before the testing page in the doc as this is flow the user will see</w:t>
      </w:r>
    </w:p>
  </w:comment>
  <w:comment w:id="85" w:author="David McKenna" w:date="2014-03-12T14:08:00Z" w:initials="DM">
    <w:p w:rsidR="001D70A2" w:rsidRDefault="001D70A2" w:rsidP="001D70A2">
      <w:pPr>
        <w:pStyle w:val="CommentText"/>
      </w:pPr>
      <w:r>
        <w:rPr>
          <w:rStyle w:val="CommentReference"/>
        </w:rPr>
        <w:annotationRef/>
      </w:r>
      <w:r>
        <w:t>FYI “</w:t>
      </w:r>
      <w:proofErr w:type="spellStart"/>
      <w:r>
        <w:t>Availablity</w:t>
      </w:r>
      <w:proofErr w:type="spellEnd"/>
      <w:r>
        <w:t>” data can be stored / retrieved via tags that can be added to an API (7.3 feature)</w:t>
      </w:r>
    </w:p>
  </w:comment>
  <w:comment w:id="118" w:author="David McKenna" w:date="2014-03-11T08:33:00Z" w:initials="DM">
    <w:p w:rsidR="006E5F49" w:rsidRDefault="006E5F49">
      <w:pPr>
        <w:pStyle w:val="CommentText"/>
      </w:pPr>
      <w:r>
        <w:rPr>
          <w:rStyle w:val="CommentReference"/>
        </w:rPr>
        <w:annotationRef/>
      </w:r>
      <w:r>
        <w:t xml:space="preserve">FYI. Current API Portal uses </w:t>
      </w:r>
      <w:proofErr w:type="spellStart"/>
      <w:r>
        <w:t>Highcharts</w:t>
      </w:r>
      <w:proofErr w:type="spellEnd"/>
      <w:r>
        <w:t xml:space="preserve"> to render metrics for monitoring</w:t>
      </w:r>
    </w:p>
  </w:comment>
  <w:comment w:id="129" w:author="ynedelchev" w:date="2014-03-12T14:28:00Z" w:initials="yn">
    <w:p w:rsidR="001D70A2" w:rsidRDefault="001D70A2">
      <w:pPr>
        <w:pStyle w:val="CommentText"/>
      </w:pPr>
      <w:r>
        <w:rPr>
          <w:rStyle w:val="CommentReference"/>
        </w:rPr>
        <w:annotationRef/>
      </w:r>
      <w:r>
        <w:t>Merged with the application edit use case.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5E71" w:rsidRDefault="009F5E71" w:rsidP="00E414F4">
      <w:r>
        <w:separator/>
      </w:r>
    </w:p>
    <w:p w:rsidR="009F5E71" w:rsidRDefault="009F5E71" w:rsidP="00E414F4"/>
    <w:p w:rsidR="009F5E71" w:rsidRDefault="009F5E71" w:rsidP="00E414F4"/>
  </w:endnote>
  <w:endnote w:type="continuationSeparator" w:id="0">
    <w:p w:rsidR="009F5E71" w:rsidRDefault="009F5E71" w:rsidP="00E414F4">
      <w:r>
        <w:continuationSeparator/>
      </w:r>
    </w:p>
    <w:p w:rsidR="009F5E71" w:rsidRDefault="009F5E71" w:rsidP="00E414F4"/>
    <w:p w:rsidR="009F5E71" w:rsidRDefault="009F5E71" w:rsidP="00E414F4"/>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Verdana">
    <w:panose1 w:val="020B0604030504040204"/>
    <w:charset w:val="CC"/>
    <w:family w:val="swiss"/>
    <w:pitch w:val="variable"/>
    <w:sig w:usb0="A1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Eras Medium ITC">
    <w:panose1 w:val="020B0602030504020804"/>
    <w:charset w:val="00"/>
    <w:family w:val="swiss"/>
    <w:pitch w:val="variable"/>
    <w:sig w:usb0="00000003" w:usb1="00000000" w:usb2="00000000" w:usb3="00000000" w:csb0="00000001" w:csb1="00000000"/>
  </w:font>
  <w:font w:name="Eras Light ITC">
    <w:panose1 w:val="020B0402030504020804"/>
    <w:charset w:val="00"/>
    <w:family w:val="swiss"/>
    <w:pitch w:val="variable"/>
    <w:sig w:usb0="00000003" w:usb1="00000000" w:usb2="00000000" w:usb3="00000000" w:csb0="00000001" w:csb1="00000000"/>
  </w:font>
  <w:font w:name="Square721 Ex BT">
    <w:altName w:val="Arial"/>
    <w:charset w:val="00"/>
    <w:family w:val="swiss"/>
    <w:pitch w:val="variable"/>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F49" w:rsidRDefault="00A776A3" w:rsidP="00E414F4">
    <w:pPr>
      <w:pStyle w:val="Footer"/>
      <w:rPr>
        <w:rStyle w:val="PageNumber"/>
      </w:rPr>
    </w:pPr>
    <w:r>
      <w:rPr>
        <w:rStyle w:val="PageNumber"/>
      </w:rPr>
      <w:fldChar w:fldCharType="begin"/>
    </w:r>
    <w:r w:rsidR="006E5F49">
      <w:rPr>
        <w:rStyle w:val="PageNumber"/>
      </w:rPr>
      <w:instrText xml:space="preserve">PAGE  </w:instrText>
    </w:r>
    <w:r>
      <w:rPr>
        <w:rStyle w:val="PageNumber"/>
      </w:rPr>
      <w:fldChar w:fldCharType="end"/>
    </w:r>
  </w:p>
  <w:p w:rsidR="006E5F49" w:rsidRDefault="006E5F49" w:rsidP="00E414F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F49" w:rsidRDefault="00A776A3" w:rsidP="00E414F4">
    <w:pPr>
      <w:pStyle w:val="Footer"/>
    </w:pPr>
    <w:r w:rsidRPr="00A776A3">
      <w:rPr>
        <w:noProof/>
        <w:lang w:val="en-IE" w:eastAsia="en-IE"/>
      </w:rPr>
      <w:pict>
        <v:shapetype id="_x0000_t202" coordsize="21600,21600" o:spt="202" path="m,l,21600r21600,l21600,xe">
          <v:stroke joinstyle="miter"/>
          <v:path gradientshapeok="t" o:connecttype="rect"/>
        </v:shapetype>
        <v:shape id="Text Box 40" o:spid="_x0000_s4108" type="#_x0000_t202" style="position:absolute;margin-left:23.3pt;margin-top:794.15pt;width:115.9pt;height:25.1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" filled="f" stroked="f" strokecolor="red">
          <v:textbox>
            <w:txbxContent>
              <w:p w:rsidR="006E5F49" w:rsidRPr="006C4816" w:rsidRDefault="006E5F49" w:rsidP="00E414F4"/>
            </w:txbxContent>
          </v:textbox>
          <w10:wrap anchorx="page" anchory="page"/>
          <w10:anchorlock/>
        </v:shape>
      </w:pict>
    </w:r>
    <w:r w:rsidRPr="00A776A3">
      <w:rPr>
        <w:noProof/>
        <w:lang w:val="en-IE" w:eastAsia="en-IE"/>
      </w:rPr>
      <w:pict>
        <v:rect id="Rectangle 7" o:spid="_x0000_s4107" style="position:absolute;margin-left:28.35pt;margin-top:796.65pt;width:180pt;height:9pt;z-index:2516515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" fillcolor="gray" stroked="f" strokecolor="#030">
          <w10:wrap anchorx="page" anchory="page"/>
          <w10:anchorlock/>
        </v:rect>
      </w:pict>
    </w:r>
    <w:r w:rsidRPr="00A776A3">
      <w:rPr>
        <w:noProof/>
        <w:lang w:val="en-IE" w:eastAsia="en-IE"/>
      </w:rPr>
      <w:pict>
        <v:rect id="Rectangle 8" o:spid="_x0000_s4106" style="position:absolute;margin-left:207.3pt;margin-top:796.65pt;width:5in;height:9pt;z-index:2516536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" fillcolor="#c00" stroked="f">
          <w10:wrap anchorx="page" anchory="page"/>
          <w10:anchorlock/>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843" w:type="dxa"/>
      <w:tblInd w:w="-781" w:type="dxa"/>
      <w:tblCellMar>
        <w:left w:w="70" w:type="dxa"/>
        <w:right w:w="70" w:type="dxa"/>
      </w:tblCellMar>
      <w:tblLook w:val="0000"/>
    </w:tblPr>
    <w:tblGrid>
      <w:gridCol w:w="3545"/>
      <w:gridCol w:w="6306"/>
      <w:gridCol w:w="992"/>
    </w:tblGrid>
    <w:tr w:rsidR="006E5F49">
      <w:trPr>
        <w:trHeight w:val="284"/>
      </w:trPr>
      <w:tc>
        <w:tcPr>
          <w:tcW w:w="3545" w:type="dxa"/>
          <w:vAlign w:val="center"/>
        </w:tcPr>
        <w:p w:rsidR="006E5F49" w:rsidRDefault="006E5F49" w:rsidP="004A4694">
          <w:pPr>
            <w:pStyle w:val="FooterStyle"/>
          </w:pPr>
        </w:p>
      </w:tc>
      <w:tc>
        <w:tcPr>
          <w:tcW w:w="6306" w:type="dxa"/>
          <w:vAlign w:val="center"/>
        </w:tcPr>
        <w:p w:rsidR="006E5F49" w:rsidRDefault="006E5F49" w:rsidP="00AC454E">
          <w:pPr>
            <w:pStyle w:val="FooterStyle"/>
          </w:pPr>
        </w:p>
      </w:tc>
      <w:tc>
        <w:tcPr>
          <w:tcW w:w="992" w:type="dxa"/>
          <w:vAlign w:val="center"/>
        </w:tcPr>
        <w:p w:rsidR="006E5F49" w:rsidRDefault="006E5F49" w:rsidP="00E414F4">
          <w:pPr>
            <w:pStyle w:val="Footer"/>
          </w:pPr>
        </w:p>
      </w:tc>
    </w:tr>
  </w:tbl>
  <w:p w:rsidR="006E5F49" w:rsidRDefault="006E5F49" w:rsidP="00E414F4">
    <w:pPr>
      <w:pStyle w:val="Footer"/>
    </w:pPr>
  </w:p>
  <w:p w:rsidR="006E5F49" w:rsidRDefault="00A776A3" w:rsidP="00E414F4">
    <w:pPr>
      <w:pStyle w:val="Footer"/>
    </w:pPr>
    <w:r w:rsidRPr="00A776A3">
      <w:rPr>
        <w:noProof/>
        <w:lang w:val="en-IE" w:eastAsia="en-IE"/>
      </w:rPr>
      <w:pict>
        <v:rect id="Rectangle 30" o:spid="_x0000_s4105" style="position:absolute;margin-left:208pt;margin-top:795.15pt;width:5in;height:9pt;z-index:251657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" fillcolor="#c00" stroked="f">
          <w10:wrap anchorx="page" anchory="page"/>
          <w10:anchorlock/>
        </v:rect>
      </w:pict>
    </w:r>
    <w:r w:rsidRPr="00A776A3">
      <w:rPr>
        <w:noProof/>
        <w:lang w:val="en-IE" w:eastAsia="en-IE"/>
      </w:rPr>
      <w:pict>
        <v:rect id="Rectangle 29" o:spid="_x0000_s4104" style="position:absolute;margin-left:28.05pt;margin-top:795.15pt;width:180pt;height: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" fillcolor="gray" stroked="f">
          <w10:wrap anchorx="page" anchory="page"/>
        </v:rect>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F49" w:rsidRDefault="00A776A3">
    <w:pPr>
      <w:pStyle w:val="DocRef"/>
      <w:tabs>
        <w:tab w:val="left" w:pos="980"/>
      </w:tabs>
    </w:pPr>
    <w:r w:rsidRPr="00A776A3">
      <w:rPr>
        <w:noProof/>
        <w:lang w:val="en-IE" w:eastAsia="en-IE"/>
      </w:rPr>
      <w:pict>
        <v:rect id="Rectangle 10" o:spid="_x0000_s4103" style="position:absolute;margin-left:28.35pt;margin-top:796.65pt;width:180pt;height:9pt;z-index:2516546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" fillcolor="gray" stroked="f">
          <w10:wrap anchorx="page" anchory="page"/>
        </v:rect>
      </w:pict>
    </w:r>
    <w:r w:rsidRPr="00A776A3">
      <w:rPr>
        <w:noProof/>
        <w:lang w:val="en-IE" w:eastAsia="en-IE"/>
      </w:rPr>
      <w:pict>
        <v:rect id="Rectangle 12" o:spid="_x0000_s4102" style="position:absolute;margin-left:207.25pt;margin-top:796.65pt;width:5in;height:9pt;z-index:251655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" fillcolor="#c00" stroked="f">
          <w10:wrap anchorx="page" anchory="page"/>
          <w10:anchorlock/>
        </v:rect>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6609" w:type="dxa"/>
      <w:tblInd w:w="-781" w:type="dxa"/>
      <w:tblCellMar>
        <w:left w:w="70" w:type="dxa"/>
        <w:right w:w="70" w:type="dxa"/>
      </w:tblCellMar>
      <w:tblLook w:val="0000"/>
    </w:tblPr>
    <w:tblGrid>
      <w:gridCol w:w="10031"/>
      <w:gridCol w:w="5574"/>
      <w:gridCol w:w="1004"/>
    </w:tblGrid>
    <w:tr w:rsidR="006E5F49" w:rsidTr="007B3727">
      <w:trPr>
        <w:trHeight w:val="488"/>
      </w:trPr>
      <w:tc>
        <w:tcPr>
          <w:tcW w:w="10031" w:type="dxa"/>
          <w:vAlign w:val="center"/>
        </w:tcPr>
        <w:p w:rsidR="006E5F49" w:rsidRPr="007E21A7" w:rsidRDefault="006E5F49" w:rsidP="007E21A7">
          <w:pPr>
            <w:pStyle w:val="FooterStyle"/>
            <w:ind w:left="331"/>
            <w:rPr>
              <w:rFonts w:asciiTheme="majorHAnsi" w:hAnsiTheme="majorHAnsi"/>
              <w:sz w:val="22"/>
              <w:szCs w:val="22"/>
            </w:rPr>
          </w:pPr>
          <w:r w:rsidRPr="007E21A7">
            <w:rPr>
              <w:rFonts w:asciiTheme="majorHAnsi" w:hAnsiTheme="majorHAnsi"/>
              <w:sz w:val="22"/>
              <w:szCs w:val="22"/>
            </w:rPr>
            <w:t xml:space="preserve">System  Design Specification – </w:t>
          </w:r>
          <w:r>
            <w:rPr>
              <w:rFonts w:asciiTheme="majorHAnsi" w:hAnsiTheme="majorHAnsi"/>
              <w:sz w:val="22"/>
              <w:szCs w:val="22"/>
            </w:rPr>
            <w:t>API Developer Portal</w:t>
          </w:r>
          <w:r w:rsidRPr="007E21A7">
            <w:rPr>
              <w:rFonts w:asciiTheme="majorHAnsi" w:hAnsiTheme="majorHAnsi"/>
              <w:sz w:val="22"/>
              <w:szCs w:val="22"/>
            </w:rPr>
            <w:t xml:space="preserve">      </w:t>
          </w:r>
        </w:p>
      </w:tc>
      <w:tc>
        <w:tcPr>
          <w:tcW w:w="5574" w:type="dxa"/>
          <w:vAlign w:val="center"/>
        </w:tcPr>
        <w:p w:rsidR="006E5F49" w:rsidRDefault="006E5F49" w:rsidP="00E50F26">
          <w:pPr>
            <w:pStyle w:val="FooterStyle"/>
          </w:pPr>
          <w:r>
            <w:rPr>
              <w:color w:val="7F7F7F"/>
              <w:spacing w:val="60"/>
            </w:rPr>
            <w:t>Page</w:t>
          </w:r>
          <w:r>
            <w:t xml:space="preserve"> | </w:t>
          </w:r>
          <w:r w:rsidR="00A776A3" w:rsidRPr="00A776A3">
            <w:fldChar w:fldCharType="begin"/>
          </w:r>
          <w:r>
            <w:instrText xml:space="preserve"> PAGE   \* MERGEFORMAT </w:instrText>
          </w:r>
          <w:r w:rsidR="00A776A3" w:rsidRPr="00A776A3">
            <w:fldChar w:fldCharType="separate"/>
          </w:r>
          <w:r w:rsidR="00A97DFD" w:rsidRPr="00A97DFD">
            <w:rPr>
              <w:b/>
              <w:noProof/>
            </w:rPr>
            <w:t>4</w:t>
          </w:r>
          <w:r w:rsidR="00A776A3">
            <w:rPr>
              <w:b/>
              <w:noProof/>
            </w:rPr>
            <w:fldChar w:fldCharType="end"/>
          </w:r>
          <w:r>
            <w:t xml:space="preserve">       </w:t>
          </w:r>
        </w:p>
      </w:tc>
      <w:tc>
        <w:tcPr>
          <w:tcW w:w="1004" w:type="dxa"/>
          <w:vAlign w:val="center"/>
        </w:tcPr>
        <w:p w:rsidR="006E5F49" w:rsidRDefault="00A776A3" w:rsidP="00E414F4">
          <w:pPr>
            <w:pStyle w:val="Footer"/>
            <w:rPr>
              <w:rFonts w:ascii="Arial" w:hAnsi="Arial" w:cs="Arial"/>
            </w:rPr>
          </w:pPr>
          <w:r>
            <w:rPr>
              <w:rStyle w:val="PageNumber"/>
            </w:rPr>
            <w:fldChar w:fldCharType="begin"/>
          </w:r>
          <w:r w:rsidR="006E5F49">
            <w:rPr>
              <w:rStyle w:val="PageNumber"/>
            </w:rPr>
            <w:instrText xml:space="preserve"> PAGE </w:instrText>
          </w:r>
          <w:r>
            <w:rPr>
              <w:rStyle w:val="PageNumber"/>
            </w:rPr>
            <w:fldChar w:fldCharType="separate"/>
          </w:r>
          <w:r w:rsidR="00A97DFD">
            <w:rPr>
              <w:rStyle w:val="PageNumber"/>
              <w:noProof/>
            </w:rPr>
            <w:t>4</w:t>
          </w:r>
          <w:r>
            <w:rPr>
              <w:rStyle w:val="PageNumber"/>
            </w:rPr>
            <w:fldChar w:fldCharType="end"/>
          </w:r>
        </w:p>
      </w:tc>
    </w:tr>
  </w:tbl>
  <w:p w:rsidR="006E5F49" w:rsidRDefault="00A776A3" w:rsidP="00E414F4">
    <w:pPr>
      <w:pStyle w:val="Footer"/>
    </w:pPr>
    <w:r w:rsidRPr="00A776A3">
      <w:rPr>
        <w:noProof/>
        <w:lang w:val="en-IE" w:eastAsia="en-IE"/>
      </w:rPr>
      <w:pict>
        <v:shapetype id="_x0000_t202" coordsize="21600,21600" o:spt="202" path="m,l,21600r21600,l21600,xe">
          <v:stroke joinstyle="miter"/>
          <v:path gradientshapeok="t" o:connecttype="rect"/>
        </v:shapetype>
        <v:shape id="Text Box 106" o:spid="_x0000_s4101" type="#_x0000_t202" style="position:absolute;margin-left:119.6pt;margin-top:680.15pt;width:115.9pt;height:25.1pt;z-index:2516638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" filled="f" stroked="f" strokecolor="red">
          <v:textbox style="mso-next-textbox:#Text Box 106">
            <w:txbxContent>
              <w:p w:rsidR="006E5F49" w:rsidRPr="00F70364" w:rsidRDefault="006E5F49" w:rsidP="00E414F4"/>
            </w:txbxContent>
          </v:textbox>
          <w10:wrap anchorx="page" anchory="page"/>
          <w10:anchorlock/>
        </v:shape>
      </w:pict>
    </w:r>
    <w:r w:rsidRPr="00A776A3">
      <w:rPr>
        <w:noProof/>
        <w:lang w:val="en-IE" w:eastAsia="en-IE"/>
      </w:rPr>
      <w:pict>
        <v:rect id="Rectangle 105" o:spid="_x0000_s4100" style="position:absolute;margin-left:210.55pt;margin-top:741.5pt;width:5in;height:9pt;z-index:251662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" fillcolor="#c00" stroked="f">
          <w10:wrap anchorx="page" anchory="page"/>
          <w10:anchorlock/>
        </v:rect>
      </w:pict>
    </w:r>
    <w:r w:rsidRPr="00A776A3">
      <w:rPr>
        <w:noProof/>
        <w:lang w:val="en-IE" w:eastAsia="en-IE"/>
      </w:rPr>
      <w:pict>
        <v:rect id="Rectangle 104" o:spid="_x0000_s4099" style="position:absolute;margin-left:31.6pt;margin-top:741.5pt;width:180pt;height:9pt;z-index:2516618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" fillcolor="gray" stroked="f" strokecolor="#030">
          <w10:wrap anchorx="page" anchory="page"/>
          <w10:anchorlock/>
        </v:rect>
      </w:pict>
    </w:r>
    <w:r w:rsidRPr="00A776A3">
      <w:rPr>
        <w:noProof/>
        <w:lang w:val="en-IE" w:eastAsia="en-IE"/>
      </w:rPr>
      <w:pict>
        <v:rect id="Rectangle 100" o:spid="_x0000_s4098" style="position:absolute;margin-left:208pt;margin-top:795.15pt;width:5in;height:9pt;z-index:2516608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" fillcolor="#c00" stroked="f">
          <w10:wrap anchorx="page" anchory="page"/>
          <w10:anchorlock/>
        </v:rect>
      </w:pict>
    </w:r>
    <w:r w:rsidRPr="00A776A3">
      <w:rPr>
        <w:noProof/>
        <w:lang w:val="en-IE" w:eastAsia="en-IE"/>
      </w:rPr>
      <w:pict>
        <v:rect id="Rectangle 99" o:spid="_x0000_s4097" style="position:absolute;margin-left:28.05pt;margin-top:795.15pt;width:180pt;height: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" fillcolor="gray" stroked="f">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5E71" w:rsidRDefault="009F5E71" w:rsidP="00E414F4">
      <w:r>
        <w:separator/>
      </w:r>
    </w:p>
    <w:p w:rsidR="009F5E71" w:rsidRDefault="009F5E71" w:rsidP="00E414F4"/>
    <w:p w:rsidR="009F5E71" w:rsidRDefault="009F5E71" w:rsidP="00E414F4"/>
  </w:footnote>
  <w:footnote w:type="continuationSeparator" w:id="0">
    <w:p w:rsidR="009F5E71" w:rsidRDefault="009F5E71" w:rsidP="00E414F4">
      <w:r>
        <w:continuationSeparator/>
      </w:r>
    </w:p>
    <w:p w:rsidR="009F5E71" w:rsidRDefault="009F5E71" w:rsidP="00E414F4"/>
    <w:p w:rsidR="009F5E71" w:rsidRDefault="009F5E71" w:rsidP="00E414F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F49" w:rsidRDefault="006E5F49" w:rsidP="009A37E7">
    <w:pPr>
      <w:pStyle w:val="FirstPageHead"/>
      <w:jc w:val="left"/>
    </w:pPr>
    <w:r>
      <w:rPr>
        <w:noProof/>
        <w:lang w:val="bg-BG" w:eastAsia="bg-BG"/>
      </w:rPr>
      <w:drawing>
        <wp:inline distT="0" distB="0" distL="0" distR="0">
          <wp:extent cx="1796415" cy="1235075"/>
          <wp:effectExtent l="19050" t="0" r="0" b="0"/>
          <wp:docPr id="1" name="Picture 1" descr="Axwa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xwayLogo"/>
                  <pic:cNvPicPr>
                    <a:picLocks noChangeAspect="1" noChangeArrowheads="1"/>
                  </pic:cNvPicPr>
                </pic:nvPicPr>
                <pic:blipFill>
                  <a:blip r:embed="rId1"/>
                  <a:srcRect/>
                  <a:stretch>
                    <a:fillRect/>
                  </a:stretch>
                </pic:blipFill>
                <pic:spPr bwMode="auto">
                  <a:xfrm>
                    <a:off x="0" y="0"/>
                    <a:ext cx="1796415" cy="1235075"/>
                  </a:xfrm>
                  <a:prstGeom prst="rect">
                    <a:avLst/>
                  </a:prstGeom>
                  <a:noFill/>
                  <a:ln w="9525">
                    <a:noFill/>
                    <a:miter lim="800000"/>
                    <a:headEnd/>
                    <a:tailEnd/>
                  </a:ln>
                </pic:spPr>
              </pic:pic>
            </a:graphicData>
          </a:graphic>
        </wp:inline>
      </w:drawing>
    </w:r>
    <w:r>
      <w:rPr>
        <w:noProof/>
        <w:sz w:val="20"/>
        <w:lang w:val="bg-BG" w:eastAsia="bg-BG"/>
      </w:rPr>
      <w:drawing>
        <wp:anchor distT="0" distB="0" distL="114300" distR="114300" simplePos="0" relativeHeight="251652608" behindDoc="0" locked="1" layoutInCell="1" allowOverlap="1">
          <wp:simplePos x="0" y="0"/>
          <wp:positionH relativeFrom="page">
            <wp:posOffset>360045</wp:posOffset>
          </wp:positionH>
          <wp:positionV relativeFrom="page">
            <wp:posOffset>1490345</wp:posOffset>
          </wp:positionV>
          <wp:extent cx="6840220" cy="1787525"/>
          <wp:effectExtent l="1905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srcRect/>
                  <a:stretch>
                    <a:fillRect/>
                  </a:stretch>
                </pic:blipFill>
                <pic:spPr bwMode="auto">
                  <a:xfrm>
                    <a:off x="0" y="0"/>
                    <a:ext cx="6840220" cy="1787525"/>
                  </a:xfrm>
                  <a:prstGeom prst="rect">
                    <a:avLst/>
                  </a:prstGeom>
                  <a:noFill/>
                </pic:spPr>
              </pic:pic>
            </a:graphicData>
          </a:graphic>
        </wp:anchor>
      </w:drawing>
    </w:r>
  </w:p>
  <w:p w:rsidR="006E5F49" w:rsidRDefault="006E5F49" w:rsidP="00E414F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F49" w:rsidRDefault="006E5F49" w:rsidP="00E414F4">
    <w:pPr>
      <w:pStyle w:val="Foo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7A5EE7B4"/>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05A001C6"/>
    <w:multiLevelType w:val="hybridMultilevel"/>
    <w:tmpl w:val="4B405982"/>
    <w:lvl w:ilvl="0" w:tplc="5DD4048A">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nsid w:val="0C8D23F3"/>
    <w:multiLevelType w:val="hybridMultilevel"/>
    <w:tmpl w:val="54281A34"/>
    <w:lvl w:ilvl="0" w:tplc="B93A7868">
      <w:start w:val="1"/>
      <w:numFmt w:val="bullet"/>
      <w:pStyle w:val="b1wText"/>
      <w:lvlText w:val=""/>
      <w:lvlJc w:val="left"/>
      <w:pPr>
        <w:tabs>
          <w:tab w:val="num" w:pos="1282"/>
        </w:tabs>
        <w:ind w:left="128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D0C2C25"/>
    <w:multiLevelType w:val="hybridMultilevel"/>
    <w:tmpl w:val="72B4EB86"/>
    <w:lvl w:ilvl="0" w:tplc="0402000B">
      <w:start w:val="1"/>
      <w:numFmt w:val="bullet"/>
      <w:lvlText w:val=""/>
      <w:lvlJc w:val="left"/>
      <w:pPr>
        <w:ind w:left="720" w:hanging="360"/>
      </w:pPr>
      <w:rPr>
        <w:rFonts w:ascii="Wingdings" w:hAnsi="Wingdings" w:hint="default"/>
      </w:rPr>
    </w:lvl>
    <w:lvl w:ilvl="1" w:tplc="0402000B">
      <w:start w:val="1"/>
      <w:numFmt w:val="bullet"/>
      <w:lvlText w:val=""/>
      <w:lvlJc w:val="left"/>
      <w:pPr>
        <w:ind w:left="1440" w:hanging="360"/>
      </w:pPr>
      <w:rPr>
        <w:rFonts w:ascii="Wingdings" w:hAnsi="Wingdings"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FFC6B36"/>
    <w:multiLevelType w:val="hybridMultilevel"/>
    <w:tmpl w:val="4B405982"/>
    <w:lvl w:ilvl="0" w:tplc="5DD4048A">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10F141E"/>
    <w:multiLevelType w:val="hybridMultilevel"/>
    <w:tmpl w:val="D09A64AE"/>
    <w:lvl w:ilvl="0" w:tplc="EB1E9D62">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12451AEE"/>
    <w:multiLevelType w:val="hybridMultilevel"/>
    <w:tmpl w:val="87D0DEF4"/>
    <w:lvl w:ilvl="0" w:tplc="E23CA1B2">
      <w:start w:val="1"/>
      <w:numFmt w:val="bullet"/>
      <w:pStyle w:val="tb1"/>
      <w:lvlText w:val=""/>
      <w:lvlJc w:val="left"/>
      <w:pPr>
        <w:tabs>
          <w:tab w:val="num" w:pos="417"/>
        </w:tabs>
        <w:ind w:left="397" w:hanging="340"/>
      </w:pPr>
      <w:rPr>
        <w:rFonts w:ascii="Wingdings 2" w:hAnsi="Wingdings 2" w:hint="default"/>
      </w:rPr>
    </w:lvl>
    <w:lvl w:ilvl="1" w:tplc="040C0003" w:tentative="1">
      <w:start w:val="1"/>
      <w:numFmt w:val="bullet"/>
      <w:lvlText w:val="o"/>
      <w:lvlJc w:val="left"/>
      <w:pPr>
        <w:tabs>
          <w:tab w:val="num" w:pos="201"/>
        </w:tabs>
        <w:ind w:left="201" w:hanging="360"/>
      </w:pPr>
      <w:rPr>
        <w:rFonts w:ascii="Courier New" w:hAnsi="Courier New" w:hint="default"/>
      </w:rPr>
    </w:lvl>
    <w:lvl w:ilvl="2" w:tplc="040C0005" w:tentative="1">
      <w:start w:val="1"/>
      <w:numFmt w:val="bullet"/>
      <w:lvlText w:val=""/>
      <w:lvlJc w:val="left"/>
      <w:pPr>
        <w:tabs>
          <w:tab w:val="num" w:pos="921"/>
        </w:tabs>
        <w:ind w:left="921" w:hanging="360"/>
      </w:pPr>
      <w:rPr>
        <w:rFonts w:ascii="Wingdings" w:hAnsi="Wingdings" w:hint="default"/>
      </w:rPr>
    </w:lvl>
    <w:lvl w:ilvl="3" w:tplc="040C0001" w:tentative="1">
      <w:start w:val="1"/>
      <w:numFmt w:val="bullet"/>
      <w:lvlText w:val=""/>
      <w:lvlJc w:val="left"/>
      <w:pPr>
        <w:tabs>
          <w:tab w:val="num" w:pos="1641"/>
        </w:tabs>
        <w:ind w:left="1641" w:hanging="360"/>
      </w:pPr>
      <w:rPr>
        <w:rFonts w:ascii="Symbol" w:hAnsi="Symbol" w:hint="default"/>
      </w:rPr>
    </w:lvl>
    <w:lvl w:ilvl="4" w:tplc="040C0003" w:tentative="1">
      <w:start w:val="1"/>
      <w:numFmt w:val="bullet"/>
      <w:lvlText w:val="o"/>
      <w:lvlJc w:val="left"/>
      <w:pPr>
        <w:tabs>
          <w:tab w:val="num" w:pos="2361"/>
        </w:tabs>
        <w:ind w:left="2361" w:hanging="360"/>
      </w:pPr>
      <w:rPr>
        <w:rFonts w:ascii="Courier New" w:hAnsi="Courier New" w:hint="default"/>
      </w:rPr>
    </w:lvl>
    <w:lvl w:ilvl="5" w:tplc="040C0005" w:tentative="1">
      <w:start w:val="1"/>
      <w:numFmt w:val="bullet"/>
      <w:lvlText w:val=""/>
      <w:lvlJc w:val="left"/>
      <w:pPr>
        <w:tabs>
          <w:tab w:val="num" w:pos="3081"/>
        </w:tabs>
        <w:ind w:left="3081" w:hanging="360"/>
      </w:pPr>
      <w:rPr>
        <w:rFonts w:ascii="Wingdings" w:hAnsi="Wingdings" w:hint="default"/>
      </w:rPr>
    </w:lvl>
    <w:lvl w:ilvl="6" w:tplc="040C0001" w:tentative="1">
      <w:start w:val="1"/>
      <w:numFmt w:val="bullet"/>
      <w:lvlText w:val=""/>
      <w:lvlJc w:val="left"/>
      <w:pPr>
        <w:tabs>
          <w:tab w:val="num" w:pos="3801"/>
        </w:tabs>
        <w:ind w:left="3801" w:hanging="360"/>
      </w:pPr>
      <w:rPr>
        <w:rFonts w:ascii="Symbol" w:hAnsi="Symbol" w:hint="default"/>
      </w:rPr>
    </w:lvl>
    <w:lvl w:ilvl="7" w:tplc="040C0003" w:tentative="1">
      <w:start w:val="1"/>
      <w:numFmt w:val="bullet"/>
      <w:lvlText w:val="o"/>
      <w:lvlJc w:val="left"/>
      <w:pPr>
        <w:tabs>
          <w:tab w:val="num" w:pos="4521"/>
        </w:tabs>
        <w:ind w:left="4521" w:hanging="360"/>
      </w:pPr>
      <w:rPr>
        <w:rFonts w:ascii="Courier New" w:hAnsi="Courier New" w:hint="default"/>
      </w:rPr>
    </w:lvl>
    <w:lvl w:ilvl="8" w:tplc="040C0005" w:tentative="1">
      <w:start w:val="1"/>
      <w:numFmt w:val="bullet"/>
      <w:lvlText w:val=""/>
      <w:lvlJc w:val="left"/>
      <w:pPr>
        <w:tabs>
          <w:tab w:val="num" w:pos="5241"/>
        </w:tabs>
        <w:ind w:left="5241" w:hanging="360"/>
      </w:pPr>
      <w:rPr>
        <w:rFonts w:ascii="Wingdings" w:hAnsi="Wingdings" w:hint="default"/>
      </w:rPr>
    </w:lvl>
  </w:abstractNum>
  <w:abstractNum w:abstractNumId="7">
    <w:nsid w:val="1A253358"/>
    <w:multiLevelType w:val="hybridMultilevel"/>
    <w:tmpl w:val="A502D6B0"/>
    <w:lvl w:ilvl="0" w:tplc="B3789664">
      <w:start w:val="1"/>
      <w:numFmt w:val="bullet"/>
      <w:pStyle w:val="b1"/>
      <w:lvlText w:val=""/>
      <w:lvlJc w:val="left"/>
      <w:pPr>
        <w:tabs>
          <w:tab w:val="num" w:pos="1247"/>
        </w:tabs>
        <w:ind w:left="1247" w:hanging="680"/>
      </w:pPr>
      <w:rPr>
        <w:rFonts w:ascii="Wingdings 2" w:hAnsi="Wingdings 2" w:hint="default"/>
        <w:color w:val="auto"/>
        <w:sz w:val="10"/>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nsid w:val="20726985"/>
    <w:multiLevelType w:val="hybridMultilevel"/>
    <w:tmpl w:val="C52008CC"/>
    <w:lvl w:ilvl="0" w:tplc="5CC8F8FE">
      <w:start w:val="1"/>
      <w:numFmt w:val="bullet"/>
      <w:pStyle w:val="tb2"/>
      <w:lvlText w:val="o"/>
      <w:lvlJc w:val="left"/>
      <w:pPr>
        <w:tabs>
          <w:tab w:val="num" w:pos="868"/>
        </w:tabs>
        <w:ind w:left="868" w:hanging="522"/>
      </w:pPr>
      <w:rPr>
        <w:rFonts w:hint="default"/>
        <w:sz w:val="12"/>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209779B4"/>
    <w:multiLevelType w:val="hybridMultilevel"/>
    <w:tmpl w:val="8AF45D4E"/>
    <w:lvl w:ilvl="0" w:tplc="0402000D">
      <w:start w:val="1"/>
      <w:numFmt w:val="bullet"/>
      <w:lvlText w:val=""/>
      <w:lvlJc w:val="left"/>
      <w:pPr>
        <w:ind w:left="1140" w:hanging="360"/>
      </w:pPr>
      <w:rPr>
        <w:rFonts w:ascii="Wingdings" w:hAnsi="Wingdings"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0">
    <w:nsid w:val="246A20FE"/>
    <w:multiLevelType w:val="hybridMultilevel"/>
    <w:tmpl w:val="CD2238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2608377A"/>
    <w:multiLevelType w:val="hybridMultilevel"/>
    <w:tmpl w:val="4B405982"/>
    <w:lvl w:ilvl="0" w:tplc="5DD4048A">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nsid w:val="261F3E3C"/>
    <w:multiLevelType w:val="hybridMultilevel"/>
    <w:tmpl w:val="7B6A07F8"/>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36B03382"/>
    <w:multiLevelType w:val="multilevel"/>
    <w:tmpl w:val="247AA412"/>
    <w:name w:val="xxx"/>
    <w:lvl w:ilvl="0">
      <w:start w:val="1"/>
      <w:numFmt w:val="decimal"/>
      <w:pStyle w:val="Heading1"/>
      <w:lvlText w:val="%1"/>
      <w:lvlJc w:val="left"/>
      <w:pPr>
        <w:tabs>
          <w:tab w:val="num" w:pos="12240"/>
        </w:tabs>
        <w:ind w:left="11883" w:hanging="363"/>
      </w:pPr>
      <w:rPr>
        <w:rFonts w:hint="default"/>
        <w:color w:val="CC0000"/>
      </w:rPr>
    </w:lvl>
    <w:lvl w:ilvl="1">
      <w:start w:val="1"/>
      <w:numFmt w:val="decimal"/>
      <w:pStyle w:val="Heading2"/>
      <w:lvlText w:val="%1.%2"/>
      <w:lvlJc w:val="left"/>
      <w:pPr>
        <w:tabs>
          <w:tab w:val="num" w:pos="360"/>
        </w:tabs>
        <w:ind w:left="227" w:hanging="227"/>
      </w:pPr>
      <w:rPr>
        <w:rFonts w:ascii="Arial" w:hAnsi="Arial" w:hint="default"/>
        <w:b/>
        <w:i w:val="0"/>
        <w:caps w:val="0"/>
        <w:sz w:val="32"/>
      </w:rPr>
    </w:lvl>
    <w:lvl w:ilvl="2">
      <w:start w:val="1"/>
      <w:numFmt w:val="decimal"/>
      <w:pStyle w:val="Heading3"/>
      <w:lvlText w:val="%1.%2.%3"/>
      <w:lvlJc w:val="left"/>
      <w:pPr>
        <w:tabs>
          <w:tab w:val="num" w:pos="720"/>
        </w:tabs>
        <w:ind w:left="227" w:hanging="227"/>
      </w:pPr>
      <w:rPr>
        <w:rFonts w:ascii="Arial" w:hAnsi="Arial" w:cs="Arial" w:hint="default"/>
        <w:b/>
        <w:i w:val="0"/>
        <w:sz w:val="24"/>
        <w:szCs w:val="24"/>
      </w:rPr>
    </w:lvl>
    <w:lvl w:ilvl="3">
      <w:start w:val="1"/>
      <w:numFmt w:val="decimal"/>
      <w:pStyle w:val="Heading4"/>
      <w:lvlText w:val="%1.%2.%3.%4"/>
      <w:lvlJc w:val="left"/>
      <w:pPr>
        <w:tabs>
          <w:tab w:val="num" w:pos="436"/>
        </w:tabs>
        <w:ind w:left="66" w:hanging="350"/>
      </w:pPr>
      <w:rPr>
        <w:rFonts w:ascii="Arial" w:hAnsi="Arial" w:hint="default"/>
        <w:b/>
        <w:i w:val="0"/>
        <w:sz w:val="20"/>
      </w:rPr>
    </w:lvl>
    <w:lvl w:ilvl="4">
      <w:start w:val="1"/>
      <w:numFmt w:val="decimal"/>
      <w:lvlText w:val="%1.%2.%3.%4.%5"/>
      <w:lvlJc w:val="left"/>
      <w:pPr>
        <w:tabs>
          <w:tab w:val="num" w:pos="2236"/>
        </w:tabs>
        <w:ind w:left="724" w:hanging="1008"/>
      </w:pPr>
      <w:rPr>
        <w:rFonts w:hint="default"/>
      </w:rPr>
    </w:lvl>
    <w:lvl w:ilvl="5">
      <w:start w:val="1"/>
      <w:numFmt w:val="decimal"/>
      <w:lvlText w:val="%1.%2.%3.%4.%5.%6"/>
      <w:lvlJc w:val="left"/>
      <w:pPr>
        <w:tabs>
          <w:tab w:val="num" w:pos="868"/>
        </w:tabs>
        <w:ind w:left="868" w:hanging="1152"/>
      </w:pPr>
      <w:rPr>
        <w:rFonts w:hint="default"/>
      </w:rPr>
    </w:lvl>
    <w:lvl w:ilvl="6">
      <w:start w:val="1"/>
      <w:numFmt w:val="decimal"/>
      <w:lvlText w:val="%1.%2.%3.%4.%5.%6.%7"/>
      <w:lvlJc w:val="left"/>
      <w:pPr>
        <w:tabs>
          <w:tab w:val="num" w:pos="1012"/>
        </w:tabs>
        <w:ind w:left="1012" w:hanging="1296"/>
      </w:pPr>
      <w:rPr>
        <w:rFonts w:hint="default"/>
      </w:rPr>
    </w:lvl>
    <w:lvl w:ilvl="7">
      <w:start w:val="1"/>
      <w:numFmt w:val="decimal"/>
      <w:lvlText w:val="%1.%2.%3.%4.%5.%6.%7.%8"/>
      <w:lvlJc w:val="left"/>
      <w:pPr>
        <w:tabs>
          <w:tab w:val="num" w:pos="1156"/>
        </w:tabs>
        <w:ind w:left="1156" w:hanging="1440"/>
      </w:pPr>
      <w:rPr>
        <w:rFonts w:hint="default"/>
      </w:rPr>
    </w:lvl>
    <w:lvl w:ilvl="8">
      <w:start w:val="1"/>
      <w:numFmt w:val="decimal"/>
      <w:lvlText w:val="%1.%2.%3.%4.%5.%6.%7.%8.%9"/>
      <w:lvlJc w:val="left"/>
      <w:pPr>
        <w:tabs>
          <w:tab w:val="num" w:pos="1300"/>
        </w:tabs>
        <w:ind w:left="1300" w:hanging="1584"/>
      </w:pPr>
      <w:rPr>
        <w:rFonts w:hint="default"/>
      </w:rPr>
    </w:lvl>
  </w:abstractNum>
  <w:abstractNum w:abstractNumId="14">
    <w:nsid w:val="36D018E7"/>
    <w:multiLevelType w:val="hybridMultilevel"/>
    <w:tmpl w:val="F9689066"/>
    <w:lvl w:ilvl="0" w:tplc="7E0E7FD4">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nsid w:val="386074F3"/>
    <w:multiLevelType w:val="hybridMultilevel"/>
    <w:tmpl w:val="A37409E2"/>
    <w:lvl w:ilvl="0" w:tplc="A7ACE32C">
      <w:start w:val="1"/>
      <w:numFmt w:val="decimal"/>
      <w:pStyle w:val="StepswText"/>
      <w:lvlText w:val="%1."/>
      <w:lvlJc w:val="left"/>
      <w:pPr>
        <w:tabs>
          <w:tab w:val="num" w:pos="1282"/>
        </w:tabs>
        <w:ind w:left="128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5592D2A"/>
    <w:multiLevelType w:val="hybridMultilevel"/>
    <w:tmpl w:val="2F52BDF8"/>
    <w:lvl w:ilvl="0" w:tplc="A0161326">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nsid w:val="48830B97"/>
    <w:multiLevelType w:val="hybridMultilevel"/>
    <w:tmpl w:val="FC889A80"/>
    <w:lvl w:ilvl="0" w:tplc="125461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1D606A"/>
    <w:multiLevelType w:val="hybridMultilevel"/>
    <w:tmpl w:val="7A129AE2"/>
    <w:lvl w:ilvl="0" w:tplc="041CF5F6">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nsid w:val="50D00A49"/>
    <w:multiLevelType w:val="hybridMultilevel"/>
    <w:tmpl w:val="B7805324"/>
    <w:lvl w:ilvl="0" w:tplc="F6CA3DF4">
      <w:start w:val="1"/>
      <w:numFmt w:val="bullet"/>
      <w:pStyle w:val="b2"/>
      <w:lvlText w:val="o"/>
      <w:lvlJc w:val="left"/>
      <w:pPr>
        <w:tabs>
          <w:tab w:val="num" w:pos="1656"/>
        </w:tabs>
        <w:ind w:left="1656" w:hanging="522"/>
      </w:pPr>
      <w:rPr>
        <w:rFonts w:hint="default"/>
        <w:sz w:val="12"/>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5B2488A"/>
    <w:multiLevelType w:val="hybridMultilevel"/>
    <w:tmpl w:val="377C1D8C"/>
    <w:lvl w:ilvl="0" w:tplc="76FC19DE">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nsid w:val="5E331C1F"/>
    <w:multiLevelType w:val="hybridMultilevel"/>
    <w:tmpl w:val="55C6004A"/>
    <w:lvl w:ilvl="0" w:tplc="04020001">
      <w:start w:val="1"/>
      <w:numFmt w:val="bullet"/>
      <w:lvlText w:val=""/>
      <w:lvlJc w:val="left"/>
      <w:pPr>
        <w:ind w:left="1140" w:hanging="360"/>
      </w:pPr>
      <w:rPr>
        <w:rFonts w:ascii="Symbol" w:hAnsi="Symbol"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22">
    <w:nsid w:val="63173630"/>
    <w:multiLevelType w:val="hybridMultilevel"/>
    <w:tmpl w:val="28A00B98"/>
    <w:lvl w:ilvl="0" w:tplc="0402000D">
      <w:start w:val="1"/>
      <w:numFmt w:val="bullet"/>
      <w:lvlText w:val=""/>
      <w:lvlJc w:val="left"/>
      <w:pPr>
        <w:ind w:left="720" w:hanging="360"/>
      </w:pPr>
      <w:rPr>
        <w:rFonts w:ascii="Wingdings" w:hAnsi="Wingdings" w:hint="default"/>
      </w:rPr>
    </w:lvl>
    <w:lvl w:ilvl="1" w:tplc="1688BFDC">
      <w:numFmt w:val="bullet"/>
      <w:lvlText w:val="-"/>
      <w:lvlJc w:val="left"/>
      <w:pPr>
        <w:ind w:left="1440" w:hanging="360"/>
      </w:pPr>
      <w:rPr>
        <w:rFonts w:ascii="Cambria" w:eastAsia="Calibri" w:hAnsi="Cambria" w:cs="Times New Roman"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nsid w:val="676266B0"/>
    <w:multiLevelType w:val="hybridMultilevel"/>
    <w:tmpl w:val="4B405982"/>
    <w:lvl w:ilvl="0" w:tplc="5DD4048A">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nsid w:val="68C87E6C"/>
    <w:multiLevelType w:val="hybridMultilevel"/>
    <w:tmpl w:val="02F247A8"/>
    <w:lvl w:ilvl="0" w:tplc="883CC6C2">
      <w:start w:val="1"/>
      <w:numFmt w:val="bullet"/>
      <w:pStyle w:val="b2wText"/>
      <w:lvlText w:val="o"/>
      <w:lvlJc w:val="left"/>
      <w:pPr>
        <w:tabs>
          <w:tab w:val="num" w:pos="1818"/>
        </w:tabs>
        <w:ind w:left="1818" w:hanging="522"/>
      </w:pPr>
      <w:rPr>
        <w:rFonts w:hint="default"/>
        <w:sz w:val="1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9AB1A4A"/>
    <w:multiLevelType w:val="hybridMultilevel"/>
    <w:tmpl w:val="8C80B0A4"/>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nsid w:val="6A7B3AA9"/>
    <w:multiLevelType w:val="hybridMultilevel"/>
    <w:tmpl w:val="2F52BDF8"/>
    <w:lvl w:ilvl="0" w:tplc="A0161326">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nsid w:val="71313EB7"/>
    <w:multiLevelType w:val="hybridMultilevel"/>
    <w:tmpl w:val="83C8F7F4"/>
    <w:lvl w:ilvl="0" w:tplc="B32A045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F82B80"/>
    <w:multiLevelType w:val="hybridMultilevel"/>
    <w:tmpl w:val="8654D65A"/>
    <w:lvl w:ilvl="0" w:tplc="CDEC89F2">
      <w:start w:val="1"/>
      <w:numFmt w:val="decimal"/>
      <w:pStyle w:val="Steps"/>
      <w:lvlText w:val="%1."/>
      <w:lvlJc w:val="left"/>
      <w:pPr>
        <w:tabs>
          <w:tab w:val="num" w:pos="1287"/>
        </w:tabs>
        <w:ind w:left="1287" w:hanging="360"/>
      </w:pPr>
    </w:lvl>
    <w:lvl w:ilvl="1" w:tplc="040C0019" w:tentative="1">
      <w:start w:val="1"/>
      <w:numFmt w:val="lowerLetter"/>
      <w:lvlText w:val="%2."/>
      <w:lvlJc w:val="left"/>
      <w:pPr>
        <w:tabs>
          <w:tab w:val="num" w:pos="2007"/>
        </w:tabs>
        <w:ind w:left="2007" w:hanging="360"/>
      </w:pPr>
    </w:lvl>
    <w:lvl w:ilvl="2" w:tplc="040C001B" w:tentative="1">
      <w:start w:val="1"/>
      <w:numFmt w:val="lowerRoman"/>
      <w:lvlText w:val="%3."/>
      <w:lvlJc w:val="right"/>
      <w:pPr>
        <w:tabs>
          <w:tab w:val="num" w:pos="2727"/>
        </w:tabs>
        <w:ind w:left="2727" w:hanging="180"/>
      </w:pPr>
    </w:lvl>
    <w:lvl w:ilvl="3" w:tplc="040C000F" w:tentative="1">
      <w:start w:val="1"/>
      <w:numFmt w:val="decimal"/>
      <w:lvlText w:val="%4."/>
      <w:lvlJc w:val="left"/>
      <w:pPr>
        <w:tabs>
          <w:tab w:val="num" w:pos="3447"/>
        </w:tabs>
        <w:ind w:left="3447" w:hanging="360"/>
      </w:pPr>
    </w:lvl>
    <w:lvl w:ilvl="4" w:tplc="040C0019" w:tentative="1">
      <w:start w:val="1"/>
      <w:numFmt w:val="lowerLetter"/>
      <w:lvlText w:val="%5."/>
      <w:lvlJc w:val="left"/>
      <w:pPr>
        <w:tabs>
          <w:tab w:val="num" w:pos="4167"/>
        </w:tabs>
        <w:ind w:left="4167" w:hanging="360"/>
      </w:pPr>
    </w:lvl>
    <w:lvl w:ilvl="5" w:tplc="040C001B" w:tentative="1">
      <w:start w:val="1"/>
      <w:numFmt w:val="lowerRoman"/>
      <w:lvlText w:val="%6."/>
      <w:lvlJc w:val="right"/>
      <w:pPr>
        <w:tabs>
          <w:tab w:val="num" w:pos="4887"/>
        </w:tabs>
        <w:ind w:left="4887" w:hanging="180"/>
      </w:pPr>
    </w:lvl>
    <w:lvl w:ilvl="6" w:tplc="040C000F" w:tentative="1">
      <w:start w:val="1"/>
      <w:numFmt w:val="decimal"/>
      <w:lvlText w:val="%7."/>
      <w:lvlJc w:val="left"/>
      <w:pPr>
        <w:tabs>
          <w:tab w:val="num" w:pos="5607"/>
        </w:tabs>
        <w:ind w:left="5607" w:hanging="360"/>
      </w:pPr>
    </w:lvl>
    <w:lvl w:ilvl="7" w:tplc="040C0019" w:tentative="1">
      <w:start w:val="1"/>
      <w:numFmt w:val="lowerLetter"/>
      <w:lvlText w:val="%8."/>
      <w:lvlJc w:val="left"/>
      <w:pPr>
        <w:tabs>
          <w:tab w:val="num" w:pos="6327"/>
        </w:tabs>
        <w:ind w:left="6327" w:hanging="360"/>
      </w:pPr>
    </w:lvl>
    <w:lvl w:ilvl="8" w:tplc="040C001B" w:tentative="1">
      <w:start w:val="1"/>
      <w:numFmt w:val="lowerRoman"/>
      <w:lvlText w:val="%9."/>
      <w:lvlJc w:val="right"/>
      <w:pPr>
        <w:tabs>
          <w:tab w:val="num" w:pos="7047"/>
        </w:tabs>
        <w:ind w:left="7047" w:hanging="180"/>
      </w:pPr>
    </w:lvl>
  </w:abstractNum>
  <w:abstractNum w:abstractNumId="29">
    <w:nsid w:val="76B003BE"/>
    <w:multiLevelType w:val="hybridMultilevel"/>
    <w:tmpl w:val="60FC2484"/>
    <w:lvl w:ilvl="0" w:tplc="DE3A14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92D09DE"/>
    <w:multiLevelType w:val="hybridMultilevel"/>
    <w:tmpl w:val="66AC6C84"/>
    <w:lvl w:ilvl="0" w:tplc="455C6382">
      <w:start w:val="1"/>
      <w:numFmt w:val="decimal"/>
      <w:lvlText w:val="%1."/>
      <w:lvlJc w:val="left"/>
      <w:pPr>
        <w:ind w:left="720" w:hanging="360"/>
      </w:pPr>
      <w:rPr>
        <w:rFonts w:hint="default"/>
        <w:b/>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nsid w:val="7C396B61"/>
    <w:multiLevelType w:val="hybridMultilevel"/>
    <w:tmpl w:val="4B405982"/>
    <w:lvl w:ilvl="0" w:tplc="5DD4048A">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nsid w:val="7D1C6291"/>
    <w:multiLevelType w:val="hybridMultilevel"/>
    <w:tmpl w:val="9E3603EA"/>
    <w:lvl w:ilvl="0" w:tplc="9928372E">
      <w:start w:val="1"/>
      <w:numFmt w:val="decimal"/>
      <w:pStyle w:val="FigurLegend"/>
      <w:lvlText w:val="Figure %1:"/>
      <w:lvlJc w:val="left"/>
      <w:pPr>
        <w:tabs>
          <w:tab w:val="num" w:pos="2002"/>
        </w:tabs>
        <w:ind w:left="355" w:firstLine="567"/>
      </w:pPr>
      <w:rPr>
        <w:rFonts w:ascii="Verdana" w:hAnsi="Verdana" w:hint="default"/>
        <w:b/>
        <w:i w:val="0"/>
        <w:sz w:val="18"/>
        <w:szCs w:val="18"/>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28"/>
  </w:num>
  <w:num w:numId="2">
    <w:abstractNumId w:val="15"/>
  </w:num>
  <w:num w:numId="3">
    <w:abstractNumId w:val="13"/>
  </w:num>
  <w:num w:numId="4">
    <w:abstractNumId w:val="7"/>
  </w:num>
  <w:num w:numId="5">
    <w:abstractNumId w:val="2"/>
  </w:num>
  <w:num w:numId="6">
    <w:abstractNumId w:val="19"/>
  </w:num>
  <w:num w:numId="7">
    <w:abstractNumId w:val="24"/>
  </w:num>
  <w:num w:numId="8">
    <w:abstractNumId w:val="6"/>
  </w:num>
  <w:num w:numId="9">
    <w:abstractNumId w:val="8"/>
  </w:num>
  <w:num w:numId="10">
    <w:abstractNumId w:val="32"/>
    <w:lvlOverride w:ilvl="0">
      <w:startOverride w:val="1"/>
    </w:lvlOverride>
  </w:num>
  <w:num w:numId="11">
    <w:abstractNumId w:val="0"/>
  </w:num>
  <w:num w:numId="12">
    <w:abstractNumId w:val="22"/>
  </w:num>
  <w:num w:numId="13">
    <w:abstractNumId w:val="3"/>
  </w:num>
  <w:num w:numId="14">
    <w:abstractNumId w:val="12"/>
  </w:num>
  <w:num w:numId="15">
    <w:abstractNumId w:val="25"/>
  </w:num>
  <w:num w:numId="16">
    <w:abstractNumId w:val="23"/>
  </w:num>
  <w:num w:numId="17">
    <w:abstractNumId w:val="30"/>
  </w:num>
  <w:num w:numId="18">
    <w:abstractNumId w:val="1"/>
  </w:num>
  <w:num w:numId="19">
    <w:abstractNumId w:val="11"/>
  </w:num>
  <w:num w:numId="20">
    <w:abstractNumId w:val="4"/>
  </w:num>
  <w:num w:numId="21">
    <w:abstractNumId w:val="18"/>
  </w:num>
  <w:num w:numId="22">
    <w:abstractNumId w:val="14"/>
  </w:num>
  <w:num w:numId="23">
    <w:abstractNumId w:val="26"/>
  </w:num>
  <w:num w:numId="24">
    <w:abstractNumId w:val="16"/>
  </w:num>
  <w:num w:numId="25">
    <w:abstractNumId w:val="5"/>
  </w:num>
  <w:num w:numId="26">
    <w:abstractNumId w:val="31"/>
  </w:num>
  <w:num w:numId="27">
    <w:abstractNumId w:val="21"/>
  </w:num>
  <w:num w:numId="28">
    <w:abstractNumId w:val="29"/>
  </w:num>
  <w:num w:numId="29">
    <w:abstractNumId w:val="13"/>
  </w:num>
  <w:num w:numId="30">
    <w:abstractNumId w:val="27"/>
  </w:num>
  <w:num w:numId="31">
    <w:abstractNumId w:val="17"/>
  </w:num>
  <w:num w:numId="32">
    <w:abstractNumId w:val="9"/>
  </w:num>
  <w:num w:numId="33">
    <w:abstractNumId w:val="20"/>
  </w:num>
  <w:num w:numId="34">
    <w:abstractNumId w:val="10"/>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fr-FR" w:vendorID="9" w:dllVersion="512" w:checkStyle="1"/>
  <w:proofState w:spelling="clean" w:grammar="clean"/>
  <w:attachedTemplate r:id="rId1"/>
  <w:linkStyles/>
  <w:stylePaneFormatFilter w:val="3F01"/>
  <w:trackRevisions/>
  <w:documentProtection w:formatting="1" w:enforcement="0"/>
  <w:defaultTabStop w:val="397"/>
  <w:hyphenationZone w:val="425"/>
  <w:drawingGridHorizontalSpacing w:val="110"/>
  <w:drawingGridVerticalSpacing w:val="567"/>
  <w:displayHorizontalDrawingGridEvery w:val="2"/>
  <w:noPunctuationKerning/>
  <w:characterSpacingControl w:val="doNotCompress"/>
  <w:hdrShapeDefaults>
    <o:shapedefaults v:ext="edit" spidmax="4111">
      <o:colormru v:ext="edit" colors="#09f,gray"/>
    </o:shapedefaults>
    <o:shapelayout v:ext="edit">
      <o:idmap v:ext="edit" data="4"/>
    </o:shapelayout>
  </w:hdrShapeDefaults>
  <w:footnotePr>
    <w:footnote w:id="-1"/>
    <w:footnote w:id="0"/>
  </w:footnotePr>
  <w:endnotePr>
    <w:endnote w:id="-1"/>
    <w:endnote w:id="0"/>
  </w:endnotePr>
  <w:compat/>
  <w:rsids>
    <w:rsidRoot w:val="00F5113A"/>
    <w:rsid w:val="00017535"/>
    <w:rsid w:val="000215EC"/>
    <w:rsid w:val="0002307F"/>
    <w:rsid w:val="00023872"/>
    <w:rsid w:val="00023FA5"/>
    <w:rsid w:val="00026820"/>
    <w:rsid w:val="000320C5"/>
    <w:rsid w:val="00032281"/>
    <w:rsid w:val="00033BED"/>
    <w:rsid w:val="000340F7"/>
    <w:rsid w:val="00034152"/>
    <w:rsid w:val="000361DB"/>
    <w:rsid w:val="000366AB"/>
    <w:rsid w:val="00041267"/>
    <w:rsid w:val="00043486"/>
    <w:rsid w:val="00045545"/>
    <w:rsid w:val="000465C6"/>
    <w:rsid w:val="00046834"/>
    <w:rsid w:val="0004763B"/>
    <w:rsid w:val="0005314F"/>
    <w:rsid w:val="00053AB0"/>
    <w:rsid w:val="000554F6"/>
    <w:rsid w:val="000555A4"/>
    <w:rsid w:val="000558C1"/>
    <w:rsid w:val="00057D6E"/>
    <w:rsid w:val="000620ED"/>
    <w:rsid w:val="000633C1"/>
    <w:rsid w:val="00064D00"/>
    <w:rsid w:val="00070CC4"/>
    <w:rsid w:val="000724A4"/>
    <w:rsid w:val="00075E55"/>
    <w:rsid w:val="00075F77"/>
    <w:rsid w:val="000778CE"/>
    <w:rsid w:val="000846DF"/>
    <w:rsid w:val="00084FA9"/>
    <w:rsid w:val="00085709"/>
    <w:rsid w:val="000901BD"/>
    <w:rsid w:val="00091DC1"/>
    <w:rsid w:val="000A749F"/>
    <w:rsid w:val="000A79AE"/>
    <w:rsid w:val="000B1731"/>
    <w:rsid w:val="000C051F"/>
    <w:rsid w:val="000C129B"/>
    <w:rsid w:val="000C1488"/>
    <w:rsid w:val="000C3935"/>
    <w:rsid w:val="000C5781"/>
    <w:rsid w:val="000C5EBF"/>
    <w:rsid w:val="000D375F"/>
    <w:rsid w:val="000E7BD9"/>
    <w:rsid w:val="000F07F9"/>
    <w:rsid w:val="000F0DBD"/>
    <w:rsid w:val="000F214D"/>
    <w:rsid w:val="000F2EAF"/>
    <w:rsid w:val="000F5394"/>
    <w:rsid w:val="000F63BE"/>
    <w:rsid w:val="00100180"/>
    <w:rsid w:val="00104A4B"/>
    <w:rsid w:val="00104D65"/>
    <w:rsid w:val="0010557B"/>
    <w:rsid w:val="00106215"/>
    <w:rsid w:val="001129AD"/>
    <w:rsid w:val="00112AA1"/>
    <w:rsid w:val="00113B8A"/>
    <w:rsid w:val="00117CB4"/>
    <w:rsid w:val="00122675"/>
    <w:rsid w:val="0012519A"/>
    <w:rsid w:val="001253B8"/>
    <w:rsid w:val="00126798"/>
    <w:rsid w:val="00135E2C"/>
    <w:rsid w:val="001421E8"/>
    <w:rsid w:val="0015656D"/>
    <w:rsid w:val="001607A8"/>
    <w:rsid w:val="001635AE"/>
    <w:rsid w:val="001647A7"/>
    <w:rsid w:val="00164D88"/>
    <w:rsid w:val="00165329"/>
    <w:rsid w:val="00166C38"/>
    <w:rsid w:val="00170A01"/>
    <w:rsid w:val="00171182"/>
    <w:rsid w:val="0017693B"/>
    <w:rsid w:val="001804AC"/>
    <w:rsid w:val="00180939"/>
    <w:rsid w:val="00180FE7"/>
    <w:rsid w:val="00183AC8"/>
    <w:rsid w:val="00185DE0"/>
    <w:rsid w:val="001906EC"/>
    <w:rsid w:val="00190D0A"/>
    <w:rsid w:val="0019145B"/>
    <w:rsid w:val="00192235"/>
    <w:rsid w:val="00193B6D"/>
    <w:rsid w:val="00193E81"/>
    <w:rsid w:val="00194695"/>
    <w:rsid w:val="00194E79"/>
    <w:rsid w:val="00195F63"/>
    <w:rsid w:val="001A42A9"/>
    <w:rsid w:val="001A5BE9"/>
    <w:rsid w:val="001A6E97"/>
    <w:rsid w:val="001A71C2"/>
    <w:rsid w:val="001A7896"/>
    <w:rsid w:val="001A7C45"/>
    <w:rsid w:val="001B01C2"/>
    <w:rsid w:val="001B14FE"/>
    <w:rsid w:val="001B5590"/>
    <w:rsid w:val="001B681E"/>
    <w:rsid w:val="001C009E"/>
    <w:rsid w:val="001C290F"/>
    <w:rsid w:val="001C2AFE"/>
    <w:rsid w:val="001C4819"/>
    <w:rsid w:val="001C5EAA"/>
    <w:rsid w:val="001D6A86"/>
    <w:rsid w:val="001D70A2"/>
    <w:rsid w:val="001E1B3E"/>
    <w:rsid w:val="001E2CFC"/>
    <w:rsid w:val="001E3056"/>
    <w:rsid w:val="001E36AC"/>
    <w:rsid w:val="001E4199"/>
    <w:rsid w:val="001E6A48"/>
    <w:rsid w:val="001F44A5"/>
    <w:rsid w:val="001F5550"/>
    <w:rsid w:val="00201733"/>
    <w:rsid w:val="002020DF"/>
    <w:rsid w:val="002021BF"/>
    <w:rsid w:val="00203ABC"/>
    <w:rsid w:val="00211AD4"/>
    <w:rsid w:val="00217253"/>
    <w:rsid w:val="00221035"/>
    <w:rsid w:val="002218A7"/>
    <w:rsid w:val="00221FC6"/>
    <w:rsid w:val="0022270D"/>
    <w:rsid w:val="00224117"/>
    <w:rsid w:val="00224898"/>
    <w:rsid w:val="00225F23"/>
    <w:rsid w:val="00226640"/>
    <w:rsid w:val="002279DB"/>
    <w:rsid w:val="002303CB"/>
    <w:rsid w:val="00231CDE"/>
    <w:rsid w:val="0023269C"/>
    <w:rsid w:val="00236855"/>
    <w:rsid w:val="0023766D"/>
    <w:rsid w:val="00242EE5"/>
    <w:rsid w:val="00244B30"/>
    <w:rsid w:val="00244B5F"/>
    <w:rsid w:val="002544AB"/>
    <w:rsid w:val="00260C2B"/>
    <w:rsid w:val="0026348E"/>
    <w:rsid w:val="00270B7A"/>
    <w:rsid w:val="002719FC"/>
    <w:rsid w:val="00272402"/>
    <w:rsid w:val="002739FB"/>
    <w:rsid w:val="00274661"/>
    <w:rsid w:val="0027617C"/>
    <w:rsid w:val="0028109D"/>
    <w:rsid w:val="002831B3"/>
    <w:rsid w:val="00283CD1"/>
    <w:rsid w:val="00284993"/>
    <w:rsid w:val="00285322"/>
    <w:rsid w:val="00291ABB"/>
    <w:rsid w:val="0029240F"/>
    <w:rsid w:val="00293555"/>
    <w:rsid w:val="002A147A"/>
    <w:rsid w:val="002A5029"/>
    <w:rsid w:val="002B0255"/>
    <w:rsid w:val="002B2751"/>
    <w:rsid w:val="002B40EA"/>
    <w:rsid w:val="002B7342"/>
    <w:rsid w:val="002C2089"/>
    <w:rsid w:val="002C72BA"/>
    <w:rsid w:val="002C7329"/>
    <w:rsid w:val="002C742B"/>
    <w:rsid w:val="002D2191"/>
    <w:rsid w:val="002D5DED"/>
    <w:rsid w:val="002E0A2A"/>
    <w:rsid w:val="002E178F"/>
    <w:rsid w:val="002E1FB4"/>
    <w:rsid w:val="002E4074"/>
    <w:rsid w:val="002E5C11"/>
    <w:rsid w:val="002E7514"/>
    <w:rsid w:val="002F0EB4"/>
    <w:rsid w:val="002F235D"/>
    <w:rsid w:val="002F2D79"/>
    <w:rsid w:val="002F761A"/>
    <w:rsid w:val="003002D2"/>
    <w:rsid w:val="00300BD4"/>
    <w:rsid w:val="003011F2"/>
    <w:rsid w:val="00302042"/>
    <w:rsid w:val="003108C8"/>
    <w:rsid w:val="00310A2A"/>
    <w:rsid w:val="00311F15"/>
    <w:rsid w:val="00315E06"/>
    <w:rsid w:val="00316840"/>
    <w:rsid w:val="00316A5C"/>
    <w:rsid w:val="00316BEB"/>
    <w:rsid w:val="00317F6F"/>
    <w:rsid w:val="00320647"/>
    <w:rsid w:val="00321362"/>
    <w:rsid w:val="0032328C"/>
    <w:rsid w:val="00324C5B"/>
    <w:rsid w:val="00325398"/>
    <w:rsid w:val="003256F4"/>
    <w:rsid w:val="0033170D"/>
    <w:rsid w:val="00336540"/>
    <w:rsid w:val="00336E9E"/>
    <w:rsid w:val="00337000"/>
    <w:rsid w:val="00345724"/>
    <w:rsid w:val="00356301"/>
    <w:rsid w:val="00361B0F"/>
    <w:rsid w:val="00362D26"/>
    <w:rsid w:val="0036403C"/>
    <w:rsid w:val="00364258"/>
    <w:rsid w:val="003702C6"/>
    <w:rsid w:val="00372BCE"/>
    <w:rsid w:val="00384923"/>
    <w:rsid w:val="00385D42"/>
    <w:rsid w:val="003869B6"/>
    <w:rsid w:val="00387D60"/>
    <w:rsid w:val="00392622"/>
    <w:rsid w:val="00393FB8"/>
    <w:rsid w:val="003960B2"/>
    <w:rsid w:val="003A0093"/>
    <w:rsid w:val="003A487C"/>
    <w:rsid w:val="003B0176"/>
    <w:rsid w:val="003B1D34"/>
    <w:rsid w:val="003B1EDF"/>
    <w:rsid w:val="003B1F43"/>
    <w:rsid w:val="003B59CE"/>
    <w:rsid w:val="003C38EA"/>
    <w:rsid w:val="003C5A73"/>
    <w:rsid w:val="003C5CCF"/>
    <w:rsid w:val="003D0261"/>
    <w:rsid w:val="003D0551"/>
    <w:rsid w:val="003D079C"/>
    <w:rsid w:val="003D387F"/>
    <w:rsid w:val="003D5FC1"/>
    <w:rsid w:val="003E36E0"/>
    <w:rsid w:val="003E3BD2"/>
    <w:rsid w:val="003E4C1A"/>
    <w:rsid w:val="003E7782"/>
    <w:rsid w:val="003F10B4"/>
    <w:rsid w:val="003F132C"/>
    <w:rsid w:val="003F5F2E"/>
    <w:rsid w:val="003F6BDF"/>
    <w:rsid w:val="003F6E73"/>
    <w:rsid w:val="003F74DF"/>
    <w:rsid w:val="004006AA"/>
    <w:rsid w:val="00401141"/>
    <w:rsid w:val="00401D30"/>
    <w:rsid w:val="00402C3E"/>
    <w:rsid w:val="00403E15"/>
    <w:rsid w:val="00406951"/>
    <w:rsid w:val="00406DDE"/>
    <w:rsid w:val="00414575"/>
    <w:rsid w:val="00417C55"/>
    <w:rsid w:val="0042096E"/>
    <w:rsid w:val="00430D8E"/>
    <w:rsid w:val="004320AC"/>
    <w:rsid w:val="00443014"/>
    <w:rsid w:val="004441A9"/>
    <w:rsid w:val="00447413"/>
    <w:rsid w:val="00450E41"/>
    <w:rsid w:val="004529EA"/>
    <w:rsid w:val="0045459D"/>
    <w:rsid w:val="004626F1"/>
    <w:rsid w:val="00473584"/>
    <w:rsid w:val="00477EA9"/>
    <w:rsid w:val="00480469"/>
    <w:rsid w:val="00481D59"/>
    <w:rsid w:val="00482B8A"/>
    <w:rsid w:val="00483A30"/>
    <w:rsid w:val="00485459"/>
    <w:rsid w:val="0048692A"/>
    <w:rsid w:val="00486A7E"/>
    <w:rsid w:val="00490C51"/>
    <w:rsid w:val="00492B28"/>
    <w:rsid w:val="00493A2A"/>
    <w:rsid w:val="00494A14"/>
    <w:rsid w:val="0049539F"/>
    <w:rsid w:val="00496743"/>
    <w:rsid w:val="004967BD"/>
    <w:rsid w:val="004970C7"/>
    <w:rsid w:val="004A0376"/>
    <w:rsid w:val="004A4584"/>
    <w:rsid w:val="004A4694"/>
    <w:rsid w:val="004A5B75"/>
    <w:rsid w:val="004A5F39"/>
    <w:rsid w:val="004B1874"/>
    <w:rsid w:val="004B4647"/>
    <w:rsid w:val="004C0FF4"/>
    <w:rsid w:val="004C507F"/>
    <w:rsid w:val="004C53CF"/>
    <w:rsid w:val="004C78C0"/>
    <w:rsid w:val="004D7C8C"/>
    <w:rsid w:val="004E0934"/>
    <w:rsid w:val="004E2EC9"/>
    <w:rsid w:val="004E2F4C"/>
    <w:rsid w:val="004E3157"/>
    <w:rsid w:val="004E385C"/>
    <w:rsid w:val="004E496E"/>
    <w:rsid w:val="004E584A"/>
    <w:rsid w:val="004E7FE7"/>
    <w:rsid w:val="004F2334"/>
    <w:rsid w:val="004F3EF9"/>
    <w:rsid w:val="004F5BB3"/>
    <w:rsid w:val="004F6FF0"/>
    <w:rsid w:val="004F700A"/>
    <w:rsid w:val="004F7208"/>
    <w:rsid w:val="0050307E"/>
    <w:rsid w:val="00505AEB"/>
    <w:rsid w:val="00507659"/>
    <w:rsid w:val="005103FF"/>
    <w:rsid w:val="00510645"/>
    <w:rsid w:val="00511A38"/>
    <w:rsid w:val="0051277F"/>
    <w:rsid w:val="00513FC7"/>
    <w:rsid w:val="0052276C"/>
    <w:rsid w:val="00522B00"/>
    <w:rsid w:val="00530FBF"/>
    <w:rsid w:val="005319FF"/>
    <w:rsid w:val="0053244C"/>
    <w:rsid w:val="00532A04"/>
    <w:rsid w:val="005333CD"/>
    <w:rsid w:val="00533EF8"/>
    <w:rsid w:val="005360B2"/>
    <w:rsid w:val="00537B37"/>
    <w:rsid w:val="00540DF4"/>
    <w:rsid w:val="005438DB"/>
    <w:rsid w:val="00543ADB"/>
    <w:rsid w:val="005440CA"/>
    <w:rsid w:val="00544EE5"/>
    <w:rsid w:val="00546D7F"/>
    <w:rsid w:val="00547722"/>
    <w:rsid w:val="00551ECA"/>
    <w:rsid w:val="00553F25"/>
    <w:rsid w:val="005606EF"/>
    <w:rsid w:val="00563A13"/>
    <w:rsid w:val="005642A9"/>
    <w:rsid w:val="00564405"/>
    <w:rsid w:val="00566859"/>
    <w:rsid w:val="00571896"/>
    <w:rsid w:val="00573011"/>
    <w:rsid w:val="0057746E"/>
    <w:rsid w:val="005779CE"/>
    <w:rsid w:val="00580582"/>
    <w:rsid w:val="0058113F"/>
    <w:rsid w:val="005820C1"/>
    <w:rsid w:val="00583B70"/>
    <w:rsid w:val="00591B4E"/>
    <w:rsid w:val="00591C42"/>
    <w:rsid w:val="00591E5C"/>
    <w:rsid w:val="00591F89"/>
    <w:rsid w:val="00595D56"/>
    <w:rsid w:val="005A236A"/>
    <w:rsid w:val="005A74B3"/>
    <w:rsid w:val="005B1E7A"/>
    <w:rsid w:val="005B49AF"/>
    <w:rsid w:val="005B5CA8"/>
    <w:rsid w:val="005B6017"/>
    <w:rsid w:val="005B63A9"/>
    <w:rsid w:val="005B6EB5"/>
    <w:rsid w:val="005B7CBB"/>
    <w:rsid w:val="005C012C"/>
    <w:rsid w:val="005C3FAA"/>
    <w:rsid w:val="005C49D2"/>
    <w:rsid w:val="005C63F1"/>
    <w:rsid w:val="005D33C6"/>
    <w:rsid w:val="005E2861"/>
    <w:rsid w:val="005F058A"/>
    <w:rsid w:val="005F1DCF"/>
    <w:rsid w:val="005F1F4D"/>
    <w:rsid w:val="00600E45"/>
    <w:rsid w:val="00601D0F"/>
    <w:rsid w:val="0060266B"/>
    <w:rsid w:val="00603F5A"/>
    <w:rsid w:val="00612E31"/>
    <w:rsid w:val="0061359F"/>
    <w:rsid w:val="00614343"/>
    <w:rsid w:val="00614467"/>
    <w:rsid w:val="00622FDC"/>
    <w:rsid w:val="006255A0"/>
    <w:rsid w:val="006319B0"/>
    <w:rsid w:val="00633EFA"/>
    <w:rsid w:val="006419D4"/>
    <w:rsid w:val="0064368D"/>
    <w:rsid w:val="00643C64"/>
    <w:rsid w:val="0064583F"/>
    <w:rsid w:val="00650690"/>
    <w:rsid w:val="00650E8E"/>
    <w:rsid w:val="006522C9"/>
    <w:rsid w:val="0065282F"/>
    <w:rsid w:val="00654542"/>
    <w:rsid w:val="00660127"/>
    <w:rsid w:val="00660351"/>
    <w:rsid w:val="00661550"/>
    <w:rsid w:val="00665B77"/>
    <w:rsid w:val="00665D68"/>
    <w:rsid w:val="006674BF"/>
    <w:rsid w:val="00670FBA"/>
    <w:rsid w:val="00671091"/>
    <w:rsid w:val="0067269D"/>
    <w:rsid w:val="0067297E"/>
    <w:rsid w:val="00677FB8"/>
    <w:rsid w:val="006816D3"/>
    <w:rsid w:val="006831C7"/>
    <w:rsid w:val="0068598E"/>
    <w:rsid w:val="006875F4"/>
    <w:rsid w:val="006912C4"/>
    <w:rsid w:val="00693C15"/>
    <w:rsid w:val="0069631F"/>
    <w:rsid w:val="006A256E"/>
    <w:rsid w:val="006A2A9F"/>
    <w:rsid w:val="006B07F8"/>
    <w:rsid w:val="006B19EB"/>
    <w:rsid w:val="006B310F"/>
    <w:rsid w:val="006B6F2C"/>
    <w:rsid w:val="006C23BA"/>
    <w:rsid w:val="006C4816"/>
    <w:rsid w:val="006C4F63"/>
    <w:rsid w:val="006C56FF"/>
    <w:rsid w:val="006C7079"/>
    <w:rsid w:val="006D1DAF"/>
    <w:rsid w:val="006D7DDD"/>
    <w:rsid w:val="006E00F7"/>
    <w:rsid w:val="006E1156"/>
    <w:rsid w:val="006E2717"/>
    <w:rsid w:val="006E33C5"/>
    <w:rsid w:val="006E5146"/>
    <w:rsid w:val="006E574F"/>
    <w:rsid w:val="006E5F49"/>
    <w:rsid w:val="006E6A3C"/>
    <w:rsid w:val="006F1A30"/>
    <w:rsid w:val="006F43A4"/>
    <w:rsid w:val="006F7DAF"/>
    <w:rsid w:val="00700720"/>
    <w:rsid w:val="0070089F"/>
    <w:rsid w:val="0070129C"/>
    <w:rsid w:val="007045AA"/>
    <w:rsid w:val="007119C3"/>
    <w:rsid w:val="007120AA"/>
    <w:rsid w:val="007153BA"/>
    <w:rsid w:val="00734E22"/>
    <w:rsid w:val="00740046"/>
    <w:rsid w:val="00745035"/>
    <w:rsid w:val="00746D80"/>
    <w:rsid w:val="0075227C"/>
    <w:rsid w:val="007539AA"/>
    <w:rsid w:val="00760458"/>
    <w:rsid w:val="00762456"/>
    <w:rsid w:val="00762556"/>
    <w:rsid w:val="007626B3"/>
    <w:rsid w:val="00762AE0"/>
    <w:rsid w:val="00764B28"/>
    <w:rsid w:val="00765991"/>
    <w:rsid w:val="00766F92"/>
    <w:rsid w:val="00771A16"/>
    <w:rsid w:val="00772FAF"/>
    <w:rsid w:val="007773A7"/>
    <w:rsid w:val="00784B3B"/>
    <w:rsid w:val="00784B8D"/>
    <w:rsid w:val="00786787"/>
    <w:rsid w:val="00790CD6"/>
    <w:rsid w:val="007920CA"/>
    <w:rsid w:val="007944A5"/>
    <w:rsid w:val="00794928"/>
    <w:rsid w:val="00797BC9"/>
    <w:rsid w:val="007A0E6A"/>
    <w:rsid w:val="007A10A8"/>
    <w:rsid w:val="007A6381"/>
    <w:rsid w:val="007A7AE0"/>
    <w:rsid w:val="007B0738"/>
    <w:rsid w:val="007B3727"/>
    <w:rsid w:val="007B3A42"/>
    <w:rsid w:val="007B44B6"/>
    <w:rsid w:val="007B4AF2"/>
    <w:rsid w:val="007C11DF"/>
    <w:rsid w:val="007C1D49"/>
    <w:rsid w:val="007C1EAB"/>
    <w:rsid w:val="007C6C47"/>
    <w:rsid w:val="007D633B"/>
    <w:rsid w:val="007D690D"/>
    <w:rsid w:val="007E1635"/>
    <w:rsid w:val="007E21A7"/>
    <w:rsid w:val="007E2BA6"/>
    <w:rsid w:val="007E4DF7"/>
    <w:rsid w:val="007F0E4D"/>
    <w:rsid w:val="007F1BDB"/>
    <w:rsid w:val="007F67E8"/>
    <w:rsid w:val="00800BE4"/>
    <w:rsid w:val="008044AD"/>
    <w:rsid w:val="00806382"/>
    <w:rsid w:val="0081156A"/>
    <w:rsid w:val="0081516F"/>
    <w:rsid w:val="008201CC"/>
    <w:rsid w:val="00821168"/>
    <w:rsid w:val="00822F8E"/>
    <w:rsid w:val="00823C40"/>
    <w:rsid w:val="00825A07"/>
    <w:rsid w:val="00827436"/>
    <w:rsid w:val="0083359A"/>
    <w:rsid w:val="00834AC9"/>
    <w:rsid w:val="008358D3"/>
    <w:rsid w:val="0083742B"/>
    <w:rsid w:val="008435BE"/>
    <w:rsid w:val="008448B7"/>
    <w:rsid w:val="00845E3F"/>
    <w:rsid w:val="00852655"/>
    <w:rsid w:val="00855925"/>
    <w:rsid w:val="008567DE"/>
    <w:rsid w:val="00856E04"/>
    <w:rsid w:val="00862060"/>
    <w:rsid w:val="00864F5A"/>
    <w:rsid w:val="00865778"/>
    <w:rsid w:val="008726C5"/>
    <w:rsid w:val="00872748"/>
    <w:rsid w:val="0087343C"/>
    <w:rsid w:val="00874E92"/>
    <w:rsid w:val="00877694"/>
    <w:rsid w:val="008776F7"/>
    <w:rsid w:val="00877880"/>
    <w:rsid w:val="00881596"/>
    <w:rsid w:val="00882747"/>
    <w:rsid w:val="008835FD"/>
    <w:rsid w:val="00891BE1"/>
    <w:rsid w:val="008948A4"/>
    <w:rsid w:val="00897911"/>
    <w:rsid w:val="008A094E"/>
    <w:rsid w:val="008A10BB"/>
    <w:rsid w:val="008A1450"/>
    <w:rsid w:val="008A33DD"/>
    <w:rsid w:val="008A4B23"/>
    <w:rsid w:val="008A5FD7"/>
    <w:rsid w:val="008A7E60"/>
    <w:rsid w:val="008B0294"/>
    <w:rsid w:val="008B3A5C"/>
    <w:rsid w:val="008B4241"/>
    <w:rsid w:val="008C37E0"/>
    <w:rsid w:val="008D1F85"/>
    <w:rsid w:val="008D577A"/>
    <w:rsid w:val="008D5F1B"/>
    <w:rsid w:val="008D77A8"/>
    <w:rsid w:val="008E44DC"/>
    <w:rsid w:val="008E48AD"/>
    <w:rsid w:val="008E7BA0"/>
    <w:rsid w:val="008F0631"/>
    <w:rsid w:val="008F0FFC"/>
    <w:rsid w:val="008F5C71"/>
    <w:rsid w:val="008F623C"/>
    <w:rsid w:val="00900B61"/>
    <w:rsid w:val="0090292E"/>
    <w:rsid w:val="00903179"/>
    <w:rsid w:val="009075AF"/>
    <w:rsid w:val="009078BF"/>
    <w:rsid w:val="00912A3B"/>
    <w:rsid w:val="009132AE"/>
    <w:rsid w:val="009139BD"/>
    <w:rsid w:val="00915B1B"/>
    <w:rsid w:val="009216BE"/>
    <w:rsid w:val="00930539"/>
    <w:rsid w:val="00930E4A"/>
    <w:rsid w:val="009317CF"/>
    <w:rsid w:val="0093292B"/>
    <w:rsid w:val="00933EAF"/>
    <w:rsid w:val="00934C1D"/>
    <w:rsid w:val="00940138"/>
    <w:rsid w:val="00940207"/>
    <w:rsid w:val="009412CC"/>
    <w:rsid w:val="00941A22"/>
    <w:rsid w:val="009435A6"/>
    <w:rsid w:val="009440A4"/>
    <w:rsid w:val="00945322"/>
    <w:rsid w:val="00946FC0"/>
    <w:rsid w:val="009476CC"/>
    <w:rsid w:val="009505A5"/>
    <w:rsid w:val="0095267F"/>
    <w:rsid w:val="00956A6C"/>
    <w:rsid w:val="00956E14"/>
    <w:rsid w:val="0095797B"/>
    <w:rsid w:val="00957F60"/>
    <w:rsid w:val="009619A6"/>
    <w:rsid w:val="0096585E"/>
    <w:rsid w:val="009771BF"/>
    <w:rsid w:val="009805CE"/>
    <w:rsid w:val="009843CA"/>
    <w:rsid w:val="0098488C"/>
    <w:rsid w:val="00986714"/>
    <w:rsid w:val="00991E8B"/>
    <w:rsid w:val="00995FF9"/>
    <w:rsid w:val="009961BE"/>
    <w:rsid w:val="00996305"/>
    <w:rsid w:val="009966CF"/>
    <w:rsid w:val="009A351D"/>
    <w:rsid w:val="009A37E7"/>
    <w:rsid w:val="009A72BF"/>
    <w:rsid w:val="009B11A6"/>
    <w:rsid w:val="009B396B"/>
    <w:rsid w:val="009B47DD"/>
    <w:rsid w:val="009B61B4"/>
    <w:rsid w:val="009C0987"/>
    <w:rsid w:val="009C6886"/>
    <w:rsid w:val="009D273C"/>
    <w:rsid w:val="009D2B61"/>
    <w:rsid w:val="009D4ADA"/>
    <w:rsid w:val="009D535B"/>
    <w:rsid w:val="009D5B25"/>
    <w:rsid w:val="009E1004"/>
    <w:rsid w:val="009E68DA"/>
    <w:rsid w:val="009F1586"/>
    <w:rsid w:val="009F1C8E"/>
    <w:rsid w:val="009F1F0A"/>
    <w:rsid w:val="009F4A70"/>
    <w:rsid w:val="009F4D41"/>
    <w:rsid w:val="009F57F1"/>
    <w:rsid w:val="009F5E71"/>
    <w:rsid w:val="00A02F8A"/>
    <w:rsid w:val="00A033B0"/>
    <w:rsid w:val="00A053B8"/>
    <w:rsid w:val="00A1112A"/>
    <w:rsid w:val="00A11B91"/>
    <w:rsid w:val="00A12099"/>
    <w:rsid w:val="00A15898"/>
    <w:rsid w:val="00A20126"/>
    <w:rsid w:val="00A22FD1"/>
    <w:rsid w:val="00A25008"/>
    <w:rsid w:val="00A306CE"/>
    <w:rsid w:val="00A346FB"/>
    <w:rsid w:val="00A377C7"/>
    <w:rsid w:val="00A3785A"/>
    <w:rsid w:val="00A40DFD"/>
    <w:rsid w:val="00A412F7"/>
    <w:rsid w:val="00A42E99"/>
    <w:rsid w:val="00A43345"/>
    <w:rsid w:val="00A440C0"/>
    <w:rsid w:val="00A47EA8"/>
    <w:rsid w:val="00A50503"/>
    <w:rsid w:val="00A57657"/>
    <w:rsid w:val="00A60939"/>
    <w:rsid w:val="00A62580"/>
    <w:rsid w:val="00A6367E"/>
    <w:rsid w:val="00A651C6"/>
    <w:rsid w:val="00A65556"/>
    <w:rsid w:val="00A66B36"/>
    <w:rsid w:val="00A67CEB"/>
    <w:rsid w:val="00A701E6"/>
    <w:rsid w:val="00A70400"/>
    <w:rsid w:val="00A71204"/>
    <w:rsid w:val="00A73080"/>
    <w:rsid w:val="00A73A97"/>
    <w:rsid w:val="00A755C9"/>
    <w:rsid w:val="00A776A3"/>
    <w:rsid w:val="00A807FE"/>
    <w:rsid w:val="00A82068"/>
    <w:rsid w:val="00A833C4"/>
    <w:rsid w:val="00A8428D"/>
    <w:rsid w:val="00A85660"/>
    <w:rsid w:val="00A93FDF"/>
    <w:rsid w:val="00A96B4A"/>
    <w:rsid w:val="00A97DFD"/>
    <w:rsid w:val="00AA22C6"/>
    <w:rsid w:val="00AA30C2"/>
    <w:rsid w:val="00AA47A6"/>
    <w:rsid w:val="00AA6600"/>
    <w:rsid w:val="00AB024F"/>
    <w:rsid w:val="00AB0485"/>
    <w:rsid w:val="00AB42CC"/>
    <w:rsid w:val="00AC23A0"/>
    <w:rsid w:val="00AC454E"/>
    <w:rsid w:val="00AC7C4E"/>
    <w:rsid w:val="00AD01A8"/>
    <w:rsid w:val="00AD1575"/>
    <w:rsid w:val="00AD28DD"/>
    <w:rsid w:val="00AD2B3B"/>
    <w:rsid w:val="00AD3AAC"/>
    <w:rsid w:val="00AD43BB"/>
    <w:rsid w:val="00AD5572"/>
    <w:rsid w:val="00AE01BA"/>
    <w:rsid w:val="00AE0DFB"/>
    <w:rsid w:val="00AE3343"/>
    <w:rsid w:val="00AE33D4"/>
    <w:rsid w:val="00AE5E26"/>
    <w:rsid w:val="00AF08BC"/>
    <w:rsid w:val="00AF4578"/>
    <w:rsid w:val="00AF4C37"/>
    <w:rsid w:val="00AF54A3"/>
    <w:rsid w:val="00B02961"/>
    <w:rsid w:val="00B056F2"/>
    <w:rsid w:val="00B105B7"/>
    <w:rsid w:val="00B147FF"/>
    <w:rsid w:val="00B14F32"/>
    <w:rsid w:val="00B15F7D"/>
    <w:rsid w:val="00B20C3D"/>
    <w:rsid w:val="00B2311D"/>
    <w:rsid w:val="00B23B84"/>
    <w:rsid w:val="00B26069"/>
    <w:rsid w:val="00B2644C"/>
    <w:rsid w:val="00B27277"/>
    <w:rsid w:val="00B320D1"/>
    <w:rsid w:val="00B3573E"/>
    <w:rsid w:val="00B36667"/>
    <w:rsid w:val="00B40302"/>
    <w:rsid w:val="00B42BC5"/>
    <w:rsid w:val="00B437CB"/>
    <w:rsid w:val="00B45D20"/>
    <w:rsid w:val="00B45E5F"/>
    <w:rsid w:val="00B45F15"/>
    <w:rsid w:val="00B4707C"/>
    <w:rsid w:val="00B55C99"/>
    <w:rsid w:val="00B608BB"/>
    <w:rsid w:val="00B64D93"/>
    <w:rsid w:val="00B66910"/>
    <w:rsid w:val="00B67F9E"/>
    <w:rsid w:val="00B8013D"/>
    <w:rsid w:val="00B829B0"/>
    <w:rsid w:val="00B84E2C"/>
    <w:rsid w:val="00B84FAE"/>
    <w:rsid w:val="00B90378"/>
    <w:rsid w:val="00B9180A"/>
    <w:rsid w:val="00B9448E"/>
    <w:rsid w:val="00B94E85"/>
    <w:rsid w:val="00B953E9"/>
    <w:rsid w:val="00B95A44"/>
    <w:rsid w:val="00B97127"/>
    <w:rsid w:val="00BA1959"/>
    <w:rsid w:val="00BA2933"/>
    <w:rsid w:val="00BA3ED3"/>
    <w:rsid w:val="00BA4780"/>
    <w:rsid w:val="00BA47A0"/>
    <w:rsid w:val="00BA6752"/>
    <w:rsid w:val="00BB050B"/>
    <w:rsid w:val="00BB40A5"/>
    <w:rsid w:val="00BC341B"/>
    <w:rsid w:val="00BC373F"/>
    <w:rsid w:val="00BD0621"/>
    <w:rsid w:val="00BD151A"/>
    <w:rsid w:val="00BD1BA3"/>
    <w:rsid w:val="00BD3CFD"/>
    <w:rsid w:val="00BD4072"/>
    <w:rsid w:val="00BD4321"/>
    <w:rsid w:val="00BE29B6"/>
    <w:rsid w:val="00BE42A8"/>
    <w:rsid w:val="00BE5655"/>
    <w:rsid w:val="00BE756A"/>
    <w:rsid w:val="00BF45E8"/>
    <w:rsid w:val="00BF5512"/>
    <w:rsid w:val="00BF7DE3"/>
    <w:rsid w:val="00C01386"/>
    <w:rsid w:val="00C0237A"/>
    <w:rsid w:val="00C02EE2"/>
    <w:rsid w:val="00C034E9"/>
    <w:rsid w:val="00C0437E"/>
    <w:rsid w:val="00C06B62"/>
    <w:rsid w:val="00C112D2"/>
    <w:rsid w:val="00C138F1"/>
    <w:rsid w:val="00C13AB8"/>
    <w:rsid w:val="00C1414F"/>
    <w:rsid w:val="00C16C53"/>
    <w:rsid w:val="00C17C52"/>
    <w:rsid w:val="00C20CF9"/>
    <w:rsid w:val="00C2157A"/>
    <w:rsid w:val="00C21AAE"/>
    <w:rsid w:val="00C24A81"/>
    <w:rsid w:val="00C24EDE"/>
    <w:rsid w:val="00C34805"/>
    <w:rsid w:val="00C3668C"/>
    <w:rsid w:val="00C44263"/>
    <w:rsid w:val="00C442CE"/>
    <w:rsid w:val="00C44B6E"/>
    <w:rsid w:val="00C4667C"/>
    <w:rsid w:val="00C47D36"/>
    <w:rsid w:val="00C47F04"/>
    <w:rsid w:val="00C50DA5"/>
    <w:rsid w:val="00C5143E"/>
    <w:rsid w:val="00C51D8B"/>
    <w:rsid w:val="00C5640F"/>
    <w:rsid w:val="00C57867"/>
    <w:rsid w:val="00C60E74"/>
    <w:rsid w:val="00C70AEE"/>
    <w:rsid w:val="00C72ED2"/>
    <w:rsid w:val="00C7441F"/>
    <w:rsid w:val="00C769F1"/>
    <w:rsid w:val="00C76A0B"/>
    <w:rsid w:val="00C76BB1"/>
    <w:rsid w:val="00C77C60"/>
    <w:rsid w:val="00C805D2"/>
    <w:rsid w:val="00C837B4"/>
    <w:rsid w:val="00C8408C"/>
    <w:rsid w:val="00C840BF"/>
    <w:rsid w:val="00C8514E"/>
    <w:rsid w:val="00C851A3"/>
    <w:rsid w:val="00C90577"/>
    <w:rsid w:val="00C95B08"/>
    <w:rsid w:val="00C97A46"/>
    <w:rsid w:val="00C97AB3"/>
    <w:rsid w:val="00CA0DE6"/>
    <w:rsid w:val="00CA3480"/>
    <w:rsid w:val="00CA507A"/>
    <w:rsid w:val="00CB2B15"/>
    <w:rsid w:val="00CB4C52"/>
    <w:rsid w:val="00CC1761"/>
    <w:rsid w:val="00CC3837"/>
    <w:rsid w:val="00CC3AD5"/>
    <w:rsid w:val="00CD02AB"/>
    <w:rsid w:val="00CD313C"/>
    <w:rsid w:val="00CD60C1"/>
    <w:rsid w:val="00CD7546"/>
    <w:rsid w:val="00CD7912"/>
    <w:rsid w:val="00CD7AF9"/>
    <w:rsid w:val="00CE14DF"/>
    <w:rsid w:val="00CE2283"/>
    <w:rsid w:val="00CE2B9D"/>
    <w:rsid w:val="00CE3DD6"/>
    <w:rsid w:val="00CE7150"/>
    <w:rsid w:val="00CF0D1E"/>
    <w:rsid w:val="00CF2753"/>
    <w:rsid w:val="00D000B7"/>
    <w:rsid w:val="00D006C6"/>
    <w:rsid w:val="00D00AF5"/>
    <w:rsid w:val="00D00C20"/>
    <w:rsid w:val="00D03187"/>
    <w:rsid w:val="00D03FA2"/>
    <w:rsid w:val="00D04B04"/>
    <w:rsid w:val="00D050A6"/>
    <w:rsid w:val="00D05EF7"/>
    <w:rsid w:val="00D0693E"/>
    <w:rsid w:val="00D15DB5"/>
    <w:rsid w:val="00D162CC"/>
    <w:rsid w:val="00D22AA0"/>
    <w:rsid w:val="00D311F4"/>
    <w:rsid w:val="00D31261"/>
    <w:rsid w:val="00D32F9A"/>
    <w:rsid w:val="00D33EBE"/>
    <w:rsid w:val="00D35366"/>
    <w:rsid w:val="00D44BCA"/>
    <w:rsid w:val="00D45688"/>
    <w:rsid w:val="00D46491"/>
    <w:rsid w:val="00D46709"/>
    <w:rsid w:val="00D5100F"/>
    <w:rsid w:val="00D54BC6"/>
    <w:rsid w:val="00D56278"/>
    <w:rsid w:val="00D62619"/>
    <w:rsid w:val="00D648C8"/>
    <w:rsid w:val="00D72919"/>
    <w:rsid w:val="00D76C2E"/>
    <w:rsid w:val="00D8338E"/>
    <w:rsid w:val="00D8421F"/>
    <w:rsid w:val="00D8511A"/>
    <w:rsid w:val="00D862C2"/>
    <w:rsid w:val="00D86B4B"/>
    <w:rsid w:val="00D8713E"/>
    <w:rsid w:val="00D9045F"/>
    <w:rsid w:val="00D91796"/>
    <w:rsid w:val="00D93FD5"/>
    <w:rsid w:val="00D94D57"/>
    <w:rsid w:val="00D97C10"/>
    <w:rsid w:val="00DA255F"/>
    <w:rsid w:val="00DA5672"/>
    <w:rsid w:val="00DA73BC"/>
    <w:rsid w:val="00DA7BF8"/>
    <w:rsid w:val="00DB1B16"/>
    <w:rsid w:val="00DB3C8D"/>
    <w:rsid w:val="00DB53C5"/>
    <w:rsid w:val="00DB7C8A"/>
    <w:rsid w:val="00DB7CAA"/>
    <w:rsid w:val="00DC4DD4"/>
    <w:rsid w:val="00DD028E"/>
    <w:rsid w:val="00DD1180"/>
    <w:rsid w:val="00DD2AF2"/>
    <w:rsid w:val="00DE1D04"/>
    <w:rsid w:val="00DE63FD"/>
    <w:rsid w:val="00DE78C4"/>
    <w:rsid w:val="00DE7976"/>
    <w:rsid w:val="00DF0F06"/>
    <w:rsid w:val="00DF190F"/>
    <w:rsid w:val="00DF35D3"/>
    <w:rsid w:val="00E02732"/>
    <w:rsid w:val="00E100C1"/>
    <w:rsid w:val="00E172DD"/>
    <w:rsid w:val="00E1782F"/>
    <w:rsid w:val="00E20C23"/>
    <w:rsid w:val="00E22846"/>
    <w:rsid w:val="00E23BC7"/>
    <w:rsid w:val="00E30167"/>
    <w:rsid w:val="00E35194"/>
    <w:rsid w:val="00E4076F"/>
    <w:rsid w:val="00E414F4"/>
    <w:rsid w:val="00E41F4E"/>
    <w:rsid w:val="00E42F91"/>
    <w:rsid w:val="00E43656"/>
    <w:rsid w:val="00E443C5"/>
    <w:rsid w:val="00E45EE9"/>
    <w:rsid w:val="00E50F26"/>
    <w:rsid w:val="00E51197"/>
    <w:rsid w:val="00E51FD5"/>
    <w:rsid w:val="00E53A4C"/>
    <w:rsid w:val="00E60417"/>
    <w:rsid w:val="00E61E5A"/>
    <w:rsid w:val="00E63D28"/>
    <w:rsid w:val="00E7039F"/>
    <w:rsid w:val="00E72DDD"/>
    <w:rsid w:val="00E73D66"/>
    <w:rsid w:val="00E73EE5"/>
    <w:rsid w:val="00E75A37"/>
    <w:rsid w:val="00E7731A"/>
    <w:rsid w:val="00E777C4"/>
    <w:rsid w:val="00E77D52"/>
    <w:rsid w:val="00E817A1"/>
    <w:rsid w:val="00E83C85"/>
    <w:rsid w:val="00E843A4"/>
    <w:rsid w:val="00E84F01"/>
    <w:rsid w:val="00E92CE7"/>
    <w:rsid w:val="00E95BCF"/>
    <w:rsid w:val="00EA0817"/>
    <w:rsid w:val="00EA22C0"/>
    <w:rsid w:val="00EA4994"/>
    <w:rsid w:val="00EA7FF0"/>
    <w:rsid w:val="00EB0C95"/>
    <w:rsid w:val="00EB0ED9"/>
    <w:rsid w:val="00EB1F09"/>
    <w:rsid w:val="00EB22EC"/>
    <w:rsid w:val="00EB41D5"/>
    <w:rsid w:val="00EB4A29"/>
    <w:rsid w:val="00EB70B0"/>
    <w:rsid w:val="00EB793A"/>
    <w:rsid w:val="00EC3AA1"/>
    <w:rsid w:val="00EC65D6"/>
    <w:rsid w:val="00ED4FAC"/>
    <w:rsid w:val="00ED5D78"/>
    <w:rsid w:val="00ED5FC9"/>
    <w:rsid w:val="00ED7CF1"/>
    <w:rsid w:val="00EE1264"/>
    <w:rsid w:val="00EE38B7"/>
    <w:rsid w:val="00EF0E3C"/>
    <w:rsid w:val="00EF42CA"/>
    <w:rsid w:val="00EF4B13"/>
    <w:rsid w:val="00EF5A87"/>
    <w:rsid w:val="00EF67C5"/>
    <w:rsid w:val="00F02EF0"/>
    <w:rsid w:val="00F03485"/>
    <w:rsid w:val="00F10216"/>
    <w:rsid w:val="00F22745"/>
    <w:rsid w:val="00F25DA5"/>
    <w:rsid w:val="00F32199"/>
    <w:rsid w:val="00F35B15"/>
    <w:rsid w:val="00F35E82"/>
    <w:rsid w:val="00F37138"/>
    <w:rsid w:val="00F37FFD"/>
    <w:rsid w:val="00F416DE"/>
    <w:rsid w:val="00F424C6"/>
    <w:rsid w:val="00F46FDA"/>
    <w:rsid w:val="00F47C26"/>
    <w:rsid w:val="00F5113A"/>
    <w:rsid w:val="00F5387E"/>
    <w:rsid w:val="00F53CC2"/>
    <w:rsid w:val="00F6288B"/>
    <w:rsid w:val="00F635BF"/>
    <w:rsid w:val="00F63636"/>
    <w:rsid w:val="00F64D84"/>
    <w:rsid w:val="00F66047"/>
    <w:rsid w:val="00F66BB8"/>
    <w:rsid w:val="00F70364"/>
    <w:rsid w:val="00F7309F"/>
    <w:rsid w:val="00F73229"/>
    <w:rsid w:val="00F73C36"/>
    <w:rsid w:val="00F76440"/>
    <w:rsid w:val="00F76AE8"/>
    <w:rsid w:val="00F8003B"/>
    <w:rsid w:val="00F81536"/>
    <w:rsid w:val="00F81C1C"/>
    <w:rsid w:val="00F82639"/>
    <w:rsid w:val="00F831E7"/>
    <w:rsid w:val="00F83495"/>
    <w:rsid w:val="00F8763A"/>
    <w:rsid w:val="00F9390A"/>
    <w:rsid w:val="00F9781A"/>
    <w:rsid w:val="00FA0F1D"/>
    <w:rsid w:val="00FA3525"/>
    <w:rsid w:val="00FA540B"/>
    <w:rsid w:val="00FA5F5D"/>
    <w:rsid w:val="00FA778B"/>
    <w:rsid w:val="00FB1902"/>
    <w:rsid w:val="00FB669E"/>
    <w:rsid w:val="00FC018D"/>
    <w:rsid w:val="00FC1AFD"/>
    <w:rsid w:val="00FC1C86"/>
    <w:rsid w:val="00FC2452"/>
    <w:rsid w:val="00FC271D"/>
    <w:rsid w:val="00FC3410"/>
    <w:rsid w:val="00FD054E"/>
    <w:rsid w:val="00FD07F0"/>
    <w:rsid w:val="00FD4250"/>
    <w:rsid w:val="00FE6398"/>
    <w:rsid w:val="00FE7590"/>
    <w:rsid w:val="00FF1455"/>
    <w:rsid w:val="00FF1D7A"/>
    <w:rsid w:val="00FF1EC4"/>
    <w:rsid w:val="00FF22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11">
      <o:colormru v:ext="edit" colors="#09f,gray"/>
    </o:shapedefaults>
    <o:shapelayout v:ext="edit">
      <o:idmap v:ext="edit" data="1"/>
      <o:rules v:ext="edit">
        <o:r id="V:Rule1" type="callout" idref="#_x0000_s1029"/>
        <o:r id="V:Rule2" type="callout"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bg-BG" w:eastAsia="bg-BG" w:bidi="ar-SA"/>
      </w:rPr>
    </w:rPrDefault>
    <w:pPrDefault/>
  </w:docDefaults>
  <w:latentStyles w:defLockedState="0" w:defUIPriority="9" w:defSemiHidden="0" w:defUnhideWhenUsed="0" w:defQFormat="0" w:count="267">
    <w:lsdException w:name="Normal" w:uiPriority="0" w:qFormat="1"/>
    <w:lsdException w:name="heading 1" w:uiPriority="4" w:qFormat="1"/>
    <w:lsdException w:name="heading 2" w:uiPriority="4" w:qFormat="1"/>
    <w:lsdException w:name="heading 3" w:uiPriority="4" w:qFormat="1"/>
    <w:lsdException w:name="heading 4" w:uiPriority="4" w:qFormat="1"/>
    <w:lsdException w:name="heading 5" w:uiPriority="10" w:qFormat="1"/>
    <w:lsdException w:name="heading 6" w:uiPriority="10" w:qFormat="1"/>
    <w:lsdException w:name="heading 7" w:uiPriority="10" w:qFormat="1"/>
    <w:lsdException w:name="heading 8" w:uiPriority="10" w:qFormat="1"/>
    <w:lsdException w:name="heading 9" w:uiPriority="10" w:qFormat="1"/>
    <w:lsdException w:name="toc 1" w:uiPriority="39"/>
    <w:lsdException w:name="toc 2" w:uiPriority="39"/>
    <w:lsdException w:name="toc 3" w:uiPriority="39"/>
    <w:lsdException w:name="Normal Indent" w:uiPriority="0"/>
    <w:lsdException w:name="header" w:uiPriority="99"/>
    <w:lsdException w:name="footer" w:uiPriority="99"/>
    <w:lsdException w:name="index heading" w:locked="1"/>
    <w:lsdException w:name="caption" w:semiHidden="1" w:unhideWhenUsed="1" w:qFormat="1"/>
    <w:lsdException w:name="toa heading" w:locked="1"/>
    <w:lsdException w:name="List Bullet 5" w:uiPriority="0"/>
    <w:lsdException w:name="Title" w:qFormat="1"/>
    <w:lsdException w:name="Default Paragraph Font" w:uiPriority="1"/>
    <w:lsdException w:name="Body Text Indent" w:uiPriority="0"/>
    <w:lsdException w:name="Subtitle" w:qFormat="1"/>
    <w:lsdException w:name="Note Heading" w:locked="1"/>
    <w:lsdException w:name="Hyperlink" w:uiPriority="99"/>
    <w:lsdException w:name="Strong" w:uiPriority="22" w:qFormat="1"/>
    <w:lsdException w:name="Emphasis" w:uiPriority="20" w:qFormat="1"/>
    <w:lsdException w:name="HTML Top of Form" w:uiPriority="0"/>
    <w:lsdException w:name="HTML Bottom of Form" w:uiPriority="0"/>
    <w:lsdException w:name="Normal (Web)" w:uiPriority="99"/>
    <w:lsdException w:name="HTML Code" w:uiPriority="99"/>
    <w:lsdException w:name="Normal Table" w:uiPriority="0"/>
    <w:lsdException w:name="No List" w:uiPriority="99"/>
    <w:lsdException w:name="Outline List 1" w:uiPriority="0"/>
    <w:lsdException w:name="Outline List 2" w:uiPriority="0"/>
    <w:lsdException w:name="Outline List 3" w:uiPriority="0"/>
    <w:lsdException w:name="Table Simple 1" w:uiPriority="0"/>
    <w:lsdException w:name="Table Simple 2" w:uiPriority="0"/>
    <w:lsdException w:name="Table Simple 3" w:uiPriority="0"/>
    <w:lsdException w:name="Table Classic 1" w:locked="1" w:uiPriority="0"/>
    <w:lsdException w:name="Table Classic 2" w:locked="1" w:uiPriority="0"/>
    <w:lsdException w:name="Table Classic 3" w:locked="1" w:uiPriority="0"/>
    <w:lsdException w:name="Table Classic 4" w:locked="1"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Table Grid" w:uiPriority="0"/>
    <w:lsdException w:name="Table Theme" w:uiPriority="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2D5DED"/>
    <w:pPr>
      <w:spacing w:after="200" w:line="276" w:lineRule="auto"/>
    </w:pPr>
    <w:rPr>
      <w:rFonts w:ascii="Cambria" w:eastAsia="Calibri" w:hAnsi="Cambria"/>
      <w:sz w:val="22"/>
      <w:szCs w:val="22"/>
      <w:lang w:val="en-US" w:eastAsia="en-US"/>
    </w:rPr>
  </w:style>
  <w:style w:type="paragraph" w:styleId="Heading1">
    <w:name w:val="heading 1"/>
    <w:next w:val="introChapter"/>
    <w:uiPriority w:val="4"/>
    <w:qFormat/>
    <w:rsid w:val="002D5DED"/>
    <w:pPr>
      <w:pageBreakBefore/>
      <w:numPr>
        <w:numId w:val="3"/>
      </w:numPr>
      <w:tabs>
        <w:tab w:val="clear" w:pos="12240"/>
        <w:tab w:val="num" w:pos="436"/>
      </w:tabs>
      <w:spacing w:after="120"/>
      <w:ind w:left="72" w:hanging="360"/>
      <w:jc w:val="right"/>
      <w:outlineLvl w:val="0"/>
    </w:pPr>
    <w:rPr>
      <w:rFonts w:ascii="Cambria" w:hAnsi="Cambria"/>
      <w:b/>
      <w:snapToGrid w:val="0"/>
      <w:color w:val="002060"/>
      <w:kern w:val="28"/>
      <w:sz w:val="48"/>
      <w:lang w:val="en-US" w:eastAsia="fr-FR"/>
    </w:rPr>
  </w:style>
  <w:style w:type="paragraph" w:styleId="Heading2">
    <w:name w:val="heading 2"/>
    <w:next w:val="sp"/>
    <w:link w:val="Heading2Char"/>
    <w:uiPriority w:val="4"/>
    <w:qFormat/>
    <w:rsid w:val="008A33DD"/>
    <w:pPr>
      <w:keepNext/>
      <w:numPr>
        <w:ilvl w:val="1"/>
        <w:numId w:val="3"/>
      </w:numPr>
      <w:tabs>
        <w:tab w:val="left" w:pos="113"/>
      </w:tabs>
      <w:spacing w:before="360"/>
      <w:outlineLvl w:val="1"/>
    </w:pPr>
    <w:rPr>
      <w:rFonts w:asciiTheme="majorHAnsi" w:hAnsiTheme="majorHAnsi"/>
      <w:b/>
      <w:snapToGrid w:val="0"/>
      <w:color w:val="002060"/>
      <w:sz w:val="32"/>
      <w:lang w:val="en-US" w:eastAsia="fr-FR"/>
    </w:rPr>
  </w:style>
  <w:style w:type="paragraph" w:styleId="Heading3">
    <w:name w:val="heading 3"/>
    <w:next w:val="sp"/>
    <w:link w:val="Heading3Char"/>
    <w:uiPriority w:val="4"/>
    <w:qFormat/>
    <w:rsid w:val="00B9448E"/>
    <w:pPr>
      <w:keepNext/>
      <w:widowControl w:val="0"/>
      <w:numPr>
        <w:ilvl w:val="2"/>
        <w:numId w:val="3"/>
      </w:numPr>
      <w:tabs>
        <w:tab w:val="left" w:pos="900"/>
      </w:tabs>
      <w:spacing w:before="360" w:after="120"/>
      <w:outlineLvl w:val="2"/>
    </w:pPr>
    <w:rPr>
      <w:rFonts w:asciiTheme="majorHAnsi" w:hAnsiTheme="majorHAnsi"/>
      <w:b/>
      <w:snapToGrid w:val="0"/>
      <w:color w:val="002060"/>
      <w:sz w:val="24"/>
      <w:lang w:val="en-US" w:eastAsia="fr-FR"/>
    </w:rPr>
  </w:style>
  <w:style w:type="paragraph" w:styleId="Heading4">
    <w:name w:val="heading 4"/>
    <w:next w:val="sp"/>
    <w:uiPriority w:val="4"/>
    <w:qFormat/>
    <w:rsid w:val="009F57F1"/>
    <w:pPr>
      <w:keepNext/>
      <w:widowControl w:val="0"/>
      <w:numPr>
        <w:ilvl w:val="3"/>
        <w:numId w:val="3"/>
      </w:numPr>
      <w:spacing w:before="240" w:after="120"/>
      <w:outlineLvl w:val="3"/>
    </w:pPr>
    <w:rPr>
      <w:rFonts w:ascii="Gill Sans MT" w:hAnsi="Gill Sans MT"/>
      <w:b/>
      <w:bCs/>
      <w:sz w:val="22"/>
      <w:lang w:val="en-US" w:eastAsia="fr-FR"/>
    </w:rPr>
  </w:style>
  <w:style w:type="paragraph" w:styleId="Heading5">
    <w:name w:val="heading 5"/>
    <w:next w:val="Normal"/>
    <w:uiPriority w:val="10"/>
    <w:qFormat/>
    <w:locked/>
    <w:rsid w:val="009F57F1"/>
    <w:pPr>
      <w:spacing w:before="240" w:after="60"/>
      <w:outlineLvl w:val="4"/>
    </w:pPr>
    <w:rPr>
      <w:sz w:val="22"/>
      <w:lang w:val="fr-FR" w:eastAsia="fr-FR"/>
    </w:rPr>
  </w:style>
  <w:style w:type="paragraph" w:styleId="Heading6">
    <w:name w:val="heading 6"/>
    <w:basedOn w:val="Normal"/>
    <w:next w:val="Normal"/>
    <w:uiPriority w:val="10"/>
    <w:qFormat/>
    <w:locked/>
    <w:rsid w:val="009F57F1"/>
    <w:pPr>
      <w:spacing w:before="240" w:after="60"/>
      <w:outlineLvl w:val="5"/>
    </w:pPr>
    <w:rPr>
      <w:i/>
    </w:rPr>
  </w:style>
  <w:style w:type="paragraph" w:styleId="Heading7">
    <w:name w:val="heading 7"/>
    <w:basedOn w:val="Normal"/>
    <w:next w:val="Normal"/>
    <w:uiPriority w:val="10"/>
    <w:qFormat/>
    <w:locked/>
    <w:rsid w:val="009F57F1"/>
    <w:pPr>
      <w:spacing w:before="240" w:after="60"/>
      <w:outlineLvl w:val="6"/>
    </w:pPr>
    <w:rPr>
      <w:rFonts w:ascii="Arial" w:hAnsi="Arial"/>
    </w:rPr>
  </w:style>
  <w:style w:type="paragraph" w:styleId="Heading8">
    <w:name w:val="heading 8"/>
    <w:basedOn w:val="Normal"/>
    <w:next w:val="Normal"/>
    <w:uiPriority w:val="10"/>
    <w:qFormat/>
    <w:locked/>
    <w:rsid w:val="009F57F1"/>
    <w:pPr>
      <w:spacing w:before="240" w:after="60"/>
      <w:outlineLvl w:val="7"/>
    </w:pPr>
    <w:rPr>
      <w:rFonts w:ascii="Arial" w:hAnsi="Arial"/>
      <w:i/>
    </w:rPr>
  </w:style>
  <w:style w:type="paragraph" w:styleId="Heading9">
    <w:name w:val="heading 9"/>
    <w:next w:val="sp"/>
    <w:uiPriority w:val="10"/>
    <w:qFormat/>
    <w:locked/>
    <w:rsid w:val="009F57F1"/>
    <w:pPr>
      <w:spacing w:before="240" w:after="60"/>
      <w:outlineLvl w:val="8"/>
    </w:pPr>
    <w:rPr>
      <w:rFonts w:ascii="Arial" w:hAnsi="Arial"/>
      <w:b/>
      <w:i/>
      <w:sz w:val="18"/>
      <w:lang w:val="fr-FR" w:eastAsia="fr-FR"/>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Chapter">
    <w:name w:val="introChapter"/>
    <w:basedOn w:val="pp"/>
    <w:next w:val="spchapter"/>
    <w:uiPriority w:val="7"/>
    <w:rsid w:val="009F57F1"/>
    <w:pPr>
      <w:pBdr>
        <w:bottom w:val="single" w:sz="6" w:space="1" w:color="auto"/>
      </w:pBdr>
      <w:ind w:left="0" w:hanging="284"/>
    </w:pPr>
    <w:rPr>
      <w:b w:val="0"/>
      <w:color w:val="auto"/>
      <w:sz w:val="18"/>
    </w:rPr>
  </w:style>
  <w:style w:type="paragraph" w:customStyle="1" w:styleId="pp">
    <w:name w:val="pp"/>
    <w:next w:val="sppreface"/>
    <w:uiPriority w:val="7"/>
    <w:locked/>
    <w:rsid w:val="009F57F1"/>
    <w:pPr>
      <w:pBdr>
        <w:bottom w:val="single" w:sz="6" w:space="1" w:color="CC0000"/>
      </w:pBdr>
      <w:spacing w:before="480" w:after="120"/>
      <w:ind w:left="-284"/>
    </w:pPr>
    <w:rPr>
      <w:rFonts w:ascii="Gill Sans MT" w:hAnsi="Gill Sans MT"/>
      <w:b/>
      <w:caps/>
      <w:color w:val="CC0000"/>
      <w:spacing w:val="40"/>
      <w:position w:val="-6"/>
      <w:sz w:val="16"/>
      <w:lang w:val="en-US" w:eastAsia="fr-FR"/>
    </w:rPr>
  </w:style>
  <w:style w:type="paragraph" w:customStyle="1" w:styleId="sppreface">
    <w:name w:val="sppreface"/>
    <w:basedOn w:val="sp"/>
    <w:uiPriority w:val="7"/>
    <w:rsid w:val="009F57F1"/>
    <w:pPr>
      <w:ind w:left="-284"/>
    </w:pPr>
  </w:style>
  <w:style w:type="paragraph" w:customStyle="1" w:styleId="sp">
    <w:name w:val="sp"/>
    <w:link w:val="spCar"/>
    <w:uiPriority w:val="7"/>
    <w:qFormat/>
    <w:rsid w:val="0026348E"/>
    <w:pPr>
      <w:spacing w:before="60" w:after="120"/>
      <w:ind w:left="420"/>
    </w:pPr>
    <w:rPr>
      <w:rFonts w:ascii="Cambria" w:hAnsi="Cambria"/>
      <w:snapToGrid w:val="0"/>
      <w:color w:val="000000"/>
      <w:sz w:val="22"/>
      <w:lang w:val="en-US" w:eastAsia="fr-FR"/>
    </w:rPr>
  </w:style>
  <w:style w:type="paragraph" w:customStyle="1" w:styleId="spchapter">
    <w:name w:val="spchapter"/>
    <w:basedOn w:val="sp"/>
    <w:next w:val="Heading2"/>
    <w:uiPriority w:val="7"/>
    <w:rsid w:val="009F57F1"/>
    <w:pPr>
      <w:ind w:left="-284"/>
    </w:pPr>
  </w:style>
  <w:style w:type="paragraph" w:customStyle="1" w:styleId="b2">
    <w:name w:val="b2"/>
    <w:uiPriority w:val="9"/>
    <w:rsid w:val="009F57F1"/>
    <w:pPr>
      <w:numPr>
        <w:numId w:val="6"/>
      </w:numPr>
      <w:tabs>
        <w:tab w:val="clear" w:pos="1656"/>
        <w:tab w:val="num" w:pos="1134"/>
      </w:tabs>
      <w:spacing w:after="80"/>
      <w:ind w:left="1163" w:hanging="283"/>
    </w:pPr>
    <w:rPr>
      <w:rFonts w:ascii="Verdana" w:hAnsi="Verdana"/>
      <w:snapToGrid w:val="0"/>
      <w:color w:val="000000"/>
      <w:lang w:val="en-US" w:eastAsia="fr-FR"/>
    </w:rPr>
  </w:style>
  <w:style w:type="character" w:styleId="PageNumber">
    <w:name w:val="page number"/>
    <w:basedOn w:val="DefaultParagraphFont"/>
    <w:uiPriority w:val="9"/>
    <w:rsid w:val="009F57F1"/>
    <w:rPr>
      <w:rFonts w:ascii="Verdana" w:hAnsi="Verdana"/>
      <w:sz w:val="18"/>
    </w:rPr>
  </w:style>
  <w:style w:type="paragraph" w:customStyle="1" w:styleId="b1">
    <w:name w:val="b1"/>
    <w:uiPriority w:val="9"/>
    <w:rsid w:val="009F57F1"/>
    <w:pPr>
      <w:widowControl w:val="0"/>
      <w:numPr>
        <w:numId w:val="4"/>
      </w:numPr>
      <w:spacing w:after="80"/>
    </w:pPr>
    <w:rPr>
      <w:rFonts w:ascii="Verdana" w:hAnsi="Verdana"/>
      <w:snapToGrid w:val="0"/>
      <w:color w:val="000000"/>
      <w:lang w:val="en-US" w:eastAsia="fr-FR"/>
    </w:rPr>
  </w:style>
  <w:style w:type="paragraph" w:customStyle="1" w:styleId="code">
    <w:name w:val="code"/>
    <w:uiPriority w:val="8"/>
    <w:rsid w:val="009F57F1"/>
    <w:pPr>
      <w:spacing w:after="60"/>
      <w:ind w:left="765"/>
    </w:pPr>
    <w:rPr>
      <w:rFonts w:ascii="Courier New" w:hAnsi="Courier New"/>
      <w:snapToGrid w:val="0"/>
      <w:lang w:val="en-US" w:eastAsia="fr-FR"/>
    </w:rPr>
  </w:style>
  <w:style w:type="paragraph" w:customStyle="1" w:styleId="t1">
    <w:name w:val="t1"/>
    <w:link w:val="t1Car"/>
    <w:uiPriority w:val="9"/>
    <w:rsid w:val="009F57F1"/>
    <w:pPr>
      <w:widowControl w:val="0"/>
      <w:tabs>
        <w:tab w:val="left" w:pos="2892"/>
      </w:tabs>
      <w:spacing w:before="40" w:after="40"/>
    </w:pPr>
    <w:rPr>
      <w:rFonts w:ascii="Verdana" w:hAnsi="Verdana"/>
      <w:lang w:val="en-US" w:eastAsia="fr-FR"/>
    </w:rPr>
  </w:style>
  <w:style w:type="paragraph" w:styleId="Footer">
    <w:name w:val="footer"/>
    <w:basedOn w:val="Normal"/>
    <w:link w:val="FooterChar"/>
    <w:uiPriority w:val="99"/>
    <w:rsid w:val="009F57F1"/>
    <w:pPr>
      <w:tabs>
        <w:tab w:val="center" w:pos="4536"/>
        <w:tab w:val="right" w:pos="9072"/>
      </w:tabs>
    </w:pPr>
  </w:style>
  <w:style w:type="paragraph" w:styleId="TOC1">
    <w:name w:val="toc 1"/>
    <w:uiPriority w:val="39"/>
    <w:rsid w:val="009F57F1"/>
    <w:pPr>
      <w:pBdr>
        <w:bottom w:val="single" w:sz="4" w:space="1" w:color="auto"/>
      </w:pBdr>
      <w:tabs>
        <w:tab w:val="left" w:pos="284"/>
        <w:tab w:val="right" w:pos="9356"/>
      </w:tabs>
      <w:spacing w:before="120"/>
      <w:ind w:left="-284"/>
      <w:outlineLvl w:val="0"/>
    </w:pPr>
    <w:rPr>
      <w:rFonts w:ascii="Arial" w:hAnsi="Arial"/>
      <w:b/>
      <w:noProof/>
      <w:sz w:val="22"/>
      <w:szCs w:val="24"/>
      <w:lang w:val="fr-FR" w:eastAsia="fr-FR"/>
    </w:rPr>
  </w:style>
  <w:style w:type="paragraph" w:styleId="TOC2">
    <w:name w:val="toc 2"/>
    <w:uiPriority w:val="39"/>
    <w:rsid w:val="009F57F1"/>
    <w:pPr>
      <w:tabs>
        <w:tab w:val="left" w:pos="284"/>
        <w:tab w:val="left" w:pos="993"/>
        <w:tab w:val="right" w:pos="9356"/>
      </w:tabs>
      <w:spacing w:before="120" w:after="120"/>
      <w:ind w:left="288"/>
      <w:contextualSpacing/>
      <w:outlineLvl w:val="1"/>
    </w:pPr>
    <w:rPr>
      <w:rFonts w:ascii="Arial" w:hAnsi="Arial"/>
      <w:b/>
      <w:noProof/>
      <w:szCs w:val="24"/>
      <w:lang w:val="fr-FR" w:eastAsia="fr-FR"/>
    </w:rPr>
  </w:style>
  <w:style w:type="paragraph" w:styleId="TOC3">
    <w:name w:val="toc 3"/>
    <w:uiPriority w:val="39"/>
    <w:rsid w:val="009F57F1"/>
    <w:pPr>
      <w:tabs>
        <w:tab w:val="left" w:pos="284"/>
        <w:tab w:val="left" w:pos="992"/>
        <w:tab w:val="left" w:pos="1560"/>
        <w:tab w:val="right" w:pos="9356"/>
      </w:tabs>
      <w:ind w:left="994"/>
      <w:contextualSpacing/>
      <w:outlineLvl w:val="2"/>
    </w:pPr>
    <w:rPr>
      <w:rFonts w:ascii="Arial" w:hAnsi="Arial"/>
      <w:noProof/>
      <w:sz w:val="18"/>
      <w:szCs w:val="24"/>
      <w:lang w:val="fr-FR" w:eastAsia="fr-FR"/>
    </w:rPr>
  </w:style>
  <w:style w:type="paragraph" w:customStyle="1" w:styleId="DocumentationTitle">
    <w:name w:val="DocumentationTitle"/>
    <w:uiPriority w:val="9"/>
    <w:rsid w:val="009F57F1"/>
    <w:pPr>
      <w:widowControl w:val="0"/>
      <w:jc w:val="right"/>
    </w:pPr>
    <w:rPr>
      <w:rFonts w:ascii="Eras Medium ITC" w:hAnsi="Eras Medium ITC"/>
      <w:color w:val="FFFFFF"/>
      <w:sz w:val="48"/>
      <w:lang w:val="en-US" w:eastAsia="fr-FR"/>
    </w:rPr>
  </w:style>
  <w:style w:type="paragraph" w:customStyle="1" w:styleId="Stylet1Head2">
    <w:name w:val="Style t1Head +2"/>
    <w:basedOn w:val="Normal"/>
    <w:uiPriority w:val="9"/>
    <w:rsid w:val="009F57F1"/>
    <w:pPr>
      <w:widowControl w:val="0"/>
      <w:tabs>
        <w:tab w:val="left" w:pos="2892"/>
      </w:tabs>
      <w:spacing w:before="60" w:after="40"/>
    </w:pPr>
    <w:rPr>
      <w:b/>
      <w:bCs/>
      <w:sz w:val="18"/>
    </w:rPr>
  </w:style>
  <w:style w:type="paragraph" w:customStyle="1" w:styleId="tochead">
    <w:name w:val="tochead"/>
    <w:uiPriority w:val="9"/>
    <w:rsid w:val="009F57F1"/>
    <w:pPr>
      <w:tabs>
        <w:tab w:val="left" w:pos="227"/>
        <w:tab w:val="left" w:pos="562"/>
      </w:tabs>
      <w:spacing w:after="720"/>
      <w:jc w:val="right"/>
    </w:pPr>
    <w:rPr>
      <w:rFonts w:ascii="Eras Light ITC" w:hAnsi="Eras Light ITC"/>
      <w:b/>
      <w:bCs/>
      <w:color w:val="999999"/>
      <w:sz w:val="48"/>
      <w:lang w:val="en-US" w:eastAsia="fr-FR"/>
    </w:rPr>
  </w:style>
  <w:style w:type="paragraph" w:customStyle="1" w:styleId="tb1">
    <w:name w:val="tb1"/>
    <w:uiPriority w:val="9"/>
    <w:rsid w:val="009F57F1"/>
    <w:pPr>
      <w:numPr>
        <w:numId w:val="8"/>
      </w:numPr>
      <w:tabs>
        <w:tab w:val="clear" w:pos="417"/>
        <w:tab w:val="left" w:pos="357"/>
      </w:tabs>
      <w:spacing w:before="20" w:after="40"/>
      <w:ind w:left="340" w:hanging="227"/>
    </w:pPr>
    <w:rPr>
      <w:rFonts w:ascii="Verdana" w:hAnsi="Verdana"/>
      <w:lang w:val="en-US" w:eastAsia="fr-FR"/>
    </w:rPr>
  </w:style>
  <w:style w:type="paragraph" w:customStyle="1" w:styleId="spu">
    <w:name w:val="spu"/>
    <w:basedOn w:val="sp"/>
    <w:next w:val="sp"/>
    <w:uiPriority w:val="7"/>
    <w:rsid w:val="009F57F1"/>
    <w:pPr>
      <w:keepNext/>
      <w:widowControl w:val="0"/>
      <w:pBdr>
        <w:bottom w:val="single" w:sz="4" w:space="3" w:color="auto"/>
      </w:pBdr>
      <w:spacing w:before="120"/>
      <w:ind w:right="113"/>
    </w:pPr>
    <w:rPr>
      <w:rFonts w:ascii="Gill Sans MT" w:hAnsi="Gill Sans MT"/>
      <w:b/>
    </w:rPr>
  </w:style>
  <w:style w:type="paragraph" w:customStyle="1" w:styleId="Steps">
    <w:name w:val="Steps"/>
    <w:uiPriority w:val="9"/>
    <w:rsid w:val="009F57F1"/>
    <w:pPr>
      <w:widowControl w:val="0"/>
      <w:numPr>
        <w:numId w:val="1"/>
      </w:numPr>
      <w:tabs>
        <w:tab w:val="clear" w:pos="1287"/>
        <w:tab w:val="left" w:pos="851"/>
      </w:tabs>
      <w:spacing w:after="120"/>
      <w:ind w:left="851" w:hanging="284"/>
    </w:pPr>
    <w:rPr>
      <w:rFonts w:ascii="Verdana" w:hAnsi="Verdana"/>
      <w:lang w:val="en-US" w:eastAsia="fr-FR"/>
    </w:rPr>
  </w:style>
  <w:style w:type="paragraph" w:customStyle="1" w:styleId="FooterStyle">
    <w:name w:val="FooterStyle"/>
    <w:uiPriority w:val="9"/>
    <w:rsid w:val="009F57F1"/>
    <w:pPr>
      <w:spacing w:before="120" w:after="40"/>
    </w:pPr>
    <w:rPr>
      <w:rFonts w:ascii="Verdana" w:hAnsi="Verdana"/>
      <w:sz w:val="18"/>
      <w:lang w:val="en-US" w:eastAsia="fr-FR"/>
    </w:rPr>
  </w:style>
  <w:style w:type="paragraph" w:customStyle="1" w:styleId="copyright">
    <w:name w:val="copyright"/>
    <w:uiPriority w:val="8"/>
    <w:rsid w:val="009F57F1"/>
    <w:pPr>
      <w:jc w:val="right"/>
    </w:pPr>
    <w:rPr>
      <w:rFonts w:ascii="Verdana" w:hAnsi="Verdana" w:cs="Arial"/>
      <w:sz w:val="16"/>
      <w:lang w:val="en-US" w:eastAsia="fr-FR"/>
    </w:rPr>
  </w:style>
  <w:style w:type="paragraph" w:customStyle="1" w:styleId="FigurLegend">
    <w:name w:val="FigurLegend"/>
    <w:uiPriority w:val="8"/>
    <w:rsid w:val="009F57F1"/>
    <w:pPr>
      <w:numPr>
        <w:numId w:val="10"/>
      </w:numPr>
      <w:tabs>
        <w:tab w:val="left" w:pos="567"/>
        <w:tab w:val="left" w:pos="794"/>
        <w:tab w:val="left" w:pos="1077"/>
      </w:tabs>
      <w:spacing w:before="60" w:after="120"/>
      <w:jc w:val="center"/>
    </w:pPr>
    <w:rPr>
      <w:rFonts w:ascii="Verdana" w:hAnsi="Verdana"/>
      <w:b/>
      <w:sz w:val="18"/>
      <w:lang w:val="en-US" w:eastAsia="fr-FR"/>
    </w:rPr>
  </w:style>
  <w:style w:type="paragraph" w:customStyle="1" w:styleId="noteDoc">
    <w:name w:val="noteDoc"/>
    <w:next w:val="sp"/>
    <w:uiPriority w:val="9"/>
    <w:rsid w:val="009F57F1"/>
    <w:pPr>
      <w:widowControl w:val="0"/>
      <w:spacing w:before="120" w:after="120"/>
      <w:ind w:left="1100" w:hanging="680"/>
    </w:pPr>
    <w:rPr>
      <w:rFonts w:ascii="Verdana" w:hAnsi="Verdana"/>
      <w:bCs/>
      <w:lang w:val="en-US" w:eastAsia="fr-FR"/>
    </w:rPr>
  </w:style>
  <w:style w:type="paragraph" w:customStyle="1" w:styleId="DocRef">
    <w:name w:val="DocRef"/>
    <w:uiPriority w:val="9"/>
    <w:rsid w:val="009F57F1"/>
    <w:pPr>
      <w:widowControl w:val="0"/>
    </w:pPr>
    <w:rPr>
      <w:rFonts w:ascii="Verdana" w:hAnsi="Verdana"/>
      <w:sz w:val="12"/>
      <w:lang w:val="en-US" w:eastAsia="fr-FR"/>
    </w:rPr>
  </w:style>
  <w:style w:type="character" w:customStyle="1" w:styleId="componentbodytext1">
    <w:name w:val="componentbodytext1"/>
    <w:basedOn w:val="DefaultParagraphFont"/>
    <w:uiPriority w:val="9"/>
    <w:rsid w:val="009F57F1"/>
    <w:rPr>
      <w:rFonts w:ascii="Arial" w:hAnsi="Arial" w:cs="Arial" w:hint="default"/>
      <w:sz w:val="20"/>
      <w:szCs w:val="20"/>
    </w:rPr>
  </w:style>
  <w:style w:type="paragraph" w:customStyle="1" w:styleId="b1Details">
    <w:name w:val="b1Details"/>
    <w:uiPriority w:val="9"/>
    <w:rsid w:val="009F57F1"/>
    <w:pPr>
      <w:spacing w:after="80"/>
      <w:ind w:left="851"/>
    </w:pPr>
    <w:rPr>
      <w:rFonts w:ascii="Verdana" w:hAnsi="Verdana"/>
      <w:lang w:val="en-US" w:eastAsia="fr-FR"/>
    </w:rPr>
  </w:style>
  <w:style w:type="paragraph" w:customStyle="1" w:styleId="b2Details">
    <w:name w:val="b2Details"/>
    <w:uiPriority w:val="9"/>
    <w:rsid w:val="009F57F1"/>
    <w:pPr>
      <w:ind w:left="1134"/>
    </w:pPr>
    <w:rPr>
      <w:rFonts w:ascii="Verdana" w:hAnsi="Verdana"/>
      <w:lang w:val="en-US" w:eastAsia="fr-FR"/>
    </w:rPr>
  </w:style>
  <w:style w:type="paragraph" w:customStyle="1" w:styleId="StepsDetails">
    <w:name w:val="StepsDetails"/>
    <w:uiPriority w:val="9"/>
    <w:rsid w:val="009F57F1"/>
    <w:pPr>
      <w:spacing w:after="120"/>
      <w:ind w:left="851"/>
    </w:pPr>
    <w:rPr>
      <w:rFonts w:ascii="Verdana" w:hAnsi="Verdana"/>
      <w:lang w:val="en-US" w:eastAsia="fr-FR"/>
    </w:rPr>
  </w:style>
  <w:style w:type="paragraph" w:customStyle="1" w:styleId="PageNum">
    <w:name w:val="PageNum"/>
    <w:uiPriority w:val="9"/>
    <w:rsid w:val="009F57F1"/>
    <w:pPr>
      <w:widowControl w:val="0"/>
      <w:spacing w:before="120"/>
      <w:jc w:val="right"/>
    </w:pPr>
    <w:rPr>
      <w:rFonts w:ascii="Arial" w:hAnsi="Arial"/>
      <w:b/>
      <w:bCs/>
      <w:lang w:val="en-US" w:eastAsia="fr-FR"/>
    </w:rPr>
  </w:style>
  <w:style w:type="paragraph" w:customStyle="1" w:styleId="FirstPageHead">
    <w:name w:val="FirstPageHead"/>
    <w:uiPriority w:val="9"/>
    <w:rsid w:val="009F57F1"/>
    <w:pPr>
      <w:widowControl w:val="0"/>
      <w:jc w:val="right"/>
    </w:pPr>
    <w:rPr>
      <w:rFonts w:ascii="Square721 Ex BT" w:hAnsi="Square721 Ex BT"/>
      <w:b/>
      <w:bCs/>
      <w:color w:val="999999"/>
      <w:sz w:val="40"/>
      <w:lang w:val="en-US" w:eastAsia="fr-FR"/>
    </w:rPr>
  </w:style>
  <w:style w:type="paragraph" w:customStyle="1" w:styleId="NumVersion">
    <w:name w:val="NumVersion"/>
    <w:uiPriority w:val="9"/>
    <w:rsid w:val="009F57F1"/>
    <w:pPr>
      <w:widowControl w:val="0"/>
      <w:spacing w:before="240" w:line="288" w:lineRule="auto"/>
      <w:ind w:left="567"/>
    </w:pPr>
    <w:rPr>
      <w:rFonts w:ascii="Gill Sans MT" w:hAnsi="Gill Sans MT"/>
      <w:b/>
      <w:caps/>
      <w:sz w:val="24"/>
      <w:lang w:val="en-US" w:eastAsia="en-US"/>
    </w:rPr>
  </w:style>
  <w:style w:type="paragraph" w:customStyle="1" w:styleId="Platform">
    <w:name w:val="Platform"/>
    <w:uiPriority w:val="9"/>
    <w:rsid w:val="009F57F1"/>
    <w:pPr>
      <w:widowControl w:val="0"/>
    </w:pPr>
    <w:rPr>
      <w:rFonts w:ascii="Gill Sans MT" w:hAnsi="Gill Sans MT"/>
      <w:b/>
      <w:caps/>
      <w:sz w:val="24"/>
      <w:lang w:val="en-US" w:eastAsia="en-US"/>
    </w:rPr>
  </w:style>
  <w:style w:type="paragraph" w:customStyle="1" w:styleId="ProdNameTitle">
    <w:name w:val="ProdNameTitle"/>
    <w:uiPriority w:val="9"/>
    <w:rsid w:val="009F57F1"/>
    <w:pPr>
      <w:ind w:left="567"/>
    </w:pPr>
    <w:rPr>
      <w:rFonts w:ascii="Eras Medium ITC" w:hAnsi="Eras Medium ITC"/>
      <w:iCs/>
      <w:color w:val="CC0000"/>
      <w:sz w:val="48"/>
      <w:lang w:val="en-US" w:eastAsia="fr-FR"/>
    </w:rPr>
  </w:style>
  <w:style w:type="paragraph" w:customStyle="1" w:styleId="tb2">
    <w:name w:val="tb2"/>
    <w:uiPriority w:val="9"/>
    <w:rsid w:val="009F57F1"/>
    <w:pPr>
      <w:widowControl w:val="0"/>
      <w:numPr>
        <w:numId w:val="9"/>
      </w:numPr>
      <w:tabs>
        <w:tab w:val="clear" w:pos="868"/>
        <w:tab w:val="left" w:pos="576"/>
      </w:tabs>
      <w:spacing w:before="40" w:after="80"/>
      <w:ind w:left="567" w:hanging="170"/>
    </w:pPr>
    <w:rPr>
      <w:rFonts w:ascii="Verdana" w:hAnsi="Verdana"/>
      <w:lang w:val="en-US" w:eastAsia="fr-FR"/>
    </w:rPr>
  </w:style>
  <w:style w:type="paragraph" w:styleId="Header">
    <w:name w:val="header"/>
    <w:basedOn w:val="Normal"/>
    <w:link w:val="HeaderChar"/>
    <w:uiPriority w:val="99"/>
    <w:rsid w:val="009F57F1"/>
    <w:pPr>
      <w:tabs>
        <w:tab w:val="center" w:pos="4536"/>
        <w:tab w:val="right" w:pos="9072"/>
      </w:tabs>
    </w:pPr>
  </w:style>
  <w:style w:type="paragraph" w:customStyle="1" w:styleId="b2wText">
    <w:name w:val="b2wText"/>
    <w:next w:val="b2Details"/>
    <w:uiPriority w:val="9"/>
    <w:locked/>
    <w:rsid w:val="009F57F1"/>
    <w:pPr>
      <w:widowControl w:val="0"/>
      <w:numPr>
        <w:numId w:val="7"/>
      </w:numPr>
      <w:tabs>
        <w:tab w:val="clear" w:pos="1818"/>
        <w:tab w:val="left" w:pos="1134"/>
      </w:tabs>
      <w:spacing w:before="120" w:after="40"/>
      <w:ind w:left="1134" w:hanging="283"/>
    </w:pPr>
    <w:rPr>
      <w:rFonts w:ascii="Verdana" w:hAnsi="Verdana"/>
      <w:bCs/>
      <w:lang w:val="en-US" w:eastAsia="en-US"/>
    </w:rPr>
  </w:style>
  <w:style w:type="character" w:styleId="CommentReference">
    <w:name w:val="annotation reference"/>
    <w:basedOn w:val="DefaultParagraphFont"/>
    <w:uiPriority w:val="9"/>
    <w:semiHidden/>
    <w:rsid w:val="009F57F1"/>
    <w:rPr>
      <w:sz w:val="16"/>
      <w:szCs w:val="16"/>
    </w:rPr>
  </w:style>
  <w:style w:type="character" w:styleId="Hyperlink">
    <w:name w:val="Hyperlink"/>
    <w:basedOn w:val="DefaultParagraphFont"/>
    <w:uiPriority w:val="99"/>
    <w:rsid w:val="009F57F1"/>
    <w:rPr>
      <w:color w:val="0000FF"/>
      <w:u w:val="single"/>
    </w:rPr>
  </w:style>
  <w:style w:type="paragraph" w:styleId="CommentText">
    <w:name w:val="annotation text"/>
    <w:basedOn w:val="Normal"/>
    <w:link w:val="CommentTextChar"/>
    <w:uiPriority w:val="9"/>
    <w:semiHidden/>
    <w:rsid w:val="009F57F1"/>
  </w:style>
  <w:style w:type="character" w:styleId="FollowedHyperlink">
    <w:name w:val="FollowedHyperlink"/>
    <w:basedOn w:val="DefaultParagraphFont"/>
    <w:uiPriority w:val="9"/>
    <w:rsid w:val="009F57F1"/>
    <w:rPr>
      <w:color w:val="800080"/>
      <w:u w:val="single"/>
    </w:rPr>
  </w:style>
  <w:style w:type="paragraph" w:customStyle="1" w:styleId="desct">
    <w:name w:val="desct"/>
    <w:next w:val="sp"/>
    <w:uiPriority w:val="9"/>
    <w:rsid w:val="009F57F1"/>
    <w:pPr>
      <w:keepNext/>
      <w:widowControl w:val="0"/>
      <w:pBdr>
        <w:top w:val="single" w:sz="4" w:space="1" w:color="auto"/>
      </w:pBdr>
      <w:spacing w:before="240" w:after="120"/>
      <w:ind w:left="420"/>
    </w:pPr>
    <w:rPr>
      <w:rFonts w:ascii="Gill Sans MT" w:hAnsi="Gill Sans MT"/>
      <w:b/>
      <w:sz w:val="22"/>
      <w:lang w:val="en-US" w:eastAsia="en-US"/>
    </w:rPr>
  </w:style>
  <w:style w:type="paragraph" w:customStyle="1" w:styleId="t1Head">
    <w:name w:val="t1Head"/>
    <w:basedOn w:val="t1"/>
    <w:uiPriority w:val="9"/>
    <w:rsid w:val="009F57F1"/>
    <w:pPr>
      <w:spacing w:before="60"/>
    </w:pPr>
    <w:rPr>
      <w:b/>
    </w:rPr>
  </w:style>
  <w:style w:type="paragraph" w:customStyle="1" w:styleId="StepswText">
    <w:name w:val="StepswText"/>
    <w:uiPriority w:val="9"/>
    <w:locked/>
    <w:rsid w:val="009F57F1"/>
    <w:pPr>
      <w:widowControl w:val="0"/>
      <w:numPr>
        <w:numId w:val="2"/>
      </w:numPr>
      <w:tabs>
        <w:tab w:val="clear" w:pos="1282"/>
        <w:tab w:val="left" w:pos="851"/>
      </w:tabs>
      <w:spacing w:after="40"/>
      <w:ind w:left="851" w:hanging="284"/>
    </w:pPr>
    <w:rPr>
      <w:rFonts w:ascii="Verdana" w:hAnsi="Verdana"/>
      <w:lang w:val="en-US" w:eastAsia="en-US"/>
    </w:rPr>
  </w:style>
  <w:style w:type="paragraph" w:customStyle="1" w:styleId="b1wText">
    <w:name w:val="b1wText"/>
    <w:next w:val="b1Details"/>
    <w:uiPriority w:val="9"/>
    <w:locked/>
    <w:rsid w:val="009F57F1"/>
    <w:pPr>
      <w:numPr>
        <w:numId w:val="5"/>
      </w:numPr>
      <w:tabs>
        <w:tab w:val="clear" w:pos="1282"/>
        <w:tab w:val="left" w:pos="851"/>
      </w:tabs>
      <w:spacing w:before="120" w:after="40"/>
      <w:ind w:left="851" w:hanging="284"/>
    </w:pPr>
    <w:rPr>
      <w:rFonts w:ascii="Verdana" w:hAnsi="Verdana"/>
      <w:lang w:val="en-US" w:eastAsia="en-US"/>
    </w:rPr>
  </w:style>
  <w:style w:type="paragraph" w:styleId="TOC4">
    <w:name w:val="toc 4"/>
    <w:basedOn w:val="Normal"/>
    <w:next w:val="Normal"/>
    <w:autoRedefine/>
    <w:uiPriority w:val="9"/>
    <w:semiHidden/>
    <w:rsid w:val="009F57F1"/>
    <w:pPr>
      <w:ind w:left="720"/>
    </w:pPr>
    <w:rPr>
      <w:rFonts w:ascii="Times New Roman" w:hAnsi="Times New Roman"/>
      <w:sz w:val="24"/>
      <w:szCs w:val="24"/>
      <w:lang w:val="fr-FR"/>
    </w:rPr>
  </w:style>
  <w:style w:type="paragraph" w:styleId="TOC5">
    <w:name w:val="toc 5"/>
    <w:basedOn w:val="Normal"/>
    <w:next w:val="Normal"/>
    <w:autoRedefine/>
    <w:uiPriority w:val="9"/>
    <w:semiHidden/>
    <w:locked/>
    <w:rsid w:val="009F57F1"/>
    <w:pPr>
      <w:ind w:left="960"/>
    </w:pPr>
    <w:rPr>
      <w:rFonts w:ascii="Times New Roman" w:hAnsi="Times New Roman"/>
      <w:sz w:val="24"/>
      <w:szCs w:val="24"/>
      <w:lang w:val="fr-FR"/>
    </w:rPr>
  </w:style>
  <w:style w:type="paragraph" w:styleId="TOC6">
    <w:name w:val="toc 6"/>
    <w:basedOn w:val="Normal"/>
    <w:next w:val="Normal"/>
    <w:autoRedefine/>
    <w:uiPriority w:val="9"/>
    <w:semiHidden/>
    <w:locked/>
    <w:rsid w:val="009F57F1"/>
    <w:pPr>
      <w:ind w:left="1200"/>
    </w:pPr>
    <w:rPr>
      <w:rFonts w:ascii="Times New Roman" w:hAnsi="Times New Roman"/>
      <w:sz w:val="24"/>
      <w:szCs w:val="24"/>
      <w:lang w:val="fr-FR"/>
    </w:rPr>
  </w:style>
  <w:style w:type="paragraph" w:styleId="TOC7">
    <w:name w:val="toc 7"/>
    <w:basedOn w:val="Normal"/>
    <w:next w:val="Normal"/>
    <w:autoRedefine/>
    <w:uiPriority w:val="9"/>
    <w:semiHidden/>
    <w:locked/>
    <w:rsid w:val="009F57F1"/>
    <w:pPr>
      <w:ind w:left="1440"/>
    </w:pPr>
    <w:rPr>
      <w:rFonts w:ascii="Times New Roman" w:hAnsi="Times New Roman"/>
      <w:sz w:val="24"/>
      <w:szCs w:val="24"/>
      <w:lang w:val="fr-FR"/>
    </w:rPr>
  </w:style>
  <w:style w:type="paragraph" w:styleId="TOC8">
    <w:name w:val="toc 8"/>
    <w:basedOn w:val="Normal"/>
    <w:next w:val="Normal"/>
    <w:autoRedefine/>
    <w:uiPriority w:val="9"/>
    <w:semiHidden/>
    <w:locked/>
    <w:rsid w:val="009F57F1"/>
    <w:pPr>
      <w:ind w:left="1680"/>
    </w:pPr>
    <w:rPr>
      <w:rFonts w:ascii="Times New Roman" w:hAnsi="Times New Roman"/>
      <w:sz w:val="24"/>
      <w:szCs w:val="24"/>
      <w:lang w:val="fr-FR"/>
    </w:rPr>
  </w:style>
  <w:style w:type="paragraph" w:styleId="TOC9">
    <w:name w:val="toc 9"/>
    <w:basedOn w:val="Normal"/>
    <w:next w:val="Normal"/>
    <w:autoRedefine/>
    <w:uiPriority w:val="9"/>
    <w:semiHidden/>
    <w:locked/>
    <w:rsid w:val="009F57F1"/>
    <w:pPr>
      <w:ind w:left="1920"/>
    </w:pPr>
    <w:rPr>
      <w:rFonts w:ascii="Times New Roman" w:hAnsi="Times New Roman"/>
      <w:sz w:val="24"/>
      <w:szCs w:val="24"/>
      <w:lang w:val="fr-FR"/>
    </w:rPr>
  </w:style>
  <w:style w:type="paragraph" w:styleId="BalloonText">
    <w:name w:val="Balloon Text"/>
    <w:basedOn w:val="Normal"/>
    <w:uiPriority w:val="9"/>
    <w:semiHidden/>
    <w:rsid w:val="009F57F1"/>
    <w:rPr>
      <w:rFonts w:ascii="Tahoma" w:hAnsi="Tahoma" w:cs="Tahoma"/>
      <w:sz w:val="16"/>
      <w:szCs w:val="16"/>
    </w:rPr>
  </w:style>
  <w:style w:type="paragraph" w:customStyle="1" w:styleId="b1preface">
    <w:name w:val="b1preface"/>
    <w:basedOn w:val="b1"/>
    <w:uiPriority w:val="9"/>
    <w:rsid w:val="009F57F1"/>
    <w:pPr>
      <w:tabs>
        <w:tab w:val="num" w:pos="284"/>
      </w:tabs>
      <w:ind w:left="426" w:hanging="426"/>
    </w:pPr>
  </w:style>
  <w:style w:type="table" w:customStyle="1" w:styleId="AxwayDocTable">
    <w:name w:val="Axway Doc Table"/>
    <w:basedOn w:val="TableNormal"/>
    <w:rsid w:val="009F57F1"/>
    <w:rPr>
      <w:rFonts w:ascii="Verdana" w:hAnsi="Verdana"/>
      <w:sz w:val="18"/>
      <w:lang w:val="en-US" w:eastAsia="en-US"/>
    </w:rPr>
    <w:tblPr>
      <w:tblStyleRowBandSize w:val="1"/>
      <w:tblInd w:w="397"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blStylePr w:type="firstRow">
      <w:pPr>
        <w:wordWrap/>
        <w:spacing w:beforeLines="0" w:beforeAutospacing="0" w:afterLines="0" w:afterAutospacing="0"/>
      </w:pPr>
      <w:rPr>
        <w:rFonts w:ascii="Cambria" w:hAnsi="Cambria"/>
        <w:b/>
        <w:sz w:val="18"/>
      </w:rPr>
      <w:tblPr/>
      <w:tcPr>
        <w:tcBorders>
          <w:top w:val="single" w:sz="4" w:space="0" w:color="CC0000"/>
          <w:left w:val="single" w:sz="4" w:space="0" w:color="auto"/>
          <w:bottom w:val="single" w:sz="4" w:space="0" w:color="auto"/>
          <w:right w:val="single" w:sz="4" w:space="0" w:color="auto"/>
          <w:insideH w:val="single" w:sz="4" w:space="0" w:color="auto"/>
          <w:insideV w:val="single" w:sz="4" w:space="0" w:color="C0C0C0"/>
          <w:tl2br w:val="nil"/>
          <w:tr2bl w:val="nil"/>
        </w:tcBorders>
        <w:shd w:val="clear" w:color="auto" w:fill="E0E0E0"/>
      </w:tcPr>
    </w:tblStylePr>
    <w:tblStylePr w:type="band1Horz">
      <w:pPr>
        <w:wordWrap/>
        <w:spacing w:beforeLines="0" w:beforeAutospacing="0" w:afterLines="0" w:afterAutospacing="0"/>
      </w:pPr>
      <w:rPr>
        <w:rFonts w:ascii="Cambria" w:hAnsi="Cambria"/>
        <w:sz w:val="18"/>
      </w:rPr>
    </w:tblStylePr>
    <w:tblStylePr w:type="band2Horz">
      <w:pPr>
        <w:wordWrap/>
        <w:spacing w:beforeLines="0" w:beforeAutospacing="0" w:afterLines="0" w:afterAutospacing="0"/>
      </w:pPr>
      <w:rPr>
        <w:rFonts w:ascii="Cambria" w:hAnsi="Cambria"/>
        <w:sz w:val="18"/>
      </w:rPr>
    </w:tblStylePr>
  </w:style>
  <w:style w:type="character" w:customStyle="1" w:styleId="t1Car">
    <w:name w:val="t1 Car"/>
    <w:basedOn w:val="DefaultParagraphFont"/>
    <w:link w:val="t1"/>
    <w:uiPriority w:val="9"/>
    <w:rsid w:val="009F57F1"/>
    <w:rPr>
      <w:rFonts w:ascii="Verdana" w:hAnsi="Verdana"/>
      <w:lang w:val="en-US" w:eastAsia="fr-FR" w:bidi="ar-SA"/>
    </w:rPr>
  </w:style>
  <w:style w:type="table" w:styleId="TableGrid">
    <w:name w:val="Table Grid"/>
    <w:basedOn w:val="TableNormal"/>
    <w:rsid w:val="009F57F1"/>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9F57F1"/>
    <w:rPr>
      <w:i/>
      <w:iCs/>
    </w:rPr>
  </w:style>
  <w:style w:type="paragraph" w:customStyle="1" w:styleId="StyleStepsAvant3pt">
    <w:name w:val="Style Steps + Avant : 3 pt"/>
    <w:basedOn w:val="Steps"/>
    <w:uiPriority w:val="9"/>
    <w:locked/>
    <w:rsid w:val="009F57F1"/>
    <w:pPr>
      <w:spacing w:before="60"/>
    </w:pPr>
  </w:style>
  <w:style w:type="character" w:customStyle="1" w:styleId="spCar">
    <w:name w:val="sp Car"/>
    <w:basedOn w:val="DefaultParagraphFont"/>
    <w:link w:val="sp"/>
    <w:uiPriority w:val="7"/>
    <w:rsid w:val="0026348E"/>
    <w:rPr>
      <w:rFonts w:ascii="Cambria" w:hAnsi="Cambria"/>
      <w:snapToGrid w:val="0"/>
      <w:color w:val="000000"/>
      <w:sz w:val="22"/>
      <w:lang w:val="en-US" w:eastAsia="fr-FR"/>
    </w:rPr>
  </w:style>
  <w:style w:type="paragraph" w:customStyle="1" w:styleId="StyleStepsAvant3pt1">
    <w:name w:val="Style Steps + Avant : 3 pt1"/>
    <w:basedOn w:val="Steps"/>
    <w:uiPriority w:val="9"/>
    <w:locked/>
    <w:rsid w:val="009F57F1"/>
    <w:pPr>
      <w:spacing w:before="60"/>
    </w:pPr>
  </w:style>
  <w:style w:type="paragraph" w:styleId="NoSpacing">
    <w:name w:val="No Spacing"/>
    <w:uiPriority w:val="1"/>
    <w:qFormat/>
    <w:rsid w:val="009F57F1"/>
    <w:rPr>
      <w:rFonts w:ascii="Verdana" w:hAnsi="Verdana"/>
      <w:lang w:val="en-US" w:eastAsia="fr-FR"/>
    </w:rPr>
  </w:style>
  <w:style w:type="paragraph" w:styleId="TOCHeading">
    <w:name w:val="TOC Heading"/>
    <w:basedOn w:val="Heading1"/>
    <w:next w:val="Normal"/>
    <w:uiPriority w:val="39"/>
    <w:qFormat/>
    <w:rsid w:val="009F57F1"/>
    <w:pPr>
      <w:keepNext/>
      <w:keepLines/>
      <w:pageBreakBefore w:val="0"/>
      <w:numPr>
        <w:numId w:val="0"/>
      </w:numPr>
      <w:spacing w:before="480" w:after="0" w:line="276" w:lineRule="auto"/>
      <w:jc w:val="left"/>
      <w:outlineLvl w:val="9"/>
    </w:pPr>
    <w:rPr>
      <w:bCs/>
      <w:snapToGrid/>
      <w:color w:val="365F91"/>
      <w:kern w:val="0"/>
      <w:sz w:val="28"/>
      <w:szCs w:val="28"/>
      <w:lang w:eastAsia="en-US"/>
    </w:rPr>
  </w:style>
  <w:style w:type="paragraph" w:customStyle="1" w:styleId="StyletocheadBold">
    <w:name w:val="Style tochead + Bold"/>
    <w:basedOn w:val="tochead"/>
    <w:next w:val="pp"/>
    <w:rsid w:val="009F57F1"/>
  </w:style>
  <w:style w:type="paragraph" w:customStyle="1" w:styleId="Code0">
    <w:name w:val="Code"/>
    <w:basedOn w:val="Normal"/>
    <w:next w:val="Normal"/>
    <w:link w:val="CodeChar"/>
    <w:qFormat/>
    <w:rsid w:val="00DB3C8D"/>
    <w:pPr>
      <w:spacing w:line="240" w:lineRule="auto"/>
      <w:ind w:left="144"/>
      <w:contextualSpacing/>
    </w:pPr>
    <w:rPr>
      <w:rFonts w:ascii="Courier New" w:hAnsi="Courier New"/>
      <w:i/>
      <w:sz w:val="18"/>
      <w:szCs w:val="24"/>
      <w:lang w:bidi="en-US"/>
    </w:rPr>
  </w:style>
  <w:style w:type="character" w:customStyle="1" w:styleId="CodeChar">
    <w:name w:val="Code Char"/>
    <w:basedOn w:val="DefaultParagraphFont"/>
    <w:link w:val="Code0"/>
    <w:rsid w:val="00DB3C8D"/>
    <w:rPr>
      <w:rFonts w:ascii="Courier New" w:hAnsi="Courier New"/>
      <w:i/>
      <w:sz w:val="18"/>
      <w:szCs w:val="24"/>
      <w:lang w:bidi="en-US"/>
    </w:rPr>
  </w:style>
  <w:style w:type="character" w:styleId="HTMLCode">
    <w:name w:val="HTML Code"/>
    <w:basedOn w:val="DefaultParagraphFont"/>
    <w:uiPriority w:val="99"/>
    <w:unhideWhenUsed/>
    <w:rsid w:val="007944A5"/>
    <w:rPr>
      <w:rFonts w:ascii="Courier New" w:eastAsia="Times New Roman" w:hAnsi="Courier New" w:cs="Courier New"/>
      <w:sz w:val="20"/>
      <w:szCs w:val="20"/>
    </w:rPr>
  </w:style>
  <w:style w:type="paragraph" w:styleId="ListParagraph">
    <w:name w:val="List Paragraph"/>
    <w:basedOn w:val="Normal"/>
    <w:uiPriority w:val="34"/>
    <w:qFormat/>
    <w:rsid w:val="001B5590"/>
    <w:pPr>
      <w:ind w:left="720"/>
    </w:pPr>
  </w:style>
  <w:style w:type="character" w:customStyle="1" w:styleId="Heading2Char">
    <w:name w:val="Heading 2 Char"/>
    <w:basedOn w:val="DefaultParagraphFont"/>
    <w:link w:val="Heading2"/>
    <w:uiPriority w:val="4"/>
    <w:rsid w:val="008A33DD"/>
    <w:rPr>
      <w:rFonts w:asciiTheme="majorHAnsi" w:hAnsiTheme="majorHAnsi"/>
      <w:b/>
      <w:snapToGrid w:val="0"/>
      <w:color w:val="002060"/>
      <w:sz w:val="32"/>
      <w:lang w:val="en-US" w:eastAsia="fr-FR"/>
    </w:rPr>
  </w:style>
  <w:style w:type="paragraph" w:styleId="BodyTextIndent">
    <w:name w:val="Body Text Indent"/>
    <w:basedOn w:val="Normal"/>
    <w:rsid w:val="0053244C"/>
    <w:pPr>
      <w:ind w:left="360"/>
      <w:jc w:val="both"/>
    </w:pPr>
    <w:rPr>
      <w:rFonts w:ascii="Arial" w:hAnsi="Arial"/>
      <w:lang w:eastAsia="ja-JP"/>
    </w:rPr>
  </w:style>
  <w:style w:type="paragraph" w:styleId="ListBullet5">
    <w:name w:val="List Bullet 5"/>
    <w:basedOn w:val="Normal"/>
    <w:autoRedefine/>
    <w:rsid w:val="00F9390A"/>
    <w:pPr>
      <w:numPr>
        <w:numId w:val="11"/>
      </w:numPr>
    </w:pPr>
    <w:rPr>
      <w:rFonts w:ascii="Times New Roman" w:hAnsi="Times New Roman"/>
    </w:rPr>
  </w:style>
  <w:style w:type="paragraph" w:customStyle="1" w:styleId="Explanation">
    <w:name w:val="Explanation"/>
    <w:basedOn w:val="Normal"/>
    <w:rsid w:val="00F9390A"/>
    <w:pPr>
      <w:autoSpaceDE w:val="0"/>
      <w:autoSpaceDN w:val="0"/>
      <w:adjustRightInd w:val="0"/>
    </w:pPr>
    <w:rPr>
      <w:rFonts w:ascii="Arial Narrow" w:hAnsi="Arial Narrow"/>
    </w:rPr>
  </w:style>
  <w:style w:type="character" w:styleId="Strong">
    <w:name w:val="Strong"/>
    <w:uiPriority w:val="22"/>
    <w:qFormat/>
    <w:rsid w:val="002F761A"/>
    <w:rPr>
      <w:b/>
      <w:bCs/>
    </w:rPr>
  </w:style>
  <w:style w:type="paragraph" w:styleId="NormalWeb">
    <w:name w:val="Normal (Web)"/>
    <w:basedOn w:val="Normal"/>
    <w:uiPriority w:val="99"/>
    <w:unhideWhenUsed/>
    <w:rsid w:val="00FD4250"/>
    <w:pPr>
      <w:spacing w:before="100" w:beforeAutospacing="1" w:after="100" w:afterAutospacing="1"/>
    </w:pPr>
    <w:rPr>
      <w:rFonts w:ascii="Times New Roman" w:hAnsi="Times New Roman"/>
      <w:sz w:val="24"/>
      <w:szCs w:val="24"/>
    </w:rPr>
  </w:style>
  <w:style w:type="character" w:customStyle="1" w:styleId="tbc">
    <w:name w:val="tbc"/>
    <w:basedOn w:val="DefaultParagraphFont"/>
    <w:rsid w:val="00FD4250"/>
  </w:style>
  <w:style w:type="character" w:customStyle="1" w:styleId="Heading3Char">
    <w:name w:val="Heading 3 Char"/>
    <w:basedOn w:val="DefaultParagraphFont"/>
    <w:link w:val="Heading3"/>
    <w:uiPriority w:val="4"/>
    <w:rsid w:val="00B9448E"/>
    <w:rPr>
      <w:rFonts w:asciiTheme="majorHAnsi" w:hAnsiTheme="majorHAnsi"/>
      <w:b/>
      <w:snapToGrid w:val="0"/>
      <w:color w:val="002060"/>
      <w:sz w:val="24"/>
      <w:lang w:val="en-US" w:eastAsia="fr-FR"/>
    </w:rPr>
  </w:style>
  <w:style w:type="paragraph" w:styleId="Quote">
    <w:name w:val="Quote"/>
    <w:basedOn w:val="Normal"/>
    <w:next w:val="Normal"/>
    <w:link w:val="QuoteChar"/>
    <w:uiPriority w:val="29"/>
    <w:qFormat/>
    <w:rsid w:val="00F70364"/>
    <w:pPr>
      <w:spacing w:after="0" w:line="240" w:lineRule="auto"/>
    </w:pPr>
    <w:rPr>
      <w:rFonts w:ascii="Calibri" w:hAnsi="Calibri"/>
      <w:i/>
      <w:sz w:val="24"/>
      <w:szCs w:val="24"/>
      <w:lang w:bidi="en-US"/>
    </w:rPr>
  </w:style>
  <w:style w:type="character" w:customStyle="1" w:styleId="QuoteChar">
    <w:name w:val="Quote Char"/>
    <w:basedOn w:val="DefaultParagraphFont"/>
    <w:link w:val="Quote"/>
    <w:uiPriority w:val="29"/>
    <w:rsid w:val="00F70364"/>
    <w:rPr>
      <w:rFonts w:ascii="Calibri" w:hAnsi="Calibri"/>
      <w:i/>
      <w:sz w:val="24"/>
      <w:szCs w:val="24"/>
      <w:lang w:bidi="en-US"/>
    </w:rPr>
  </w:style>
  <w:style w:type="character" w:styleId="SubtleEmphasis">
    <w:name w:val="Subtle Emphasis"/>
    <w:uiPriority w:val="19"/>
    <w:qFormat/>
    <w:rsid w:val="00F70364"/>
    <w:rPr>
      <w:i/>
      <w:color w:val="5A5A5A"/>
    </w:rPr>
  </w:style>
  <w:style w:type="character" w:customStyle="1" w:styleId="FooterChar">
    <w:name w:val="Footer Char"/>
    <w:basedOn w:val="DefaultParagraphFont"/>
    <w:link w:val="Footer"/>
    <w:uiPriority w:val="99"/>
    <w:rsid w:val="007B3727"/>
    <w:rPr>
      <w:rFonts w:ascii="Verdana" w:hAnsi="Verdana"/>
      <w:lang w:eastAsia="fr-FR"/>
    </w:rPr>
  </w:style>
  <w:style w:type="character" w:customStyle="1" w:styleId="HeaderChar">
    <w:name w:val="Header Char"/>
    <w:basedOn w:val="DefaultParagraphFont"/>
    <w:link w:val="Header"/>
    <w:uiPriority w:val="99"/>
    <w:rsid w:val="007B3727"/>
    <w:rPr>
      <w:rFonts w:ascii="Verdana" w:hAnsi="Verdana"/>
      <w:lang w:eastAsia="fr-FR"/>
    </w:rPr>
  </w:style>
  <w:style w:type="paragraph" w:styleId="DocumentMap">
    <w:name w:val="Document Map"/>
    <w:basedOn w:val="Normal"/>
    <w:link w:val="DocumentMapChar"/>
    <w:uiPriority w:val="9"/>
    <w:rsid w:val="00AA47A6"/>
    <w:rPr>
      <w:rFonts w:ascii="Tahoma" w:hAnsi="Tahoma" w:cs="Tahoma"/>
      <w:sz w:val="16"/>
      <w:szCs w:val="16"/>
    </w:rPr>
  </w:style>
  <w:style w:type="character" w:customStyle="1" w:styleId="DocumentMapChar">
    <w:name w:val="Document Map Char"/>
    <w:basedOn w:val="DefaultParagraphFont"/>
    <w:link w:val="DocumentMap"/>
    <w:uiPriority w:val="9"/>
    <w:rsid w:val="00AA47A6"/>
    <w:rPr>
      <w:rFonts w:ascii="Tahoma" w:hAnsi="Tahoma" w:cs="Tahoma"/>
      <w:sz w:val="16"/>
      <w:szCs w:val="16"/>
      <w:lang w:eastAsia="fr-FR"/>
    </w:rPr>
  </w:style>
  <w:style w:type="paragraph" w:customStyle="1" w:styleId="SignatureLine2-col">
    <w:name w:val="Signature Line 2-col"/>
    <w:basedOn w:val="Normal"/>
    <w:rsid w:val="00AA22C6"/>
    <w:pPr>
      <w:tabs>
        <w:tab w:val="left" w:pos="432"/>
        <w:tab w:val="left" w:pos="4320"/>
        <w:tab w:val="left" w:pos="5040"/>
        <w:tab w:val="left" w:pos="5472"/>
        <w:tab w:val="left" w:pos="9648"/>
      </w:tabs>
      <w:spacing w:before="240" w:after="0" w:line="240" w:lineRule="auto"/>
    </w:pPr>
    <w:rPr>
      <w:rFonts w:ascii="Times New Roman" w:eastAsia="Times New Roman" w:hAnsi="Times New Roman"/>
      <w:sz w:val="24"/>
      <w:szCs w:val="20"/>
    </w:rPr>
  </w:style>
  <w:style w:type="paragraph" w:styleId="CommentSubject">
    <w:name w:val="annotation subject"/>
    <w:basedOn w:val="CommentText"/>
    <w:next w:val="CommentText"/>
    <w:link w:val="CommentSubjectChar"/>
    <w:uiPriority w:val="9"/>
    <w:rsid w:val="003002D2"/>
    <w:pPr>
      <w:spacing w:line="240" w:lineRule="auto"/>
    </w:pPr>
    <w:rPr>
      <w:b/>
      <w:bCs/>
      <w:sz w:val="20"/>
      <w:szCs w:val="20"/>
    </w:rPr>
  </w:style>
  <w:style w:type="character" w:customStyle="1" w:styleId="CommentTextChar">
    <w:name w:val="Comment Text Char"/>
    <w:basedOn w:val="DefaultParagraphFont"/>
    <w:link w:val="CommentText"/>
    <w:uiPriority w:val="9"/>
    <w:semiHidden/>
    <w:rsid w:val="003002D2"/>
    <w:rPr>
      <w:rFonts w:ascii="Cambria" w:eastAsia="Calibri" w:hAnsi="Cambria"/>
      <w:sz w:val="22"/>
      <w:szCs w:val="22"/>
      <w:lang w:val="en-US" w:eastAsia="en-US"/>
    </w:rPr>
  </w:style>
  <w:style w:type="character" w:customStyle="1" w:styleId="CommentSubjectChar">
    <w:name w:val="Comment Subject Char"/>
    <w:basedOn w:val="CommentTextChar"/>
    <w:link w:val="CommentSubject"/>
    <w:uiPriority w:val="9"/>
    <w:rsid w:val="003002D2"/>
    <w:rPr>
      <w:rFonts w:ascii="Cambria" w:eastAsia="Calibri" w:hAnsi="Cambria"/>
      <w:b/>
      <w:bCs/>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bg-BG" w:eastAsia="bg-BG" w:bidi="ar-SA"/>
      </w:rPr>
    </w:rPrDefault>
    <w:pPrDefault/>
  </w:docDefaults>
  <w:latentStyles w:defLockedState="0" w:defUIPriority="9" w:defSemiHidden="0" w:defUnhideWhenUsed="0" w:defQFormat="0" w:count="267">
    <w:lsdException w:name="Normal" w:uiPriority="0" w:qFormat="1"/>
    <w:lsdException w:name="heading 1" w:uiPriority="4" w:qFormat="1"/>
    <w:lsdException w:name="heading 2" w:uiPriority="4" w:qFormat="1"/>
    <w:lsdException w:name="heading 3" w:uiPriority="4" w:qFormat="1"/>
    <w:lsdException w:name="heading 4" w:uiPriority="4" w:qFormat="1"/>
    <w:lsdException w:name="heading 5" w:uiPriority="10" w:qFormat="1"/>
    <w:lsdException w:name="heading 6" w:uiPriority="10" w:qFormat="1"/>
    <w:lsdException w:name="heading 7" w:uiPriority="10" w:qFormat="1"/>
    <w:lsdException w:name="heading 8" w:uiPriority="10" w:qFormat="1"/>
    <w:lsdException w:name="heading 9" w:uiPriority="10" w:qFormat="1"/>
    <w:lsdException w:name="toc 1" w:uiPriority="39"/>
    <w:lsdException w:name="toc 2" w:uiPriority="39"/>
    <w:lsdException w:name="toc 3" w:uiPriority="39"/>
    <w:lsdException w:name="Normal Indent" w:uiPriority="0"/>
    <w:lsdException w:name="header" w:uiPriority="99"/>
    <w:lsdException w:name="footer" w:uiPriority="99"/>
    <w:lsdException w:name="index heading" w:locked="1"/>
    <w:lsdException w:name="caption" w:semiHidden="1" w:unhideWhenUsed="1" w:qFormat="1"/>
    <w:lsdException w:name="toa heading" w:locked="1"/>
    <w:lsdException w:name="List Bullet 5" w:uiPriority="0"/>
    <w:lsdException w:name="Title" w:qFormat="1"/>
    <w:lsdException w:name="Default Paragraph Font" w:uiPriority="1"/>
    <w:lsdException w:name="Body Text Indent" w:uiPriority="0"/>
    <w:lsdException w:name="Subtitle" w:qFormat="1"/>
    <w:lsdException w:name="Note Heading" w:locked="1"/>
    <w:lsdException w:name="Hyperlink" w:uiPriority="99"/>
    <w:lsdException w:name="Strong" w:uiPriority="22" w:qFormat="1"/>
    <w:lsdException w:name="Emphasis" w:uiPriority="20" w:qFormat="1"/>
    <w:lsdException w:name="HTML Top of Form" w:uiPriority="0"/>
    <w:lsdException w:name="HTML Bottom of Form" w:uiPriority="0"/>
    <w:lsdException w:name="Normal (Web)" w:uiPriority="99"/>
    <w:lsdException w:name="HTML Code" w:uiPriority="99"/>
    <w:lsdException w:name="Normal Table" w:uiPriority="0"/>
    <w:lsdException w:name="No List" w:uiPriority="99"/>
    <w:lsdException w:name="Outline List 1" w:uiPriority="0"/>
    <w:lsdException w:name="Outline List 2" w:uiPriority="0"/>
    <w:lsdException w:name="Outline List 3" w:uiPriority="0"/>
    <w:lsdException w:name="Table Simple 1" w:uiPriority="0"/>
    <w:lsdException w:name="Table Simple 2" w:uiPriority="0"/>
    <w:lsdException w:name="Table Simple 3" w:uiPriority="0"/>
    <w:lsdException w:name="Table Classic 1" w:locked="1" w:uiPriority="0"/>
    <w:lsdException w:name="Table Classic 2" w:locked="1" w:uiPriority="0"/>
    <w:lsdException w:name="Table Classic 3" w:locked="1" w:uiPriority="0"/>
    <w:lsdException w:name="Table Classic 4" w:locked="1"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Table Grid" w:uiPriority="0"/>
    <w:lsdException w:name="Table Theme" w:uiPriority="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2D5DED"/>
    <w:pPr>
      <w:spacing w:after="200" w:line="276" w:lineRule="auto"/>
    </w:pPr>
    <w:rPr>
      <w:rFonts w:ascii="Cambria" w:eastAsia="Calibri" w:hAnsi="Cambria"/>
      <w:sz w:val="22"/>
      <w:szCs w:val="22"/>
      <w:lang w:val="en-US" w:eastAsia="en-US"/>
    </w:rPr>
  </w:style>
  <w:style w:type="paragraph" w:styleId="Heading1">
    <w:name w:val="heading 1"/>
    <w:next w:val="introChapter"/>
    <w:uiPriority w:val="4"/>
    <w:qFormat/>
    <w:rsid w:val="002D5DED"/>
    <w:pPr>
      <w:pageBreakBefore/>
      <w:numPr>
        <w:numId w:val="3"/>
      </w:numPr>
      <w:tabs>
        <w:tab w:val="clear" w:pos="12240"/>
        <w:tab w:val="num" w:pos="436"/>
      </w:tabs>
      <w:spacing w:after="120"/>
      <w:ind w:left="72" w:hanging="360"/>
      <w:jc w:val="right"/>
      <w:outlineLvl w:val="0"/>
    </w:pPr>
    <w:rPr>
      <w:rFonts w:ascii="Cambria" w:hAnsi="Cambria"/>
      <w:b/>
      <w:snapToGrid w:val="0"/>
      <w:color w:val="002060"/>
      <w:kern w:val="28"/>
      <w:sz w:val="48"/>
      <w:lang w:val="en-US" w:eastAsia="fr-FR"/>
    </w:rPr>
  </w:style>
  <w:style w:type="paragraph" w:styleId="Heading2">
    <w:name w:val="heading 2"/>
    <w:next w:val="sp"/>
    <w:link w:val="Heading2Char"/>
    <w:uiPriority w:val="4"/>
    <w:qFormat/>
    <w:rsid w:val="008A33DD"/>
    <w:pPr>
      <w:keepNext/>
      <w:numPr>
        <w:ilvl w:val="1"/>
        <w:numId w:val="3"/>
      </w:numPr>
      <w:tabs>
        <w:tab w:val="left" w:pos="113"/>
      </w:tabs>
      <w:spacing w:before="360"/>
      <w:outlineLvl w:val="1"/>
    </w:pPr>
    <w:rPr>
      <w:rFonts w:asciiTheme="majorHAnsi" w:hAnsiTheme="majorHAnsi"/>
      <w:b/>
      <w:snapToGrid w:val="0"/>
      <w:color w:val="002060"/>
      <w:sz w:val="32"/>
      <w:lang w:val="en-US" w:eastAsia="fr-FR"/>
    </w:rPr>
  </w:style>
  <w:style w:type="paragraph" w:styleId="Heading3">
    <w:name w:val="heading 3"/>
    <w:next w:val="sp"/>
    <w:link w:val="Heading3Char"/>
    <w:uiPriority w:val="4"/>
    <w:qFormat/>
    <w:rsid w:val="00B9448E"/>
    <w:pPr>
      <w:keepNext/>
      <w:widowControl w:val="0"/>
      <w:numPr>
        <w:ilvl w:val="2"/>
        <w:numId w:val="3"/>
      </w:numPr>
      <w:tabs>
        <w:tab w:val="left" w:pos="900"/>
      </w:tabs>
      <w:spacing w:before="360" w:after="120"/>
      <w:outlineLvl w:val="2"/>
    </w:pPr>
    <w:rPr>
      <w:rFonts w:asciiTheme="majorHAnsi" w:hAnsiTheme="majorHAnsi"/>
      <w:b/>
      <w:snapToGrid w:val="0"/>
      <w:color w:val="002060"/>
      <w:sz w:val="24"/>
      <w:lang w:val="en-US" w:eastAsia="fr-FR"/>
    </w:rPr>
  </w:style>
  <w:style w:type="paragraph" w:styleId="Heading4">
    <w:name w:val="heading 4"/>
    <w:next w:val="sp"/>
    <w:uiPriority w:val="4"/>
    <w:qFormat/>
    <w:rsid w:val="009F57F1"/>
    <w:pPr>
      <w:keepNext/>
      <w:widowControl w:val="0"/>
      <w:numPr>
        <w:ilvl w:val="3"/>
        <w:numId w:val="3"/>
      </w:numPr>
      <w:spacing w:before="240" w:after="120"/>
      <w:outlineLvl w:val="3"/>
    </w:pPr>
    <w:rPr>
      <w:rFonts w:ascii="Gill Sans MT" w:hAnsi="Gill Sans MT"/>
      <w:b/>
      <w:bCs/>
      <w:sz w:val="22"/>
      <w:lang w:val="en-US" w:eastAsia="fr-FR"/>
    </w:rPr>
  </w:style>
  <w:style w:type="paragraph" w:styleId="Heading5">
    <w:name w:val="heading 5"/>
    <w:next w:val="Normal"/>
    <w:uiPriority w:val="10"/>
    <w:qFormat/>
    <w:locked/>
    <w:rsid w:val="009F57F1"/>
    <w:pPr>
      <w:spacing w:before="240" w:after="60"/>
      <w:outlineLvl w:val="4"/>
    </w:pPr>
    <w:rPr>
      <w:sz w:val="22"/>
      <w:lang w:val="fr-FR" w:eastAsia="fr-FR"/>
    </w:rPr>
  </w:style>
  <w:style w:type="paragraph" w:styleId="Heading6">
    <w:name w:val="heading 6"/>
    <w:basedOn w:val="Normal"/>
    <w:next w:val="Normal"/>
    <w:uiPriority w:val="10"/>
    <w:qFormat/>
    <w:locked/>
    <w:rsid w:val="009F57F1"/>
    <w:pPr>
      <w:spacing w:before="240" w:after="60"/>
      <w:outlineLvl w:val="5"/>
    </w:pPr>
    <w:rPr>
      <w:i/>
    </w:rPr>
  </w:style>
  <w:style w:type="paragraph" w:styleId="Heading7">
    <w:name w:val="heading 7"/>
    <w:basedOn w:val="Normal"/>
    <w:next w:val="Normal"/>
    <w:uiPriority w:val="10"/>
    <w:qFormat/>
    <w:locked/>
    <w:rsid w:val="009F57F1"/>
    <w:pPr>
      <w:spacing w:before="240" w:after="60"/>
      <w:outlineLvl w:val="6"/>
    </w:pPr>
    <w:rPr>
      <w:rFonts w:ascii="Arial" w:hAnsi="Arial"/>
    </w:rPr>
  </w:style>
  <w:style w:type="paragraph" w:styleId="Heading8">
    <w:name w:val="heading 8"/>
    <w:basedOn w:val="Normal"/>
    <w:next w:val="Normal"/>
    <w:uiPriority w:val="10"/>
    <w:qFormat/>
    <w:locked/>
    <w:rsid w:val="009F57F1"/>
    <w:pPr>
      <w:spacing w:before="240" w:after="60"/>
      <w:outlineLvl w:val="7"/>
    </w:pPr>
    <w:rPr>
      <w:rFonts w:ascii="Arial" w:hAnsi="Arial"/>
      <w:i/>
    </w:rPr>
  </w:style>
  <w:style w:type="paragraph" w:styleId="Heading9">
    <w:name w:val="heading 9"/>
    <w:next w:val="sp"/>
    <w:uiPriority w:val="10"/>
    <w:qFormat/>
    <w:locked/>
    <w:rsid w:val="009F57F1"/>
    <w:pPr>
      <w:spacing w:before="240" w:after="60"/>
      <w:outlineLvl w:val="8"/>
    </w:pPr>
    <w:rPr>
      <w:rFonts w:ascii="Arial" w:hAnsi="Arial"/>
      <w:b/>
      <w:i/>
      <w:sz w:val="18"/>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Chapter">
    <w:name w:val="introChapter"/>
    <w:basedOn w:val="pp"/>
    <w:next w:val="spchapter"/>
    <w:uiPriority w:val="7"/>
    <w:rsid w:val="009F57F1"/>
    <w:pPr>
      <w:pBdr>
        <w:bottom w:val="single" w:sz="6" w:space="1" w:color="auto"/>
      </w:pBdr>
      <w:ind w:left="0" w:hanging="284"/>
    </w:pPr>
    <w:rPr>
      <w:b w:val="0"/>
      <w:color w:val="auto"/>
      <w:sz w:val="18"/>
    </w:rPr>
  </w:style>
  <w:style w:type="paragraph" w:customStyle="1" w:styleId="pp">
    <w:name w:val="pp"/>
    <w:next w:val="sppreface"/>
    <w:uiPriority w:val="7"/>
    <w:locked/>
    <w:rsid w:val="009F57F1"/>
    <w:pPr>
      <w:pBdr>
        <w:bottom w:val="single" w:sz="6" w:space="1" w:color="CC0000"/>
      </w:pBdr>
      <w:spacing w:before="480" w:after="120"/>
      <w:ind w:left="-284"/>
    </w:pPr>
    <w:rPr>
      <w:rFonts w:ascii="Gill Sans MT" w:hAnsi="Gill Sans MT"/>
      <w:b/>
      <w:caps/>
      <w:color w:val="CC0000"/>
      <w:spacing w:val="40"/>
      <w:position w:val="-6"/>
      <w:sz w:val="16"/>
      <w:lang w:val="en-US" w:eastAsia="fr-FR"/>
    </w:rPr>
  </w:style>
  <w:style w:type="paragraph" w:customStyle="1" w:styleId="sppreface">
    <w:name w:val="sppreface"/>
    <w:basedOn w:val="sp"/>
    <w:uiPriority w:val="7"/>
    <w:rsid w:val="009F57F1"/>
    <w:pPr>
      <w:ind w:left="-284"/>
    </w:pPr>
  </w:style>
  <w:style w:type="paragraph" w:customStyle="1" w:styleId="sp">
    <w:name w:val="sp"/>
    <w:link w:val="spCar"/>
    <w:uiPriority w:val="7"/>
    <w:qFormat/>
    <w:rsid w:val="0026348E"/>
    <w:pPr>
      <w:spacing w:before="60" w:after="120"/>
      <w:ind w:left="420"/>
    </w:pPr>
    <w:rPr>
      <w:rFonts w:ascii="Cambria" w:hAnsi="Cambria"/>
      <w:snapToGrid w:val="0"/>
      <w:color w:val="000000"/>
      <w:sz w:val="22"/>
      <w:lang w:val="en-US" w:eastAsia="fr-FR"/>
    </w:rPr>
  </w:style>
  <w:style w:type="paragraph" w:customStyle="1" w:styleId="spchapter">
    <w:name w:val="spchapter"/>
    <w:basedOn w:val="sp"/>
    <w:next w:val="Heading2"/>
    <w:uiPriority w:val="7"/>
    <w:rsid w:val="009F57F1"/>
    <w:pPr>
      <w:ind w:left="-284"/>
    </w:pPr>
  </w:style>
  <w:style w:type="paragraph" w:customStyle="1" w:styleId="b2">
    <w:name w:val="b2"/>
    <w:uiPriority w:val="9"/>
    <w:rsid w:val="009F57F1"/>
    <w:pPr>
      <w:numPr>
        <w:numId w:val="6"/>
      </w:numPr>
      <w:tabs>
        <w:tab w:val="clear" w:pos="1656"/>
        <w:tab w:val="num" w:pos="1134"/>
      </w:tabs>
      <w:spacing w:after="80"/>
      <w:ind w:left="1163" w:hanging="283"/>
    </w:pPr>
    <w:rPr>
      <w:rFonts w:ascii="Verdana" w:hAnsi="Verdana"/>
      <w:snapToGrid w:val="0"/>
      <w:color w:val="000000"/>
      <w:lang w:val="en-US" w:eastAsia="fr-FR"/>
    </w:rPr>
  </w:style>
  <w:style w:type="character" w:styleId="PageNumber">
    <w:name w:val="page number"/>
    <w:basedOn w:val="DefaultParagraphFont"/>
    <w:uiPriority w:val="9"/>
    <w:rsid w:val="009F57F1"/>
    <w:rPr>
      <w:rFonts w:ascii="Verdana" w:hAnsi="Verdana"/>
      <w:sz w:val="18"/>
    </w:rPr>
  </w:style>
  <w:style w:type="paragraph" w:customStyle="1" w:styleId="b1">
    <w:name w:val="b1"/>
    <w:uiPriority w:val="9"/>
    <w:rsid w:val="009F57F1"/>
    <w:pPr>
      <w:widowControl w:val="0"/>
      <w:numPr>
        <w:numId w:val="4"/>
      </w:numPr>
      <w:spacing w:after="80"/>
    </w:pPr>
    <w:rPr>
      <w:rFonts w:ascii="Verdana" w:hAnsi="Verdana"/>
      <w:snapToGrid w:val="0"/>
      <w:color w:val="000000"/>
      <w:lang w:val="en-US" w:eastAsia="fr-FR"/>
    </w:rPr>
  </w:style>
  <w:style w:type="paragraph" w:customStyle="1" w:styleId="code">
    <w:name w:val="code"/>
    <w:uiPriority w:val="8"/>
    <w:rsid w:val="009F57F1"/>
    <w:pPr>
      <w:spacing w:after="60"/>
      <w:ind w:left="765"/>
    </w:pPr>
    <w:rPr>
      <w:rFonts w:ascii="Courier New" w:hAnsi="Courier New"/>
      <w:snapToGrid w:val="0"/>
      <w:lang w:val="en-US" w:eastAsia="fr-FR"/>
    </w:rPr>
  </w:style>
  <w:style w:type="paragraph" w:customStyle="1" w:styleId="t1">
    <w:name w:val="t1"/>
    <w:link w:val="t1Car"/>
    <w:uiPriority w:val="9"/>
    <w:rsid w:val="009F57F1"/>
    <w:pPr>
      <w:widowControl w:val="0"/>
      <w:tabs>
        <w:tab w:val="left" w:pos="2892"/>
      </w:tabs>
      <w:spacing w:before="40" w:after="40"/>
    </w:pPr>
    <w:rPr>
      <w:rFonts w:ascii="Verdana" w:hAnsi="Verdana"/>
      <w:lang w:val="en-US" w:eastAsia="fr-FR"/>
    </w:rPr>
  </w:style>
  <w:style w:type="paragraph" w:styleId="Footer">
    <w:name w:val="footer"/>
    <w:basedOn w:val="Normal"/>
    <w:link w:val="FooterChar"/>
    <w:uiPriority w:val="99"/>
    <w:rsid w:val="009F57F1"/>
    <w:pPr>
      <w:tabs>
        <w:tab w:val="center" w:pos="4536"/>
        <w:tab w:val="right" w:pos="9072"/>
      </w:tabs>
    </w:pPr>
  </w:style>
  <w:style w:type="paragraph" w:styleId="TOC1">
    <w:name w:val="toc 1"/>
    <w:uiPriority w:val="39"/>
    <w:rsid w:val="009F57F1"/>
    <w:pPr>
      <w:pBdr>
        <w:bottom w:val="single" w:sz="4" w:space="1" w:color="auto"/>
      </w:pBdr>
      <w:tabs>
        <w:tab w:val="left" w:pos="284"/>
        <w:tab w:val="right" w:pos="9356"/>
      </w:tabs>
      <w:spacing w:before="120"/>
      <w:ind w:left="-284"/>
      <w:outlineLvl w:val="0"/>
    </w:pPr>
    <w:rPr>
      <w:rFonts w:ascii="Arial" w:hAnsi="Arial"/>
      <w:b/>
      <w:noProof/>
      <w:sz w:val="22"/>
      <w:szCs w:val="24"/>
      <w:lang w:val="fr-FR" w:eastAsia="fr-FR"/>
    </w:rPr>
  </w:style>
  <w:style w:type="paragraph" w:styleId="TOC2">
    <w:name w:val="toc 2"/>
    <w:uiPriority w:val="39"/>
    <w:rsid w:val="009F57F1"/>
    <w:pPr>
      <w:tabs>
        <w:tab w:val="left" w:pos="284"/>
        <w:tab w:val="left" w:pos="993"/>
        <w:tab w:val="right" w:pos="9356"/>
      </w:tabs>
      <w:spacing w:before="120" w:after="120"/>
      <w:ind w:left="288"/>
      <w:contextualSpacing/>
      <w:outlineLvl w:val="1"/>
    </w:pPr>
    <w:rPr>
      <w:rFonts w:ascii="Arial" w:hAnsi="Arial"/>
      <w:b/>
      <w:noProof/>
      <w:szCs w:val="24"/>
      <w:lang w:val="fr-FR" w:eastAsia="fr-FR"/>
    </w:rPr>
  </w:style>
  <w:style w:type="paragraph" w:styleId="TOC3">
    <w:name w:val="toc 3"/>
    <w:uiPriority w:val="39"/>
    <w:rsid w:val="009F57F1"/>
    <w:pPr>
      <w:tabs>
        <w:tab w:val="left" w:pos="284"/>
        <w:tab w:val="left" w:pos="992"/>
        <w:tab w:val="left" w:pos="1560"/>
        <w:tab w:val="right" w:pos="9356"/>
      </w:tabs>
      <w:ind w:left="994"/>
      <w:contextualSpacing/>
      <w:outlineLvl w:val="2"/>
    </w:pPr>
    <w:rPr>
      <w:rFonts w:ascii="Arial" w:hAnsi="Arial"/>
      <w:noProof/>
      <w:sz w:val="18"/>
      <w:szCs w:val="24"/>
      <w:lang w:val="fr-FR" w:eastAsia="fr-FR"/>
    </w:rPr>
  </w:style>
  <w:style w:type="paragraph" w:customStyle="1" w:styleId="DocumentationTitle">
    <w:name w:val="DocumentationTitle"/>
    <w:uiPriority w:val="9"/>
    <w:rsid w:val="009F57F1"/>
    <w:pPr>
      <w:widowControl w:val="0"/>
      <w:jc w:val="right"/>
    </w:pPr>
    <w:rPr>
      <w:rFonts w:ascii="Eras Medium ITC" w:hAnsi="Eras Medium ITC"/>
      <w:color w:val="FFFFFF"/>
      <w:sz w:val="48"/>
      <w:lang w:val="en-US" w:eastAsia="fr-FR"/>
    </w:rPr>
  </w:style>
  <w:style w:type="paragraph" w:customStyle="1" w:styleId="Stylet1Head2">
    <w:name w:val="Style t1Head +2"/>
    <w:basedOn w:val="Normal"/>
    <w:uiPriority w:val="9"/>
    <w:rsid w:val="009F57F1"/>
    <w:pPr>
      <w:widowControl w:val="0"/>
      <w:tabs>
        <w:tab w:val="left" w:pos="2892"/>
      </w:tabs>
      <w:spacing w:before="60" w:after="40"/>
    </w:pPr>
    <w:rPr>
      <w:b/>
      <w:bCs/>
      <w:sz w:val="18"/>
    </w:rPr>
  </w:style>
  <w:style w:type="paragraph" w:customStyle="1" w:styleId="tochead">
    <w:name w:val="tochead"/>
    <w:uiPriority w:val="9"/>
    <w:rsid w:val="009F57F1"/>
    <w:pPr>
      <w:tabs>
        <w:tab w:val="left" w:pos="227"/>
        <w:tab w:val="left" w:pos="562"/>
      </w:tabs>
      <w:spacing w:after="720"/>
      <w:jc w:val="right"/>
    </w:pPr>
    <w:rPr>
      <w:rFonts w:ascii="Eras Light ITC" w:hAnsi="Eras Light ITC"/>
      <w:b/>
      <w:bCs/>
      <w:color w:val="999999"/>
      <w:sz w:val="48"/>
      <w:lang w:val="en-US" w:eastAsia="fr-FR"/>
    </w:rPr>
  </w:style>
  <w:style w:type="paragraph" w:customStyle="1" w:styleId="tb1">
    <w:name w:val="tb1"/>
    <w:uiPriority w:val="9"/>
    <w:rsid w:val="009F57F1"/>
    <w:pPr>
      <w:numPr>
        <w:numId w:val="8"/>
      </w:numPr>
      <w:tabs>
        <w:tab w:val="clear" w:pos="417"/>
        <w:tab w:val="left" w:pos="357"/>
      </w:tabs>
      <w:spacing w:before="20" w:after="40"/>
      <w:ind w:left="340" w:hanging="227"/>
    </w:pPr>
    <w:rPr>
      <w:rFonts w:ascii="Verdana" w:hAnsi="Verdana"/>
      <w:lang w:val="en-US" w:eastAsia="fr-FR"/>
    </w:rPr>
  </w:style>
  <w:style w:type="paragraph" w:customStyle="1" w:styleId="spu">
    <w:name w:val="spu"/>
    <w:basedOn w:val="sp"/>
    <w:next w:val="sp"/>
    <w:uiPriority w:val="7"/>
    <w:rsid w:val="009F57F1"/>
    <w:pPr>
      <w:keepNext/>
      <w:widowControl w:val="0"/>
      <w:pBdr>
        <w:bottom w:val="single" w:sz="4" w:space="3" w:color="auto"/>
      </w:pBdr>
      <w:spacing w:before="120"/>
      <w:ind w:right="113"/>
    </w:pPr>
    <w:rPr>
      <w:rFonts w:ascii="Gill Sans MT" w:hAnsi="Gill Sans MT"/>
      <w:b/>
    </w:rPr>
  </w:style>
  <w:style w:type="paragraph" w:customStyle="1" w:styleId="Steps">
    <w:name w:val="Steps"/>
    <w:uiPriority w:val="9"/>
    <w:rsid w:val="009F57F1"/>
    <w:pPr>
      <w:widowControl w:val="0"/>
      <w:numPr>
        <w:numId w:val="1"/>
      </w:numPr>
      <w:tabs>
        <w:tab w:val="clear" w:pos="1287"/>
        <w:tab w:val="left" w:pos="851"/>
      </w:tabs>
      <w:spacing w:after="120"/>
      <w:ind w:left="851" w:hanging="284"/>
    </w:pPr>
    <w:rPr>
      <w:rFonts w:ascii="Verdana" w:hAnsi="Verdana"/>
      <w:lang w:val="en-US" w:eastAsia="fr-FR"/>
    </w:rPr>
  </w:style>
  <w:style w:type="paragraph" w:customStyle="1" w:styleId="FooterStyle">
    <w:name w:val="FooterStyle"/>
    <w:uiPriority w:val="9"/>
    <w:rsid w:val="009F57F1"/>
    <w:pPr>
      <w:spacing w:before="120" w:after="40"/>
    </w:pPr>
    <w:rPr>
      <w:rFonts w:ascii="Verdana" w:hAnsi="Verdana"/>
      <w:sz w:val="18"/>
      <w:lang w:val="en-US" w:eastAsia="fr-FR"/>
    </w:rPr>
  </w:style>
  <w:style w:type="paragraph" w:customStyle="1" w:styleId="copyright">
    <w:name w:val="copyright"/>
    <w:uiPriority w:val="8"/>
    <w:rsid w:val="009F57F1"/>
    <w:pPr>
      <w:jc w:val="right"/>
    </w:pPr>
    <w:rPr>
      <w:rFonts w:ascii="Verdana" w:hAnsi="Verdana" w:cs="Arial"/>
      <w:sz w:val="16"/>
      <w:lang w:val="en-US" w:eastAsia="fr-FR"/>
    </w:rPr>
  </w:style>
  <w:style w:type="paragraph" w:customStyle="1" w:styleId="FigurLegend">
    <w:name w:val="FigurLegend"/>
    <w:uiPriority w:val="8"/>
    <w:rsid w:val="009F57F1"/>
    <w:pPr>
      <w:numPr>
        <w:numId w:val="10"/>
      </w:numPr>
      <w:tabs>
        <w:tab w:val="left" w:pos="567"/>
        <w:tab w:val="left" w:pos="794"/>
        <w:tab w:val="left" w:pos="1077"/>
      </w:tabs>
      <w:spacing w:before="60" w:after="120"/>
      <w:jc w:val="center"/>
    </w:pPr>
    <w:rPr>
      <w:rFonts w:ascii="Verdana" w:hAnsi="Verdana"/>
      <w:b/>
      <w:sz w:val="18"/>
      <w:lang w:val="en-US" w:eastAsia="fr-FR"/>
    </w:rPr>
  </w:style>
  <w:style w:type="paragraph" w:customStyle="1" w:styleId="noteDoc">
    <w:name w:val="noteDoc"/>
    <w:next w:val="sp"/>
    <w:uiPriority w:val="9"/>
    <w:rsid w:val="009F57F1"/>
    <w:pPr>
      <w:widowControl w:val="0"/>
      <w:spacing w:before="120" w:after="120"/>
      <w:ind w:left="1100" w:hanging="680"/>
    </w:pPr>
    <w:rPr>
      <w:rFonts w:ascii="Verdana" w:hAnsi="Verdana"/>
      <w:bCs/>
      <w:lang w:val="en-US" w:eastAsia="fr-FR"/>
    </w:rPr>
  </w:style>
  <w:style w:type="paragraph" w:customStyle="1" w:styleId="DocRef">
    <w:name w:val="DocRef"/>
    <w:uiPriority w:val="9"/>
    <w:rsid w:val="009F57F1"/>
    <w:pPr>
      <w:widowControl w:val="0"/>
    </w:pPr>
    <w:rPr>
      <w:rFonts w:ascii="Verdana" w:hAnsi="Verdana"/>
      <w:sz w:val="12"/>
      <w:lang w:val="en-US" w:eastAsia="fr-FR"/>
    </w:rPr>
  </w:style>
  <w:style w:type="character" w:customStyle="1" w:styleId="componentbodytext1">
    <w:name w:val="componentbodytext1"/>
    <w:basedOn w:val="DefaultParagraphFont"/>
    <w:uiPriority w:val="9"/>
    <w:rsid w:val="009F57F1"/>
    <w:rPr>
      <w:rFonts w:ascii="Arial" w:hAnsi="Arial" w:cs="Arial" w:hint="default"/>
      <w:sz w:val="20"/>
      <w:szCs w:val="20"/>
    </w:rPr>
  </w:style>
  <w:style w:type="paragraph" w:customStyle="1" w:styleId="b1Details">
    <w:name w:val="b1Details"/>
    <w:uiPriority w:val="9"/>
    <w:rsid w:val="009F57F1"/>
    <w:pPr>
      <w:spacing w:after="80"/>
      <w:ind w:left="851"/>
    </w:pPr>
    <w:rPr>
      <w:rFonts w:ascii="Verdana" w:hAnsi="Verdana"/>
      <w:lang w:val="en-US" w:eastAsia="fr-FR"/>
    </w:rPr>
  </w:style>
  <w:style w:type="paragraph" w:customStyle="1" w:styleId="b2Details">
    <w:name w:val="b2Details"/>
    <w:uiPriority w:val="9"/>
    <w:rsid w:val="009F57F1"/>
    <w:pPr>
      <w:ind w:left="1134"/>
    </w:pPr>
    <w:rPr>
      <w:rFonts w:ascii="Verdana" w:hAnsi="Verdana"/>
      <w:lang w:val="en-US" w:eastAsia="fr-FR"/>
    </w:rPr>
  </w:style>
  <w:style w:type="paragraph" w:customStyle="1" w:styleId="StepsDetails">
    <w:name w:val="StepsDetails"/>
    <w:uiPriority w:val="9"/>
    <w:rsid w:val="009F57F1"/>
    <w:pPr>
      <w:spacing w:after="120"/>
      <w:ind w:left="851"/>
    </w:pPr>
    <w:rPr>
      <w:rFonts w:ascii="Verdana" w:hAnsi="Verdana"/>
      <w:lang w:val="en-US" w:eastAsia="fr-FR"/>
    </w:rPr>
  </w:style>
  <w:style w:type="paragraph" w:customStyle="1" w:styleId="PageNum">
    <w:name w:val="PageNum"/>
    <w:uiPriority w:val="9"/>
    <w:rsid w:val="009F57F1"/>
    <w:pPr>
      <w:widowControl w:val="0"/>
      <w:spacing w:before="120"/>
      <w:jc w:val="right"/>
    </w:pPr>
    <w:rPr>
      <w:rFonts w:ascii="Arial" w:hAnsi="Arial"/>
      <w:b/>
      <w:bCs/>
      <w:lang w:val="en-US" w:eastAsia="fr-FR"/>
    </w:rPr>
  </w:style>
  <w:style w:type="paragraph" w:customStyle="1" w:styleId="FirstPageHead">
    <w:name w:val="FirstPageHead"/>
    <w:uiPriority w:val="9"/>
    <w:rsid w:val="009F57F1"/>
    <w:pPr>
      <w:widowControl w:val="0"/>
      <w:jc w:val="right"/>
    </w:pPr>
    <w:rPr>
      <w:rFonts w:ascii="Square721 Ex BT" w:hAnsi="Square721 Ex BT"/>
      <w:b/>
      <w:bCs/>
      <w:color w:val="999999"/>
      <w:sz w:val="40"/>
      <w:lang w:val="en-US" w:eastAsia="fr-FR"/>
    </w:rPr>
  </w:style>
  <w:style w:type="paragraph" w:customStyle="1" w:styleId="NumVersion">
    <w:name w:val="NumVersion"/>
    <w:uiPriority w:val="9"/>
    <w:rsid w:val="009F57F1"/>
    <w:pPr>
      <w:widowControl w:val="0"/>
      <w:spacing w:before="240" w:line="288" w:lineRule="auto"/>
      <w:ind w:left="567"/>
    </w:pPr>
    <w:rPr>
      <w:rFonts w:ascii="Gill Sans MT" w:hAnsi="Gill Sans MT"/>
      <w:b/>
      <w:caps/>
      <w:sz w:val="24"/>
      <w:lang w:val="en-US" w:eastAsia="en-US"/>
    </w:rPr>
  </w:style>
  <w:style w:type="paragraph" w:customStyle="1" w:styleId="Platform">
    <w:name w:val="Platform"/>
    <w:uiPriority w:val="9"/>
    <w:rsid w:val="009F57F1"/>
    <w:pPr>
      <w:widowControl w:val="0"/>
    </w:pPr>
    <w:rPr>
      <w:rFonts w:ascii="Gill Sans MT" w:hAnsi="Gill Sans MT"/>
      <w:b/>
      <w:caps/>
      <w:sz w:val="24"/>
      <w:lang w:val="en-US" w:eastAsia="en-US"/>
    </w:rPr>
  </w:style>
  <w:style w:type="paragraph" w:customStyle="1" w:styleId="ProdNameTitle">
    <w:name w:val="ProdNameTitle"/>
    <w:uiPriority w:val="9"/>
    <w:rsid w:val="009F57F1"/>
    <w:pPr>
      <w:ind w:left="567"/>
    </w:pPr>
    <w:rPr>
      <w:rFonts w:ascii="Eras Medium ITC" w:hAnsi="Eras Medium ITC"/>
      <w:iCs/>
      <w:color w:val="CC0000"/>
      <w:sz w:val="48"/>
      <w:lang w:val="en-US" w:eastAsia="fr-FR"/>
    </w:rPr>
  </w:style>
  <w:style w:type="paragraph" w:customStyle="1" w:styleId="tb2">
    <w:name w:val="tb2"/>
    <w:uiPriority w:val="9"/>
    <w:rsid w:val="009F57F1"/>
    <w:pPr>
      <w:widowControl w:val="0"/>
      <w:numPr>
        <w:numId w:val="9"/>
      </w:numPr>
      <w:tabs>
        <w:tab w:val="clear" w:pos="868"/>
        <w:tab w:val="left" w:pos="576"/>
      </w:tabs>
      <w:spacing w:before="40" w:after="80"/>
      <w:ind w:left="567" w:hanging="170"/>
    </w:pPr>
    <w:rPr>
      <w:rFonts w:ascii="Verdana" w:hAnsi="Verdana"/>
      <w:lang w:val="en-US" w:eastAsia="fr-FR"/>
    </w:rPr>
  </w:style>
  <w:style w:type="paragraph" w:styleId="Header">
    <w:name w:val="header"/>
    <w:basedOn w:val="Normal"/>
    <w:link w:val="HeaderChar"/>
    <w:uiPriority w:val="99"/>
    <w:rsid w:val="009F57F1"/>
    <w:pPr>
      <w:tabs>
        <w:tab w:val="center" w:pos="4536"/>
        <w:tab w:val="right" w:pos="9072"/>
      </w:tabs>
    </w:pPr>
  </w:style>
  <w:style w:type="paragraph" w:customStyle="1" w:styleId="b2wText">
    <w:name w:val="b2wText"/>
    <w:next w:val="b2Details"/>
    <w:uiPriority w:val="9"/>
    <w:locked/>
    <w:rsid w:val="009F57F1"/>
    <w:pPr>
      <w:widowControl w:val="0"/>
      <w:numPr>
        <w:numId w:val="7"/>
      </w:numPr>
      <w:tabs>
        <w:tab w:val="clear" w:pos="1818"/>
        <w:tab w:val="left" w:pos="1134"/>
      </w:tabs>
      <w:spacing w:before="120" w:after="40"/>
      <w:ind w:left="1134" w:hanging="283"/>
    </w:pPr>
    <w:rPr>
      <w:rFonts w:ascii="Verdana" w:hAnsi="Verdana"/>
      <w:bCs/>
      <w:lang w:val="en-US" w:eastAsia="en-US"/>
    </w:rPr>
  </w:style>
  <w:style w:type="character" w:styleId="CommentReference">
    <w:name w:val="annotation reference"/>
    <w:basedOn w:val="DefaultParagraphFont"/>
    <w:uiPriority w:val="9"/>
    <w:semiHidden/>
    <w:rsid w:val="009F57F1"/>
    <w:rPr>
      <w:sz w:val="16"/>
      <w:szCs w:val="16"/>
    </w:rPr>
  </w:style>
  <w:style w:type="character" w:styleId="Hyperlink">
    <w:name w:val="Hyperlink"/>
    <w:basedOn w:val="DefaultParagraphFont"/>
    <w:uiPriority w:val="99"/>
    <w:rsid w:val="009F57F1"/>
    <w:rPr>
      <w:color w:val="0000FF"/>
      <w:u w:val="single"/>
    </w:rPr>
  </w:style>
  <w:style w:type="paragraph" w:styleId="CommentText">
    <w:name w:val="annotation text"/>
    <w:basedOn w:val="Normal"/>
    <w:link w:val="CommentTextChar"/>
    <w:uiPriority w:val="9"/>
    <w:semiHidden/>
    <w:rsid w:val="009F57F1"/>
  </w:style>
  <w:style w:type="character" w:styleId="FollowedHyperlink">
    <w:name w:val="FollowedHyperlink"/>
    <w:basedOn w:val="DefaultParagraphFont"/>
    <w:uiPriority w:val="9"/>
    <w:rsid w:val="009F57F1"/>
    <w:rPr>
      <w:color w:val="800080"/>
      <w:u w:val="single"/>
    </w:rPr>
  </w:style>
  <w:style w:type="paragraph" w:customStyle="1" w:styleId="desct">
    <w:name w:val="desct"/>
    <w:next w:val="sp"/>
    <w:uiPriority w:val="9"/>
    <w:rsid w:val="009F57F1"/>
    <w:pPr>
      <w:keepNext/>
      <w:widowControl w:val="0"/>
      <w:pBdr>
        <w:top w:val="single" w:sz="4" w:space="1" w:color="auto"/>
      </w:pBdr>
      <w:spacing w:before="240" w:after="120"/>
      <w:ind w:left="420"/>
    </w:pPr>
    <w:rPr>
      <w:rFonts w:ascii="Gill Sans MT" w:hAnsi="Gill Sans MT"/>
      <w:b/>
      <w:sz w:val="22"/>
      <w:lang w:val="en-US" w:eastAsia="en-US"/>
    </w:rPr>
  </w:style>
  <w:style w:type="paragraph" w:customStyle="1" w:styleId="t1Head">
    <w:name w:val="t1Head"/>
    <w:basedOn w:val="t1"/>
    <w:uiPriority w:val="9"/>
    <w:rsid w:val="009F57F1"/>
    <w:pPr>
      <w:spacing w:before="60"/>
    </w:pPr>
    <w:rPr>
      <w:b/>
    </w:rPr>
  </w:style>
  <w:style w:type="paragraph" w:customStyle="1" w:styleId="StepswText">
    <w:name w:val="StepswText"/>
    <w:uiPriority w:val="9"/>
    <w:locked/>
    <w:rsid w:val="009F57F1"/>
    <w:pPr>
      <w:widowControl w:val="0"/>
      <w:numPr>
        <w:numId w:val="2"/>
      </w:numPr>
      <w:tabs>
        <w:tab w:val="clear" w:pos="1282"/>
        <w:tab w:val="left" w:pos="851"/>
      </w:tabs>
      <w:spacing w:after="40"/>
      <w:ind w:left="851" w:hanging="284"/>
    </w:pPr>
    <w:rPr>
      <w:rFonts w:ascii="Verdana" w:hAnsi="Verdana"/>
      <w:lang w:val="en-US" w:eastAsia="en-US"/>
    </w:rPr>
  </w:style>
  <w:style w:type="paragraph" w:customStyle="1" w:styleId="b1wText">
    <w:name w:val="b1wText"/>
    <w:next w:val="b1Details"/>
    <w:uiPriority w:val="9"/>
    <w:locked/>
    <w:rsid w:val="009F57F1"/>
    <w:pPr>
      <w:numPr>
        <w:numId w:val="5"/>
      </w:numPr>
      <w:tabs>
        <w:tab w:val="clear" w:pos="1282"/>
        <w:tab w:val="left" w:pos="851"/>
      </w:tabs>
      <w:spacing w:before="120" w:after="40"/>
      <w:ind w:left="851" w:hanging="284"/>
    </w:pPr>
    <w:rPr>
      <w:rFonts w:ascii="Verdana" w:hAnsi="Verdana"/>
      <w:lang w:val="en-US" w:eastAsia="en-US"/>
    </w:rPr>
  </w:style>
  <w:style w:type="paragraph" w:styleId="TOC4">
    <w:name w:val="toc 4"/>
    <w:basedOn w:val="Normal"/>
    <w:next w:val="Normal"/>
    <w:autoRedefine/>
    <w:uiPriority w:val="9"/>
    <w:semiHidden/>
    <w:rsid w:val="009F57F1"/>
    <w:pPr>
      <w:ind w:left="720"/>
    </w:pPr>
    <w:rPr>
      <w:rFonts w:ascii="Times New Roman" w:hAnsi="Times New Roman"/>
      <w:sz w:val="24"/>
      <w:szCs w:val="24"/>
      <w:lang w:val="fr-FR"/>
    </w:rPr>
  </w:style>
  <w:style w:type="paragraph" w:styleId="TOC5">
    <w:name w:val="toc 5"/>
    <w:basedOn w:val="Normal"/>
    <w:next w:val="Normal"/>
    <w:autoRedefine/>
    <w:uiPriority w:val="9"/>
    <w:semiHidden/>
    <w:locked/>
    <w:rsid w:val="009F57F1"/>
    <w:pPr>
      <w:ind w:left="960"/>
    </w:pPr>
    <w:rPr>
      <w:rFonts w:ascii="Times New Roman" w:hAnsi="Times New Roman"/>
      <w:sz w:val="24"/>
      <w:szCs w:val="24"/>
      <w:lang w:val="fr-FR"/>
    </w:rPr>
  </w:style>
  <w:style w:type="paragraph" w:styleId="TOC6">
    <w:name w:val="toc 6"/>
    <w:basedOn w:val="Normal"/>
    <w:next w:val="Normal"/>
    <w:autoRedefine/>
    <w:uiPriority w:val="9"/>
    <w:semiHidden/>
    <w:locked/>
    <w:rsid w:val="009F57F1"/>
    <w:pPr>
      <w:ind w:left="1200"/>
    </w:pPr>
    <w:rPr>
      <w:rFonts w:ascii="Times New Roman" w:hAnsi="Times New Roman"/>
      <w:sz w:val="24"/>
      <w:szCs w:val="24"/>
      <w:lang w:val="fr-FR"/>
    </w:rPr>
  </w:style>
  <w:style w:type="paragraph" w:styleId="TOC7">
    <w:name w:val="toc 7"/>
    <w:basedOn w:val="Normal"/>
    <w:next w:val="Normal"/>
    <w:autoRedefine/>
    <w:uiPriority w:val="9"/>
    <w:semiHidden/>
    <w:locked/>
    <w:rsid w:val="009F57F1"/>
    <w:pPr>
      <w:ind w:left="1440"/>
    </w:pPr>
    <w:rPr>
      <w:rFonts w:ascii="Times New Roman" w:hAnsi="Times New Roman"/>
      <w:sz w:val="24"/>
      <w:szCs w:val="24"/>
      <w:lang w:val="fr-FR"/>
    </w:rPr>
  </w:style>
  <w:style w:type="paragraph" w:styleId="TOC8">
    <w:name w:val="toc 8"/>
    <w:basedOn w:val="Normal"/>
    <w:next w:val="Normal"/>
    <w:autoRedefine/>
    <w:uiPriority w:val="9"/>
    <w:semiHidden/>
    <w:locked/>
    <w:rsid w:val="009F57F1"/>
    <w:pPr>
      <w:ind w:left="1680"/>
    </w:pPr>
    <w:rPr>
      <w:rFonts w:ascii="Times New Roman" w:hAnsi="Times New Roman"/>
      <w:sz w:val="24"/>
      <w:szCs w:val="24"/>
      <w:lang w:val="fr-FR"/>
    </w:rPr>
  </w:style>
  <w:style w:type="paragraph" w:styleId="TOC9">
    <w:name w:val="toc 9"/>
    <w:basedOn w:val="Normal"/>
    <w:next w:val="Normal"/>
    <w:autoRedefine/>
    <w:uiPriority w:val="9"/>
    <w:semiHidden/>
    <w:locked/>
    <w:rsid w:val="009F57F1"/>
    <w:pPr>
      <w:ind w:left="1920"/>
    </w:pPr>
    <w:rPr>
      <w:rFonts w:ascii="Times New Roman" w:hAnsi="Times New Roman"/>
      <w:sz w:val="24"/>
      <w:szCs w:val="24"/>
      <w:lang w:val="fr-FR"/>
    </w:rPr>
  </w:style>
  <w:style w:type="paragraph" w:styleId="BalloonText">
    <w:name w:val="Balloon Text"/>
    <w:basedOn w:val="Normal"/>
    <w:uiPriority w:val="9"/>
    <w:semiHidden/>
    <w:rsid w:val="009F57F1"/>
    <w:rPr>
      <w:rFonts w:ascii="Tahoma" w:hAnsi="Tahoma" w:cs="Tahoma"/>
      <w:sz w:val="16"/>
      <w:szCs w:val="16"/>
    </w:rPr>
  </w:style>
  <w:style w:type="paragraph" w:customStyle="1" w:styleId="b1preface">
    <w:name w:val="b1preface"/>
    <w:basedOn w:val="b1"/>
    <w:uiPriority w:val="9"/>
    <w:rsid w:val="009F57F1"/>
    <w:pPr>
      <w:tabs>
        <w:tab w:val="num" w:pos="284"/>
      </w:tabs>
      <w:ind w:left="426" w:hanging="426"/>
    </w:pPr>
  </w:style>
  <w:style w:type="table" w:customStyle="1" w:styleId="AxwayDocTable">
    <w:name w:val="Axway Doc Table"/>
    <w:basedOn w:val="TableNormal"/>
    <w:rsid w:val="009F57F1"/>
    <w:rPr>
      <w:rFonts w:ascii="Verdana" w:hAnsi="Verdana"/>
      <w:sz w:val="18"/>
      <w:lang w:val="en-US" w:eastAsia="en-US"/>
    </w:rPr>
    <w:tblPr>
      <w:tblStyleRowBandSize w:val="1"/>
      <w:tblInd w:w="397"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blStylePr w:type="firstRow">
      <w:pPr>
        <w:wordWrap/>
        <w:spacing w:beforeLines="0" w:beforeAutospacing="0" w:afterLines="0" w:afterAutospacing="0"/>
      </w:pPr>
      <w:rPr>
        <w:rFonts w:ascii="Cambria" w:hAnsi="Cambria"/>
        <w:b/>
        <w:sz w:val="18"/>
      </w:rPr>
      <w:tblPr/>
      <w:tcPr>
        <w:tcBorders>
          <w:top w:val="single" w:sz="4" w:space="0" w:color="CC0000"/>
          <w:left w:val="single" w:sz="4" w:space="0" w:color="auto"/>
          <w:bottom w:val="single" w:sz="4" w:space="0" w:color="auto"/>
          <w:right w:val="single" w:sz="4" w:space="0" w:color="auto"/>
          <w:insideH w:val="single" w:sz="4" w:space="0" w:color="auto"/>
          <w:insideV w:val="single" w:sz="4" w:space="0" w:color="C0C0C0"/>
          <w:tl2br w:val="nil"/>
          <w:tr2bl w:val="nil"/>
        </w:tcBorders>
        <w:shd w:val="clear" w:color="auto" w:fill="E0E0E0"/>
      </w:tcPr>
    </w:tblStylePr>
    <w:tblStylePr w:type="band1Horz">
      <w:pPr>
        <w:wordWrap/>
        <w:spacing w:beforeLines="0" w:beforeAutospacing="0" w:afterLines="0" w:afterAutospacing="0"/>
      </w:pPr>
      <w:rPr>
        <w:rFonts w:ascii="Cambria" w:hAnsi="Cambria"/>
        <w:sz w:val="18"/>
      </w:rPr>
    </w:tblStylePr>
    <w:tblStylePr w:type="band2Horz">
      <w:pPr>
        <w:wordWrap/>
        <w:spacing w:beforeLines="0" w:beforeAutospacing="0" w:afterLines="0" w:afterAutospacing="0"/>
      </w:pPr>
      <w:rPr>
        <w:rFonts w:ascii="Cambria" w:hAnsi="Cambria"/>
        <w:sz w:val="18"/>
      </w:rPr>
    </w:tblStylePr>
  </w:style>
  <w:style w:type="character" w:customStyle="1" w:styleId="t1Car">
    <w:name w:val="t1 Car"/>
    <w:basedOn w:val="DefaultParagraphFont"/>
    <w:link w:val="t1"/>
    <w:uiPriority w:val="9"/>
    <w:rsid w:val="009F57F1"/>
    <w:rPr>
      <w:rFonts w:ascii="Verdana" w:hAnsi="Verdana"/>
      <w:lang w:val="en-US" w:eastAsia="fr-FR" w:bidi="ar-SA"/>
    </w:rPr>
  </w:style>
  <w:style w:type="table" w:styleId="TableGrid">
    <w:name w:val="Table Grid"/>
    <w:basedOn w:val="TableNormal"/>
    <w:rsid w:val="009F57F1"/>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9F57F1"/>
    <w:rPr>
      <w:i/>
      <w:iCs/>
    </w:rPr>
  </w:style>
  <w:style w:type="paragraph" w:customStyle="1" w:styleId="StyleStepsAvant3pt">
    <w:name w:val="Style Steps + Avant : 3 pt"/>
    <w:basedOn w:val="Steps"/>
    <w:uiPriority w:val="9"/>
    <w:locked/>
    <w:rsid w:val="009F57F1"/>
    <w:pPr>
      <w:spacing w:before="60"/>
    </w:pPr>
  </w:style>
  <w:style w:type="character" w:customStyle="1" w:styleId="spCar">
    <w:name w:val="sp Car"/>
    <w:basedOn w:val="DefaultParagraphFont"/>
    <w:link w:val="sp"/>
    <w:uiPriority w:val="7"/>
    <w:rsid w:val="0026348E"/>
    <w:rPr>
      <w:rFonts w:ascii="Cambria" w:hAnsi="Cambria"/>
      <w:snapToGrid w:val="0"/>
      <w:color w:val="000000"/>
      <w:sz w:val="22"/>
      <w:lang w:val="en-US" w:eastAsia="fr-FR"/>
    </w:rPr>
  </w:style>
  <w:style w:type="paragraph" w:customStyle="1" w:styleId="StyleStepsAvant3pt1">
    <w:name w:val="Style Steps + Avant : 3 pt1"/>
    <w:basedOn w:val="Steps"/>
    <w:uiPriority w:val="9"/>
    <w:locked/>
    <w:rsid w:val="009F57F1"/>
    <w:pPr>
      <w:spacing w:before="60"/>
    </w:pPr>
  </w:style>
  <w:style w:type="paragraph" w:styleId="NoSpacing">
    <w:name w:val="No Spacing"/>
    <w:uiPriority w:val="1"/>
    <w:qFormat/>
    <w:rsid w:val="009F57F1"/>
    <w:rPr>
      <w:rFonts w:ascii="Verdana" w:hAnsi="Verdana"/>
      <w:lang w:val="en-US" w:eastAsia="fr-FR"/>
    </w:rPr>
  </w:style>
  <w:style w:type="paragraph" w:styleId="TOCHeading">
    <w:name w:val="TOC Heading"/>
    <w:basedOn w:val="Heading1"/>
    <w:next w:val="Normal"/>
    <w:uiPriority w:val="39"/>
    <w:qFormat/>
    <w:rsid w:val="009F57F1"/>
    <w:pPr>
      <w:keepNext/>
      <w:keepLines/>
      <w:pageBreakBefore w:val="0"/>
      <w:numPr>
        <w:numId w:val="0"/>
      </w:numPr>
      <w:spacing w:before="480" w:after="0" w:line="276" w:lineRule="auto"/>
      <w:jc w:val="left"/>
      <w:outlineLvl w:val="9"/>
    </w:pPr>
    <w:rPr>
      <w:bCs/>
      <w:snapToGrid/>
      <w:color w:val="365F91"/>
      <w:kern w:val="0"/>
      <w:sz w:val="28"/>
      <w:szCs w:val="28"/>
      <w:lang w:eastAsia="en-US"/>
    </w:rPr>
  </w:style>
  <w:style w:type="paragraph" w:customStyle="1" w:styleId="StyletocheadBold">
    <w:name w:val="Style tochead + Bold"/>
    <w:basedOn w:val="tochead"/>
    <w:next w:val="pp"/>
    <w:rsid w:val="009F57F1"/>
  </w:style>
  <w:style w:type="paragraph" w:customStyle="1" w:styleId="Code0">
    <w:name w:val="Code"/>
    <w:basedOn w:val="Normal"/>
    <w:next w:val="Normal"/>
    <w:link w:val="CodeChar"/>
    <w:qFormat/>
    <w:rsid w:val="00DB3C8D"/>
    <w:pPr>
      <w:spacing w:line="240" w:lineRule="auto"/>
      <w:ind w:left="144"/>
      <w:contextualSpacing/>
    </w:pPr>
    <w:rPr>
      <w:rFonts w:ascii="Courier New" w:hAnsi="Courier New"/>
      <w:i/>
      <w:sz w:val="18"/>
      <w:szCs w:val="24"/>
      <w:lang w:bidi="en-US"/>
    </w:rPr>
  </w:style>
  <w:style w:type="character" w:customStyle="1" w:styleId="CodeChar">
    <w:name w:val="Code Char"/>
    <w:basedOn w:val="DefaultParagraphFont"/>
    <w:link w:val="Code0"/>
    <w:rsid w:val="00DB3C8D"/>
    <w:rPr>
      <w:rFonts w:ascii="Courier New" w:hAnsi="Courier New"/>
      <w:i/>
      <w:sz w:val="18"/>
      <w:szCs w:val="24"/>
      <w:lang w:bidi="en-US"/>
    </w:rPr>
  </w:style>
  <w:style w:type="character" w:styleId="HTMLCode">
    <w:name w:val="HTML Code"/>
    <w:basedOn w:val="DefaultParagraphFont"/>
    <w:uiPriority w:val="99"/>
    <w:unhideWhenUsed/>
    <w:rsid w:val="007944A5"/>
    <w:rPr>
      <w:rFonts w:ascii="Courier New" w:eastAsia="Times New Roman" w:hAnsi="Courier New" w:cs="Courier New"/>
      <w:sz w:val="20"/>
      <w:szCs w:val="20"/>
    </w:rPr>
  </w:style>
  <w:style w:type="paragraph" w:styleId="ListParagraph">
    <w:name w:val="List Paragraph"/>
    <w:basedOn w:val="Normal"/>
    <w:uiPriority w:val="34"/>
    <w:qFormat/>
    <w:rsid w:val="001B5590"/>
    <w:pPr>
      <w:ind w:left="720"/>
    </w:pPr>
  </w:style>
  <w:style w:type="character" w:customStyle="1" w:styleId="Heading2Char">
    <w:name w:val="Heading 2 Char"/>
    <w:basedOn w:val="DefaultParagraphFont"/>
    <w:link w:val="Heading2"/>
    <w:uiPriority w:val="4"/>
    <w:rsid w:val="008A33DD"/>
    <w:rPr>
      <w:rFonts w:asciiTheme="majorHAnsi" w:hAnsiTheme="majorHAnsi"/>
      <w:b/>
      <w:snapToGrid w:val="0"/>
      <w:color w:val="002060"/>
      <w:sz w:val="32"/>
      <w:lang w:val="en-US" w:eastAsia="fr-FR"/>
    </w:rPr>
  </w:style>
  <w:style w:type="paragraph" w:styleId="BodyTextIndent">
    <w:name w:val="Body Text Indent"/>
    <w:basedOn w:val="Normal"/>
    <w:rsid w:val="0053244C"/>
    <w:pPr>
      <w:ind w:left="360"/>
      <w:jc w:val="both"/>
    </w:pPr>
    <w:rPr>
      <w:rFonts w:ascii="Arial" w:hAnsi="Arial"/>
      <w:lang w:eastAsia="ja-JP"/>
    </w:rPr>
  </w:style>
  <w:style w:type="paragraph" w:styleId="ListBullet5">
    <w:name w:val="List Bullet 5"/>
    <w:basedOn w:val="Normal"/>
    <w:autoRedefine/>
    <w:rsid w:val="00F9390A"/>
    <w:pPr>
      <w:numPr>
        <w:numId w:val="11"/>
      </w:numPr>
    </w:pPr>
    <w:rPr>
      <w:rFonts w:ascii="Times New Roman" w:hAnsi="Times New Roman"/>
    </w:rPr>
  </w:style>
  <w:style w:type="paragraph" w:customStyle="1" w:styleId="Explanation">
    <w:name w:val="Explanation"/>
    <w:basedOn w:val="Normal"/>
    <w:rsid w:val="00F9390A"/>
    <w:pPr>
      <w:autoSpaceDE w:val="0"/>
      <w:autoSpaceDN w:val="0"/>
      <w:adjustRightInd w:val="0"/>
    </w:pPr>
    <w:rPr>
      <w:rFonts w:ascii="Arial Narrow" w:hAnsi="Arial Narrow"/>
    </w:rPr>
  </w:style>
  <w:style w:type="character" w:styleId="Strong">
    <w:name w:val="Strong"/>
    <w:uiPriority w:val="22"/>
    <w:qFormat/>
    <w:rsid w:val="002F761A"/>
    <w:rPr>
      <w:b/>
      <w:bCs/>
    </w:rPr>
  </w:style>
  <w:style w:type="paragraph" w:styleId="NormalWeb">
    <w:name w:val="Normal (Web)"/>
    <w:basedOn w:val="Normal"/>
    <w:uiPriority w:val="99"/>
    <w:unhideWhenUsed/>
    <w:rsid w:val="00FD4250"/>
    <w:pPr>
      <w:spacing w:before="100" w:beforeAutospacing="1" w:after="100" w:afterAutospacing="1"/>
    </w:pPr>
    <w:rPr>
      <w:rFonts w:ascii="Times New Roman" w:hAnsi="Times New Roman"/>
      <w:sz w:val="24"/>
      <w:szCs w:val="24"/>
    </w:rPr>
  </w:style>
  <w:style w:type="character" w:customStyle="1" w:styleId="tbc">
    <w:name w:val="tbc"/>
    <w:basedOn w:val="DefaultParagraphFont"/>
    <w:rsid w:val="00FD4250"/>
  </w:style>
  <w:style w:type="character" w:customStyle="1" w:styleId="Heading3Char">
    <w:name w:val="Heading 3 Char"/>
    <w:basedOn w:val="DefaultParagraphFont"/>
    <w:link w:val="Heading3"/>
    <w:uiPriority w:val="4"/>
    <w:rsid w:val="00B9448E"/>
    <w:rPr>
      <w:rFonts w:asciiTheme="majorHAnsi" w:hAnsiTheme="majorHAnsi"/>
      <w:b/>
      <w:snapToGrid w:val="0"/>
      <w:color w:val="002060"/>
      <w:sz w:val="24"/>
      <w:lang w:val="en-US" w:eastAsia="fr-FR"/>
    </w:rPr>
  </w:style>
  <w:style w:type="paragraph" w:styleId="Quote">
    <w:name w:val="Quote"/>
    <w:basedOn w:val="Normal"/>
    <w:next w:val="Normal"/>
    <w:link w:val="QuoteChar"/>
    <w:uiPriority w:val="29"/>
    <w:qFormat/>
    <w:rsid w:val="00F70364"/>
    <w:pPr>
      <w:spacing w:after="0" w:line="240" w:lineRule="auto"/>
    </w:pPr>
    <w:rPr>
      <w:rFonts w:ascii="Calibri" w:hAnsi="Calibri"/>
      <w:i/>
      <w:sz w:val="24"/>
      <w:szCs w:val="24"/>
      <w:lang w:bidi="en-US"/>
    </w:rPr>
  </w:style>
  <w:style w:type="character" w:customStyle="1" w:styleId="QuoteChar">
    <w:name w:val="Quote Char"/>
    <w:basedOn w:val="DefaultParagraphFont"/>
    <w:link w:val="Quote"/>
    <w:uiPriority w:val="29"/>
    <w:rsid w:val="00F70364"/>
    <w:rPr>
      <w:rFonts w:ascii="Calibri" w:hAnsi="Calibri"/>
      <w:i/>
      <w:sz w:val="24"/>
      <w:szCs w:val="24"/>
      <w:lang w:bidi="en-US"/>
    </w:rPr>
  </w:style>
  <w:style w:type="character" w:styleId="SubtleEmphasis">
    <w:name w:val="Subtle Emphasis"/>
    <w:uiPriority w:val="19"/>
    <w:qFormat/>
    <w:rsid w:val="00F70364"/>
    <w:rPr>
      <w:i/>
      <w:color w:val="5A5A5A"/>
    </w:rPr>
  </w:style>
  <w:style w:type="character" w:customStyle="1" w:styleId="FooterChar">
    <w:name w:val="Footer Char"/>
    <w:basedOn w:val="DefaultParagraphFont"/>
    <w:link w:val="Footer"/>
    <w:uiPriority w:val="99"/>
    <w:rsid w:val="007B3727"/>
    <w:rPr>
      <w:rFonts w:ascii="Verdana" w:hAnsi="Verdana"/>
      <w:lang w:eastAsia="fr-FR"/>
    </w:rPr>
  </w:style>
  <w:style w:type="character" w:customStyle="1" w:styleId="HeaderChar">
    <w:name w:val="Header Char"/>
    <w:basedOn w:val="DefaultParagraphFont"/>
    <w:link w:val="Header"/>
    <w:uiPriority w:val="99"/>
    <w:rsid w:val="007B3727"/>
    <w:rPr>
      <w:rFonts w:ascii="Verdana" w:hAnsi="Verdana"/>
      <w:lang w:eastAsia="fr-FR"/>
    </w:rPr>
  </w:style>
  <w:style w:type="paragraph" w:styleId="DocumentMap">
    <w:name w:val="Document Map"/>
    <w:basedOn w:val="Normal"/>
    <w:link w:val="DocumentMapChar"/>
    <w:uiPriority w:val="9"/>
    <w:rsid w:val="00AA47A6"/>
    <w:rPr>
      <w:rFonts w:ascii="Tahoma" w:hAnsi="Tahoma" w:cs="Tahoma"/>
      <w:sz w:val="16"/>
      <w:szCs w:val="16"/>
    </w:rPr>
  </w:style>
  <w:style w:type="character" w:customStyle="1" w:styleId="DocumentMapChar">
    <w:name w:val="Document Map Char"/>
    <w:basedOn w:val="DefaultParagraphFont"/>
    <w:link w:val="DocumentMap"/>
    <w:uiPriority w:val="9"/>
    <w:rsid w:val="00AA47A6"/>
    <w:rPr>
      <w:rFonts w:ascii="Tahoma" w:hAnsi="Tahoma" w:cs="Tahoma"/>
      <w:sz w:val="16"/>
      <w:szCs w:val="16"/>
      <w:lang w:eastAsia="fr-FR"/>
    </w:rPr>
  </w:style>
  <w:style w:type="paragraph" w:customStyle="1" w:styleId="SignatureLine2-col">
    <w:name w:val="Signature Line 2-col"/>
    <w:basedOn w:val="Normal"/>
    <w:rsid w:val="00AA22C6"/>
    <w:pPr>
      <w:tabs>
        <w:tab w:val="left" w:pos="432"/>
        <w:tab w:val="left" w:pos="4320"/>
        <w:tab w:val="left" w:pos="5040"/>
        <w:tab w:val="left" w:pos="5472"/>
        <w:tab w:val="left" w:pos="9648"/>
      </w:tabs>
      <w:spacing w:before="240" w:after="0" w:line="240" w:lineRule="auto"/>
    </w:pPr>
    <w:rPr>
      <w:rFonts w:ascii="Times New Roman" w:eastAsia="Times New Roman" w:hAnsi="Times New Roman"/>
      <w:sz w:val="24"/>
      <w:szCs w:val="20"/>
    </w:rPr>
  </w:style>
  <w:style w:type="paragraph" w:styleId="CommentSubject">
    <w:name w:val="annotation subject"/>
    <w:basedOn w:val="CommentText"/>
    <w:next w:val="CommentText"/>
    <w:link w:val="CommentSubjectChar"/>
    <w:uiPriority w:val="9"/>
    <w:rsid w:val="003002D2"/>
    <w:pPr>
      <w:spacing w:line="240" w:lineRule="auto"/>
    </w:pPr>
    <w:rPr>
      <w:b/>
      <w:bCs/>
      <w:sz w:val="20"/>
      <w:szCs w:val="20"/>
    </w:rPr>
  </w:style>
  <w:style w:type="character" w:customStyle="1" w:styleId="CommentTextChar">
    <w:name w:val="Comment Text Char"/>
    <w:basedOn w:val="DefaultParagraphFont"/>
    <w:link w:val="CommentText"/>
    <w:uiPriority w:val="9"/>
    <w:semiHidden/>
    <w:rsid w:val="003002D2"/>
    <w:rPr>
      <w:rFonts w:ascii="Cambria" w:eastAsia="Calibri" w:hAnsi="Cambria"/>
      <w:sz w:val="22"/>
      <w:szCs w:val="22"/>
      <w:lang w:val="en-US" w:eastAsia="en-US"/>
    </w:rPr>
  </w:style>
  <w:style w:type="character" w:customStyle="1" w:styleId="CommentSubjectChar">
    <w:name w:val="Comment Subject Char"/>
    <w:basedOn w:val="CommentTextChar"/>
    <w:link w:val="CommentSubject"/>
    <w:uiPriority w:val="9"/>
    <w:rsid w:val="003002D2"/>
    <w:rPr>
      <w:rFonts w:ascii="Cambria" w:eastAsia="Calibri" w:hAnsi="Cambria"/>
      <w:b/>
      <w:bCs/>
      <w:sz w:val="22"/>
      <w:szCs w:val="22"/>
      <w:lang w:val="en-US" w:eastAsia="en-US"/>
    </w:rPr>
  </w:style>
</w:styles>
</file>

<file path=word/webSettings.xml><?xml version="1.0" encoding="utf-8"?>
<w:webSettings xmlns:r="http://schemas.openxmlformats.org/officeDocument/2006/relationships" xmlns:w="http://schemas.openxmlformats.org/wordprocessingml/2006/main">
  <w:divs>
    <w:div w:id="448748031">
      <w:bodyDiv w:val="1"/>
      <w:marLeft w:val="167"/>
      <w:marRight w:val="167"/>
      <w:marTop w:val="167"/>
      <w:marBottom w:val="167"/>
      <w:divBdr>
        <w:top w:val="none" w:sz="0" w:space="0" w:color="auto"/>
        <w:left w:val="none" w:sz="0" w:space="0" w:color="auto"/>
        <w:bottom w:val="none" w:sz="0" w:space="0" w:color="auto"/>
        <w:right w:val="none" w:sz="0" w:space="0" w:color="auto"/>
      </w:divBdr>
      <w:divsChild>
        <w:div w:id="232663494">
          <w:marLeft w:val="0"/>
          <w:marRight w:val="0"/>
          <w:marTop w:val="0"/>
          <w:marBottom w:val="0"/>
          <w:divBdr>
            <w:top w:val="none" w:sz="0" w:space="0" w:color="auto"/>
            <w:left w:val="none" w:sz="0" w:space="0" w:color="auto"/>
            <w:bottom w:val="none" w:sz="0" w:space="0" w:color="auto"/>
            <w:right w:val="none" w:sz="0" w:space="0" w:color="auto"/>
          </w:divBdr>
          <w:divsChild>
            <w:div w:id="39204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7597">
      <w:bodyDiv w:val="1"/>
      <w:marLeft w:val="167"/>
      <w:marRight w:val="167"/>
      <w:marTop w:val="167"/>
      <w:marBottom w:val="167"/>
      <w:divBdr>
        <w:top w:val="none" w:sz="0" w:space="0" w:color="auto"/>
        <w:left w:val="none" w:sz="0" w:space="0" w:color="auto"/>
        <w:bottom w:val="none" w:sz="0" w:space="0" w:color="auto"/>
        <w:right w:val="none" w:sz="0" w:space="0" w:color="auto"/>
      </w:divBdr>
      <w:divsChild>
        <w:div w:id="248542133">
          <w:marLeft w:val="0"/>
          <w:marRight w:val="0"/>
          <w:marTop w:val="0"/>
          <w:marBottom w:val="0"/>
          <w:divBdr>
            <w:top w:val="none" w:sz="0" w:space="0" w:color="auto"/>
            <w:left w:val="none" w:sz="0" w:space="0" w:color="auto"/>
            <w:bottom w:val="none" w:sz="0" w:space="0" w:color="auto"/>
            <w:right w:val="none" w:sz="0" w:space="0" w:color="auto"/>
          </w:divBdr>
          <w:divsChild>
            <w:div w:id="111020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7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mysql.com/" TargetMode="External"/><Relationship Id="rId26" Type="http://schemas.openxmlformats.org/officeDocument/2006/relationships/hyperlink" Target="https://developer.kp.org/" TargetMode="External"/><Relationship Id="rId39" Type="http://schemas.openxmlformats.org/officeDocument/2006/relationships/image" Target="media/image8.png"/><Relationship Id="rId21" Type="http://schemas.openxmlformats.org/officeDocument/2006/relationships/hyperlink" Target="http://joomlacode.org/gf/download/frsrelease/19239/158104/Joomla_3.2.3-Stable-Full_Package.zip" TargetMode="External"/><Relationship Id="rId34" Type="http://schemas.openxmlformats.org/officeDocument/2006/relationships/image" Target="media/image5.png"/><Relationship Id="rId42" Type="http://schemas.openxmlformats.org/officeDocument/2006/relationships/hyperlink" Target="http://swagger.wordnik.com/" TargetMode="External"/><Relationship Id="rId47" Type="http://schemas.openxmlformats.org/officeDocument/2006/relationships/image" Target="media/image13.png"/><Relationship Id="rId50" Type="http://schemas.openxmlformats.org/officeDocument/2006/relationships/image" Target="media/image1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www.php.net/" TargetMode="External"/><Relationship Id="rId25" Type="http://schemas.openxmlformats.org/officeDocument/2006/relationships/hyperlink" Target="https://developer.kp.org/" TargetMode="External"/><Relationship Id="rId33" Type="http://schemas.openxmlformats.org/officeDocument/2006/relationships/hyperlink" Target="https://en.wikipedia.org/wiki/Captcha" TargetMode="External"/><Relationship Id="rId38" Type="http://schemas.openxmlformats.org/officeDocument/2006/relationships/oleObject" Target="embeddings/oleObject2.bin"/><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www.apache.org/" TargetMode="External"/><Relationship Id="rId20" Type="http://schemas.openxmlformats.org/officeDocument/2006/relationships/hyperlink" Target="http://www.apachefriends.org/index.html" TargetMode="External"/><Relationship Id="rId29" Type="http://schemas.openxmlformats.org/officeDocument/2006/relationships/hyperlink" Target="https://developer.carepass.com/" TargetMode="External"/><Relationship Id="rId41" Type="http://schemas.openxmlformats.org/officeDocument/2006/relationships/hyperlink" Target="http://developer.cokecce.com/io-docs" TargetMode="External"/><Relationship Id="rId54" Type="http://schemas.openxmlformats.org/officeDocument/2006/relationships/hyperlink" Target="http://www.code-thrill.com/2013/11/php-rest-client-with-pes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wiki.netbeans.org/HowToConfigureXDebug" TargetMode="External"/><Relationship Id="rId32" Type="http://schemas.openxmlformats.org/officeDocument/2006/relationships/oleObject" Target="embeddings/oleObject1.bin"/><Relationship Id="rId37" Type="http://schemas.openxmlformats.org/officeDocument/2006/relationships/image" Target="media/image7.emf"/><Relationship Id="rId40" Type="http://schemas.openxmlformats.org/officeDocument/2006/relationships/image" Target="media/image9.png"/><Relationship Id="rId45" Type="http://schemas.openxmlformats.org/officeDocument/2006/relationships/image" Target="media/image11.png"/><Relationship Id="rId53" Type="http://schemas.openxmlformats.org/officeDocument/2006/relationships/hyperlink" Target="https://github.com/educoder/pest"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dlc.sun.com.edgesuite.net/netbeans/7.4/final/bundles/netbeans-7.4-php-windows.exe" TargetMode="External"/><Relationship Id="rId28" Type="http://schemas.openxmlformats.org/officeDocument/2006/relationships/hyperlink" Target="http://developer.tomtom.com/" TargetMode="External"/><Relationship Id="rId36" Type="http://schemas.openxmlformats.org/officeDocument/2006/relationships/footer" Target="footer5.xml"/><Relationship Id="rId49" Type="http://schemas.openxmlformats.org/officeDocument/2006/relationships/hyperlink" Target="http://extensions.joomla.org/extensions/authoring-a-content/content-construction/8061?qh=YTozOntpOjA7czoyOiJrMiI7aToxO3M6NDoiazIncyI7aToyO3M6MzoiJ2syIjt9" TargetMode="External"/><Relationship Id="rId57" Type="http://schemas.microsoft.com/office/2007/relationships/stylesWithEffects" Target="stylesWithEffects.xml"/><Relationship Id="rId10" Type="http://schemas.openxmlformats.org/officeDocument/2006/relationships/footer" Target="footer2.xml"/><Relationship Id="rId19" Type="http://schemas.openxmlformats.org/officeDocument/2006/relationships/hyperlink" Target="http://www.joomla.org/technical-requirements.html" TargetMode="External"/><Relationship Id="rId31" Type="http://schemas.openxmlformats.org/officeDocument/2006/relationships/image" Target="media/image4.emf"/><Relationship Id="rId44" Type="http://schemas.openxmlformats.org/officeDocument/2006/relationships/image" Target="media/image10.png"/><Relationship Id="rId52"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http://bitnami.com/learn_more" TargetMode="External"/><Relationship Id="rId27" Type="http://schemas.openxmlformats.org/officeDocument/2006/relationships/hyperlink" Target="http://developer.espn.com/" TargetMode="External"/><Relationship Id="rId30" Type="http://schemas.openxmlformats.org/officeDocument/2006/relationships/hyperlink" Target="http://developer.cokecce.com/" TargetMode="External"/><Relationship Id="rId35" Type="http://schemas.openxmlformats.org/officeDocument/2006/relationships/image" Target="media/image6.png"/><Relationship Id="rId43" Type="http://schemas.openxmlformats.org/officeDocument/2006/relationships/hyperlink" Target="https://github.com/wordnik/swagger-core" TargetMode="External"/><Relationship Id="rId48" Type="http://schemas.openxmlformats.org/officeDocument/2006/relationships/image" Target="media/image14.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extensions.joomla.org/extensions/extension-specific/kunena-forum-extensions/13955?qh=YToyOntpOjA7czo2OiJrdW5lbmEiO2k6MTtzOjg6Imt1bmVuYSdzIjt9"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ekov\Desktop\Axway+Documentation+20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8A78D1-068A-4F3F-AD79-D52272D39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Axway+Documentation+2007.dotx</Template>
  <TotalTime>479</TotalTime>
  <Pages>28</Pages>
  <Words>4455</Words>
  <Characters>27420</Characters>
  <Application>Microsoft Office Word</Application>
  <DocSecurity>0</DocSecurity>
  <Lines>228</Lines>
  <Paragraphs>63</Paragraphs>
  <ScaleCrop>false</ScaleCrop>
  <HeadingPairs>
    <vt:vector size="2" baseType="variant">
      <vt:variant>
        <vt:lpstr>Title</vt:lpstr>
      </vt:variant>
      <vt:variant>
        <vt:i4>1</vt:i4>
      </vt:variant>
    </vt:vector>
  </HeadingPairs>
  <TitlesOfParts>
    <vt:vector size="1" baseType="lpstr">
      <vt:lpstr>System Design Specifications</vt:lpstr>
    </vt:vector>
  </TitlesOfParts>
  <Company>Axway Software</Company>
  <LinksUpToDate>false</LinksUpToDate>
  <CharactersWithSpaces>31812</CharactersWithSpaces>
  <SharedDoc>false</SharedDoc>
  <HLinks>
    <vt:vector size="138" baseType="variant">
      <vt:variant>
        <vt:i4>1048625</vt:i4>
      </vt:variant>
      <vt:variant>
        <vt:i4>134</vt:i4>
      </vt:variant>
      <vt:variant>
        <vt:i4>0</vt:i4>
      </vt:variant>
      <vt:variant>
        <vt:i4>5</vt:i4>
      </vt:variant>
      <vt:variant>
        <vt:lpwstr/>
      </vt:variant>
      <vt:variant>
        <vt:lpwstr>_Toc230517261</vt:lpwstr>
      </vt:variant>
      <vt:variant>
        <vt:i4>1048625</vt:i4>
      </vt:variant>
      <vt:variant>
        <vt:i4>128</vt:i4>
      </vt:variant>
      <vt:variant>
        <vt:i4>0</vt:i4>
      </vt:variant>
      <vt:variant>
        <vt:i4>5</vt:i4>
      </vt:variant>
      <vt:variant>
        <vt:lpwstr/>
      </vt:variant>
      <vt:variant>
        <vt:lpwstr>_Toc230517260</vt:lpwstr>
      </vt:variant>
      <vt:variant>
        <vt:i4>1245233</vt:i4>
      </vt:variant>
      <vt:variant>
        <vt:i4>122</vt:i4>
      </vt:variant>
      <vt:variant>
        <vt:i4>0</vt:i4>
      </vt:variant>
      <vt:variant>
        <vt:i4>5</vt:i4>
      </vt:variant>
      <vt:variant>
        <vt:lpwstr/>
      </vt:variant>
      <vt:variant>
        <vt:lpwstr>_Toc230517259</vt:lpwstr>
      </vt:variant>
      <vt:variant>
        <vt:i4>1245233</vt:i4>
      </vt:variant>
      <vt:variant>
        <vt:i4>116</vt:i4>
      </vt:variant>
      <vt:variant>
        <vt:i4>0</vt:i4>
      </vt:variant>
      <vt:variant>
        <vt:i4>5</vt:i4>
      </vt:variant>
      <vt:variant>
        <vt:lpwstr/>
      </vt:variant>
      <vt:variant>
        <vt:lpwstr>_Toc230517258</vt:lpwstr>
      </vt:variant>
      <vt:variant>
        <vt:i4>1245233</vt:i4>
      </vt:variant>
      <vt:variant>
        <vt:i4>110</vt:i4>
      </vt:variant>
      <vt:variant>
        <vt:i4>0</vt:i4>
      </vt:variant>
      <vt:variant>
        <vt:i4>5</vt:i4>
      </vt:variant>
      <vt:variant>
        <vt:lpwstr/>
      </vt:variant>
      <vt:variant>
        <vt:lpwstr>_Toc230517257</vt:lpwstr>
      </vt:variant>
      <vt:variant>
        <vt:i4>1245233</vt:i4>
      </vt:variant>
      <vt:variant>
        <vt:i4>104</vt:i4>
      </vt:variant>
      <vt:variant>
        <vt:i4>0</vt:i4>
      </vt:variant>
      <vt:variant>
        <vt:i4>5</vt:i4>
      </vt:variant>
      <vt:variant>
        <vt:lpwstr/>
      </vt:variant>
      <vt:variant>
        <vt:lpwstr>_Toc230517256</vt:lpwstr>
      </vt:variant>
      <vt:variant>
        <vt:i4>1245233</vt:i4>
      </vt:variant>
      <vt:variant>
        <vt:i4>98</vt:i4>
      </vt:variant>
      <vt:variant>
        <vt:i4>0</vt:i4>
      </vt:variant>
      <vt:variant>
        <vt:i4>5</vt:i4>
      </vt:variant>
      <vt:variant>
        <vt:lpwstr/>
      </vt:variant>
      <vt:variant>
        <vt:lpwstr>_Toc230517255</vt:lpwstr>
      </vt:variant>
      <vt:variant>
        <vt:i4>1245233</vt:i4>
      </vt:variant>
      <vt:variant>
        <vt:i4>92</vt:i4>
      </vt:variant>
      <vt:variant>
        <vt:i4>0</vt:i4>
      </vt:variant>
      <vt:variant>
        <vt:i4>5</vt:i4>
      </vt:variant>
      <vt:variant>
        <vt:lpwstr/>
      </vt:variant>
      <vt:variant>
        <vt:lpwstr>_Toc230517254</vt:lpwstr>
      </vt:variant>
      <vt:variant>
        <vt:i4>1245233</vt:i4>
      </vt:variant>
      <vt:variant>
        <vt:i4>86</vt:i4>
      </vt:variant>
      <vt:variant>
        <vt:i4>0</vt:i4>
      </vt:variant>
      <vt:variant>
        <vt:i4>5</vt:i4>
      </vt:variant>
      <vt:variant>
        <vt:lpwstr/>
      </vt:variant>
      <vt:variant>
        <vt:lpwstr>_Toc230517253</vt:lpwstr>
      </vt:variant>
      <vt:variant>
        <vt:i4>1245233</vt:i4>
      </vt:variant>
      <vt:variant>
        <vt:i4>80</vt:i4>
      </vt:variant>
      <vt:variant>
        <vt:i4>0</vt:i4>
      </vt:variant>
      <vt:variant>
        <vt:i4>5</vt:i4>
      </vt:variant>
      <vt:variant>
        <vt:lpwstr/>
      </vt:variant>
      <vt:variant>
        <vt:lpwstr>_Toc230517252</vt:lpwstr>
      </vt:variant>
      <vt:variant>
        <vt:i4>1245233</vt:i4>
      </vt:variant>
      <vt:variant>
        <vt:i4>74</vt:i4>
      </vt:variant>
      <vt:variant>
        <vt:i4>0</vt:i4>
      </vt:variant>
      <vt:variant>
        <vt:i4>5</vt:i4>
      </vt:variant>
      <vt:variant>
        <vt:lpwstr/>
      </vt:variant>
      <vt:variant>
        <vt:lpwstr>_Toc230517251</vt:lpwstr>
      </vt:variant>
      <vt:variant>
        <vt:i4>1245233</vt:i4>
      </vt:variant>
      <vt:variant>
        <vt:i4>68</vt:i4>
      </vt:variant>
      <vt:variant>
        <vt:i4>0</vt:i4>
      </vt:variant>
      <vt:variant>
        <vt:i4>5</vt:i4>
      </vt:variant>
      <vt:variant>
        <vt:lpwstr/>
      </vt:variant>
      <vt:variant>
        <vt:lpwstr>_Toc230517250</vt:lpwstr>
      </vt:variant>
      <vt:variant>
        <vt:i4>1179697</vt:i4>
      </vt:variant>
      <vt:variant>
        <vt:i4>62</vt:i4>
      </vt:variant>
      <vt:variant>
        <vt:i4>0</vt:i4>
      </vt:variant>
      <vt:variant>
        <vt:i4>5</vt:i4>
      </vt:variant>
      <vt:variant>
        <vt:lpwstr/>
      </vt:variant>
      <vt:variant>
        <vt:lpwstr>_Toc230517249</vt:lpwstr>
      </vt:variant>
      <vt:variant>
        <vt:i4>1179697</vt:i4>
      </vt:variant>
      <vt:variant>
        <vt:i4>56</vt:i4>
      </vt:variant>
      <vt:variant>
        <vt:i4>0</vt:i4>
      </vt:variant>
      <vt:variant>
        <vt:i4>5</vt:i4>
      </vt:variant>
      <vt:variant>
        <vt:lpwstr/>
      </vt:variant>
      <vt:variant>
        <vt:lpwstr>_Toc230517248</vt:lpwstr>
      </vt:variant>
      <vt:variant>
        <vt:i4>1179697</vt:i4>
      </vt:variant>
      <vt:variant>
        <vt:i4>50</vt:i4>
      </vt:variant>
      <vt:variant>
        <vt:i4>0</vt:i4>
      </vt:variant>
      <vt:variant>
        <vt:i4>5</vt:i4>
      </vt:variant>
      <vt:variant>
        <vt:lpwstr/>
      </vt:variant>
      <vt:variant>
        <vt:lpwstr>_Toc230517247</vt:lpwstr>
      </vt:variant>
      <vt:variant>
        <vt:i4>1179697</vt:i4>
      </vt:variant>
      <vt:variant>
        <vt:i4>44</vt:i4>
      </vt:variant>
      <vt:variant>
        <vt:i4>0</vt:i4>
      </vt:variant>
      <vt:variant>
        <vt:i4>5</vt:i4>
      </vt:variant>
      <vt:variant>
        <vt:lpwstr/>
      </vt:variant>
      <vt:variant>
        <vt:lpwstr>_Toc230517246</vt:lpwstr>
      </vt:variant>
      <vt:variant>
        <vt:i4>1179697</vt:i4>
      </vt:variant>
      <vt:variant>
        <vt:i4>38</vt:i4>
      </vt:variant>
      <vt:variant>
        <vt:i4>0</vt:i4>
      </vt:variant>
      <vt:variant>
        <vt:i4>5</vt:i4>
      </vt:variant>
      <vt:variant>
        <vt:lpwstr/>
      </vt:variant>
      <vt:variant>
        <vt:lpwstr>_Toc230517245</vt:lpwstr>
      </vt:variant>
      <vt:variant>
        <vt:i4>1179697</vt:i4>
      </vt:variant>
      <vt:variant>
        <vt:i4>32</vt:i4>
      </vt:variant>
      <vt:variant>
        <vt:i4>0</vt:i4>
      </vt:variant>
      <vt:variant>
        <vt:i4>5</vt:i4>
      </vt:variant>
      <vt:variant>
        <vt:lpwstr/>
      </vt:variant>
      <vt:variant>
        <vt:lpwstr>_Toc230517244</vt:lpwstr>
      </vt:variant>
      <vt:variant>
        <vt:i4>1179697</vt:i4>
      </vt:variant>
      <vt:variant>
        <vt:i4>26</vt:i4>
      </vt:variant>
      <vt:variant>
        <vt:i4>0</vt:i4>
      </vt:variant>
      <vt:variant>
        <vt:i4>5</vt:i4>
      </vt:variant>
      <vt:variant>
        <vt:lpwstr/>
      </vt:variant>
      <vt:variant>
        <vt:lpwstr>_Toc230517243</vt:lpwstr>
      </vt:variant>
      <vt:variant>
        <vt:i4>1179697</vt:i4>
      </vt:variant>
      <vt:variant>
        <vt:i4>20</vt:i4>
      </vt:variant>
      <vt:variant>
        <vt:i4>0</vt:i4>
      </vt:variant>
      <vt:variant>
        <vt:i4>5</vt:i4>
      </vt:variant>
      <vt:variant>
        <vt:lpwstr/>
      </vt:variant>
      <vt:variant>
        <vt:lpwstr>_Toc230517242</vt:lpwstr>
      </vt:variant>
      <vt:variant>
        <vt:i4>1179697</vt:i4>
      </vt:variant>
      <vt:variant>
        <vt:i4>14</vt:i4>
      </vt:variant>
      <vt:variant>
        <vt:i4>0</vt:i4>
      </vt:variant>
      <vt:variant>
        <vt:i4>5</vt:i4>
      </vt:variant>
      <vt:variant>
        <vt:lpwstr/>
      </vt:variant>
      <vt:variant>
        <vt:lpwstr>_Toc230517241</vt:lpwstr>
      </vt:variant>
      <vt:variant>
        <vt:i4>1179697</vt:i4>
      </vt:variant>
      <vt:variant>
        <vt:i4>8</vt:i4>
      </vt:variant>
      <vt:variant>
        <vt:i4>0</vt:i4>
      </vt:variant>
      <vt:variant>
        <vt:i4>5</vt:i4>
      </vt:variant>
      <vt:variant>
        <vt:lpwstr/>
      </vt:variant>
      <vt:variant>
        <vt:lpwstr>_Toc230517240</vt:lpwstr>
      </vt:variant>
      <vt:variant>
        <vt:i4>1376305</vt:i4>
      </vt:variant>
      <vt:variant>
        <vt:i4>2</vt:i4>
      </vt:variant>
      <vt:variant>
        <vt:i4>0</vt:i4>
      </vt:variant>
      <vt:variant>
        <vt:i4>5</vt:i4>
      </vt:variant>
      <vt:variant>
        <vt:lpwstr/>
      </vt:variant>
      <vt:variant>
        <vt:lpwstr>_Toc230517239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Specifications</dc:title>
  <dc:creator>Axway CDG</dc:creator>
  <cp:lastModifiedBy>ynedelchev</cp:lastModifiedBy>
  <cp:revision>32</cp:revision>
  <cp:lastPrinted>2009-04-17T18:38:00Z</cp:lastPrinted>
  <dcterms:created xsi:type="dcterms:W3CDTF">2014-03-11T15:10:00Z</dcterms:created>
  <dcterms:modified xsi:type="dcterms:W3CDTF">2014-04-16T08:15:00Z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ServerID">
    <vt:lpwstr>42c6c282-56b9-4fb6-b625-fe469f1b8887</vt:lpwstr>
  </property>
  <property fmtid="{D5CDD505-2E9C-101B-9397-08002B2CF9AE}" pid="3" name="Offisync_ProviderInitializationData">
    <vt:lpwstr>https://axway.jiveon.com/</vt:lpwstr>
  </property>
  <property fmtid="{D5CDD505-2E9C-101B-9397-08002B2CF9AE}" pid="4" name="Offisync_UpdateToken">
    <vt:lpwstr>3</vt:lpwstr>
  </property>
  <property fmtid="{D5CDD505-2E9C-101B-9397-08002B2CF9AE}" pid="5" name="Jive_PrevVersionNumber">
    <vt:lpwstr>2</vt:lpwstr>
  </property>
  <property fmtid="{D5CDD505-2E9C-101B-9397-08002B2CF9AE}" pid="6" name="Jive_LatestUserAccountName">
    <vt:lpwstr>ynedelchev@axway.com</vt:lpwstr>
  </property>
  <property fmtid="{D5CDD505-2E9C-101B-9397-08002B2CF9AE}" pid="7" name="Jive_LatestFileFullName">
    <vt:lpwstr>edd79481c3cf8c1ba499ce6f7828e849</vt:lpwstr>
  </property>
  <property fmtid="{D5CDD505-2E9C-101B-9397-08002B2CF9AE}" pid="8" name="Jive_ModifiedButNotPublished">
    <vt:lpwstr>False</vt:lpwstr>
  </property>
  <property fmtid="{D5CDD505-2E9C-101B-9397-08002B2CF9AE}" pid="9" name="Offisync_UniqueId">
    <vt:lpwstr>6991</vt:lpwstr>
  </property>
  <property fmtid="{D5CDD505-2E9C-101B-9397-08002B2CF9AE}" pid="10" name="Jive_VersionGuid_v2.5">
    <vt:lpwstr>9c511f05a1994f1ead887da3053c43da</vt:lpwstr>
  </property>
</Properties>
</file>