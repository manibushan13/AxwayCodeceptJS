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4" w:type="dxa"/>
        <w:tblBorders>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63"/>
        <w:gridCol w:w="9639"/>
        <w:gridCol w:w="72"/>
      </w:tblGrid>
      <w:tr w:rsidR="004F6FF0" w:rsidRPr="002D5DED" w14:paraId="7A9B6DBE" w14:textId="77777777" w:rsidTr="002D5DED">
        <w:trPr>
          <w:gridBefore w:val="1"/>
          <w:gridAfter w:val="1"/>
          <w:wBefore w:w="1063" w:type="dxa"/>
          <w:wAfter w:w="72" w:type="dxa"/>
          <w:trHeight w:val="2684"/>
        </w:trPr>
        <w:tc>
          <w:tcPr>
            <w:tcW w:w="9639" w:type="dxa"/>
            <w:vAlign w:val="center"/>
          </w:tcPr>
          <w:p w14:paraId="38E66AC9" w14:textId="77777777" w:rsidR="004F6FF0" w:rsidRPr="002D5DED" w:rsidRDefault="00F70364">
            <w:pPr>
              <w:pStyle w:val="DocumentationTitle"/>
              <w:rPr>
                <w:rFonts w:asciiTheme="majorHAnsi" w:hAnsiTheme="majorHAnsi"/>
                <w:b/>
                <w:sz w:val="56"/>
                <w:szCs w:val="56"/>
                <w:lang w:val="fr-FR"/>
              </w:rPr>
            </w:pPr>
            <w:r w:rsidRPr="002D5DED">
              <w:rPr>
                <w:rFonts w:asciiTheme="majorHAnsi" w:hAnsiTheme="majorHAnsi"/>
                <w:b/>
                <w:sz w:val="56"/>
                <w:szCs w:val="56"/>
              </w:rPr>
              <w:t>System Design Specifications</w:t>
            </w:r>
          </w:p>
        </w:tc>
      </w:tr>
      <w:tr w:rsidR="004F6FF0" w:rsidRPr="002D5DED" w14:paraId="0518E4DF" w14:textId="77777777" w:rsidTr="00CC3AD5">
        <w:trPr>
          <w:trHeight w:val="9523"/>
        </w:trPr>
        <w:tc>
          <w:tcPr>
            <w:tcW w:w="10774" w:type="dxa"/>
            <w:gridSpan w:val="3"/>
            <w:vAlign w:val="center"/>
          </w:tcPr>
          <w:p w14:paraId="37CE123A" w14:textId="77777777" w:rsidR="00F70364" w:rsidRPr="002D5DED" w:rsidRDefault="002D5DED" w:rsidP="00F70364">
            <w:pPr>
              <w:pStyle w:val="NumVersion"/>
              <w:spacing w:before="0"/>
              <w:jc w:val="center"/>
              <w:rPr>
                <w:rFonts w:asciiTheme="majorHAnsi" w:hAnsiTheme="majorHAnsi"/>
                <w:b w:val="0"/>
                <w:iCs/>
                <w:caps w:val="0"/>
                <w:color w:val="CC0000"/>
                <w:sz w:val="72"/>
                <w:szCs w:val="72"/>
                <w:lang w:eastAsia="fr-FR"/>
              </w:rPr>
            </w:pPr>
            <w:r w:rsidRPr="002D5DED">
              <w:rPr>
                <w:rFonts w:asciiTheme="majorHAnsi" w:hAnsiTheme="majorHAnsi"/>
                <w:b w:val="0"/>
                <w:iCs/>
                <w:caps w:val="0"/>
                <w:color w:val="CC0000"/>
                <w:sz w:val="72"/>
                <w:szCs w:val="72"/>
                <w:lang w:eastAsia="fr-FR"/>
              </w:rPr>
              <w:t xml:space="preserve">API </w:t>
            </w:r>
            <w:r w:rsidR="009A72BF" w:rsidRPr="002D5DED">
              <w:rPr>
                <w:rFonts w:asciiTheme="majorHAnsi" w:hAnsiTheme="majorHAnsi"/>
                <w:b w:val="0"/>
                <w:iCs/>
                <w:caps w:val="0"/>
                <w:color w:val="CC0000"/>
                <w:sz w:val="72"/>
                <w:szCs w:val="72"/>
                <w:lang w:eastAsia="fr-FR"/>
              </w:rPr>
              <w:t>Portal</w:t>
            </w:r>
            <w:r w:rsidR="00091201">
              <w:rPr>
                <w:rFonts w:asciiTheme="majorHAnsi" w:hAnsiTheme="majorHAnsi"/>
                <w:b w:val="0"/>
                <w:iCs/>
                <w:caps w:val="0"/>
                <w:color w:val="CC0000"/>
                <w:sz w:val="72"/>
                <w:szCs w:val="72"/>
                <w:lang w:eastAsia="fr-FR"/>
              </w:rPr>
              <w:t xml:space="preserve"> 7.4</w:t>
            </w:r>
          </w:p>
          <w:p w14:paraId="779E0CD0" w14:textId="77777777" w:rsidR="009F57F1" w:rsidRPr="002D5DED" w:rsidRDefault="002D5DED" w:rsidP="00F70364">
            <w:pPr>
              <w:pStyle w:val="NumVersion"/>
              <w:spacing w:before="0"/>
              <w:jc w:val="center"/>
              <w:rPr>
                <w:rFonts w:asciiTheme="majorHAnsi" w:hAnsiTheme="majorHAnsi"/>
                <w:b w:val="0"/>
                <w:iCs/>
                <w:caps w:val="0"/>
                <w:color w:val="595959"/>
                <w:sz w:val="72"/>
                <w:szCs w:val="72"/>
                <w:lang w:eastAsia="fr-FR"/>
              </w:rPr>
            </w:pPr>
            <w:r w:rsidRPr="002D5DED">
              <w:rPr>
                <w:rFonts w:asciiTheme="majorHAnsi" w:hAnsiTheme="majorHAnsi"/>
                <w:b w:val="0"/>
                <w:iCs/>
                <w:caps w:val="0"/>
                <w:color w:val="595959"/>
                <w:sz w:val="72"/>
                <w:szCs w:val="72"/>
                <w:lang w:eastAsia="fr-FR"/>
              </w:rPr>
              <w:t>f</w:t>
            </w:r>
            <w:r w:rsidR="00302042" w:rsidRPr="002D5DED">
              <w:rPr>
                <w:rFonts w:asciiTheme="majorHAnsi" w:hAnsiTheme="majorHAnsi"/>
                <w:b w:val="0"/>
                <w:iCs/>
                <w:caps w:val="0"/>
                <w:color w:val="595959"/>
                <w:sz w:val="72"/>
                <w:szCs w:val="72"/>
                <w:lang w:eastAsia="fr-FR"/>
              </w:rPr>
              <w:t>or</w:t>
            </w:r>
          </w:p>
          <w:p w14:paraId="055E8E4A" w14:textId="77777777" w:rsidR="002D5DED" w:rsidRPr="002D5DED" w:rsidRDefault="002D5DED" w:rsidP="00F70364">
            <w:pPr>
              <w:pStyle w:val="NumVersion"/>
              <w:spacing w:before="0"/>
              <w:jc w:val="center"/>
              <w:rPr>
                <w:rFonts w:asciiTheme="majorHAnsi" w:hAnsiTheme="majorHAnsi"/>
                <w:b w:val="0"/>
                <w:iCs/>
                <w:caps w:val="0"/>
                <w:color w:val="CC0000"/>
                <w:sz w:val="72"/>
                <w:szCs w:val="72"/>
                <w:lang w:eastAsia="fr-FR"/>
              </w:rPr>
            </w:pPr>
            <w:r w:rsidRPr="002D5DED">
              <w:rPr>
                <w:rFonts w:asciiTheme="majorHAnsi" w:hAnsiTheme="majorHAnsi"/>
                <w:b w:val="0"/>
                <w:iCs/>
                <w:caps w:val="0"/>
                <w:color w:val="595959"/>
                <w:sz w:val="72"/>
                <w:szCs w:val="72"/>
                <w:lang w:eastAsia="fr-FR"/>
              </w:rPr>
              <w:t>API Gateway Server</w:t>
            </w:r>
            <w:r w:rsidR="00091201">
              <w:rPr>
                <w:rFonts w:asciiTheme="majorHAnsi" w:hAnsiTheme="majorHAnsi"/>
                <w:b w:val="0"/>
                <w:iCs/>
                <w:caps w:val="0"/>
                <w:color w:val="595959"/>
                <w:sz w:val="72"/>
                <w:szCs w:val="72"/>
                <w:lang w:eastAsia="fr-FR"/>
              </w:rPr>
              <w:t xml:space="preserve"> 7.4</w:t>
            </w:r>
          </w:p>
          <w:p w14:paraId="178550C7" w14:textId="77777777" w:rsidR="00302042" w:rsidRPr="002D5DED" w:rsidRDefault="00302042" w:rsidP="00F70364">
            <w:pPr>
              <w:pStyle w:val="NumVersion"/>
              <w:spacing w:before="0"/>
              <w:jc w:val="center"/>
              <w:rPr>
                <w:rFonts w:ascii="Verdana" w:hAnsi="Verdana"/>
                <w:caps w:val="0"/>
              </w:rPr>
            </w:pPr>
          </w:p>
          <w:p w14:paraId="707895FE" w14:textId="77777777" w:rsidR="00302042" w:rsidRPr="002D5DED" w:rsidRDefault="00302042" w:rsidP="008358D3">
            <w:pPr>
              <w:pStyle w:val="NumVersion"/>
              <w:spacing w:before="0"/>
              <w:rPr>
                <w:rFonts w:ascii="Verdana" w:hAnsi="Verdana"/>
                <w:caps w:val="0"/>
              </w:rPr>
            </w:pPr>
          </w:p>
          <w:p w14:paraId="5D1F17D9" w14:textId="77777777" w:rsidR="00302042" w:rsidRPr="002D5DED" w:rsidRDefault="00302042" w:rsidP="008358D3">
            <w:pPr>
              <w:pStyle w:val="NumVersion"/>
              <w:spacing w:before="0"/>
              <w:rPr>
                <w:rFonts w:ascii="Verdana" w:hAnsi="Verdana"/>
                <w:caps w:val="0"/>
              </w:rPr>
            </w:pPr>
          </w:p>
          <w:p w14:paraId="0CE2D34D" w14:textId="77777777" w:rsidR="00302042" w:rsidRPr="002D5DED" w:rsidRDefault="00302042" w:rsidP="008358D3">
            <w:pPr>
              <w:pStyle w:val="NumVersion"/>
              <w:spacing w:before="0"/>
              <w:rPr>
                <w:rFonts w:ascii="Verdana" w:hAnsi="Verdana"/>
                <w:caps w:val="0"/>
              </w:rPr>
            </w:pPr>
          </w:p>
          <w:p w14:paraId="74D0E0ED" w14:textId="77777777" w:rsidR="00302042" w:rsidRPr="002D5DED" w:rsidRDefault="00302042" w:rsidP="008358D3">
            <w:pPr>
              <w:pStyle w:val="NumVersion"/>
              <w:spacing w:before="0"/>
              <w:rPr>
                <w:rFonts w:ascii="Verdana" w:hAnsi="Verdana"/>
                <w:caps w:val="0"/>
              </w:rPr>
            </w:pPr>
          </w:p>
          <w:p w14:paraId="0C51C788" w14:textId="77777777" w:rsidR="00302042" w:rsidRPr="002D5DED" w:rsidRDefault="00302042" w:rsidP="008358D3">
            <w:pPr>
              <w:pStyle w:val="NumVersion"/>
              <w:spacing w:before="0"/>
              <w:rPr>
                <w:rFonts w:ascii="Verdana" w:hAnsi="Verdana"/>
                <w:caps w:val="0"/>
              </w:rPr>
            </w:pPr>
          </w:p>
          <w:p w14:paraId="38606162" w14:textId="77777777" w:rsidR="00302042" w:rsidRPr="002D5DED" w:rsidRDefault="00302042" w:rsidP="008358D3">
            <w:pPr>
              <w:pStyle w:val="NumVersion"/>
              <w:spacing w:before="0"/>
              <w:rPr>
                <w:rFonts w:ascii="Verdana" w:hAnsi="Verdana"/>
                <w:caps w:val="0"/>
              </w:rPr>
            </w:pPr>
          </w:p>
          <w:p w14:paraId="6484B02F" w14:textId="77777777" w:rsidR="00302042" w:rsidRPr="002D5DED" w:rsidRDefault="00302042" w:rsidP="008358D3">
            <w:pPr>
              <w:pStyle w:val="NumVersion"/>
              <w:spacing w:before="0"/>
              <w:rPr>
                <w:rFonts w:ascii="Verdana" w:hAnsi="Verdana"/>
                <w:caps w:val="0"/>
              </w:rPr>
            </w:pPr>
          </w:p>
          <w:p w14:paraId="5167F522" w14:textId="77777777" w:rsidR="00302042" w:rsidRPr="002D5DED" w:rsidRDefault="00302042" w:rsidP="008358D3">
            <w:pPr>
              <w:pStyle w:val="NumVersion"/>
              <w:spacing w:before="0"/>
              <w:rPr>
                <w:rFonts w:ascii="Verdana" w:hAnsi="Verdana"/>
                <w:caps w:val="0"/>
              </w:rPr>
            </w:pPr>
          </w:p>
          <w:p w14:paraId="1C33EF12" w14:textId="77777777" w:rsidR="00302042" w:rsidRPr="002D5DED" w:rsidRDefault="00302042" w:rsidP="008358D3">
            <w:pPr>
              <w:pStyle w:val="NumVersion"/>
              <w:spacing w:before="0"/>
              <w:rPr>
                <w:rFonts w:ascii="Verdana" w:hAnsi="Verdana"/>
                <w:caps w:val="0"/>
              </w:rPr>
            </w:pPr>
          </w:p>
          <w:p w14:paraId="0F675797" w14:textId="77777777" w:rsidR="00302042" w:rsidRPr="002D5DED" w:rsidRDefault="00302042" w:rsidP="008358D3">
            <w:pPr>
              <w:pStyle w:val="NumVersion"/>
              <w:spacing w:before="0"/>
              <w:rPr>
                <w:rFonts w:ascii="Verdana" w:hAnsi="Verdana"/>
                <w:caps w:val="0"/>
              </w:rPr>
            </w:pPr>
          </w:p>
          <w:p w14:paraId="0A97EB5D" w14:textId="77777777" w:rsidR="00302042" w:rsidRPr="002D5DED" w:rsidRDefault="00302042" w:rsidP="008358D3">
            <w:pPr>
              <w:pStyle w:val="NumVersion"/>
              <w:spacing w:before="0"/>
              <w:rPr>
                <w:rFonts w:ascii="Verdana" w:hAnsi="Verdana"/>
                <w:caps w:val="0"/>
              </w:rPr>
            </w:pPr>
          </w:p>
          <w:p w14:paraId="012D0869" w14:textId="77777777" w:rsidR="00302042" w:rsidRPr="002D5DED" w:rsidRDefault="00302042" w:rsidP="008358D3">
            <w:pPr>
              <w:pStyle w:val="NumVersion"/>
              <w:spacing w:before="0"/>
              <w:rPr>
                <w:rFonts w:ascii="Verdana" w:hAnsi="Verdana"/>
                <w:caps w:val="0"/>
              </w:rPr>
            </w:pPr>
          </w:p>
          <w:p w14:paraId="37A84B68" w14:textId="77777777" w:rsidR="00302042" w:rsidRPr="002D5DED" w:rsidRDefault="00302042" w:rsidP="008358D3">
            <w:pPr>
              <w:pStyle w:val="NumVersion"/>
              <w:spacing w:before="0"/>
              <w:rPr>
                <w:rFonts w:ascii="Verdana" w:hAnsi="Verdana"/>
                <w:caps w:val="0"/>
              </w:rPr>
            </w:pPr>
          </w:p>
          <w:p w14:paraId="4E61B584" w14:textId="77777777" w:rsidR="00236855" w:rsidRPr="002D5DED" w:rsidRDefault="00302042" w:rsidP="00302042">
            <w:pPr>
              <w:pStyle w:val="NumVersion"/>
              <w:spacing w:before="0"/>
              <w:jc w:val="right"/>
              <w:rPr>
                <w:rFonts w:ascii="Verdana" w:hAnsi="Verdana"/>
                <w:b w:val="0"/>
                <w:caps w:val="0"/>
                <w:sz w:val="20"/>
              </w:rPr>
            </w:pPr>
            <w:r w:rsidRPr="002D5DED">
              <w:rPr>
                <w:rFonts w:ascii="Verdana" w:hAnsi="Verdana"/>
                <w:b w:val="0"/>
                <w:caps w:val="0"/>
                <w:sz w:val="20"/>
              </w:rPr>
              <w:t xml:space="preserve">Document Version </w:t>
            </w:r>
            <w:r w:rsidR="00091201">
              <w:rPr>
                <w:rFonts w:ascii="Verdana" w:hAnsi="Verdana"/>
                <w:b w:val="0"/>
                <w:caps w:val="0"/>
                <w:sz w:val="20"/>
              </w:rPr>
              <w:t>2</w:t>
            </w:r>
            <w:r w:rsidR="00540DF4">
              <w:rPr>
                <w:rFonts w:ascii="Verdana" w:hAnsi="Verdana"/>
                <w:b w:val="0"/>
                <w:caps w:val="0"/>
                <w:sz w:val="20"/>
              </w:rPr>
              <w:t>.</w:t>
            </w:r>
            <w:del w:id="0" w:author="Totyo Totev" w:date="2015-02-11T11:30:00Z">
              <w:r w:rsidR="000B0D2C" w:rsidDel="00927874">
                <w:rPr>
                  <w:rFonts w:ascii="Verdana" w:hAnsi="Verdana"/>
                  <w:b w:val="0"/>
                  <w:caps w:val="0"/>
                  <w:sz w:val="20"/>
                </w:rPr>
                <w:delText>8</w:delText>
              </w:r>
            </w:del>
            <w:ins w:id="1" w:author="Totyo Totev" w:date="2015-02-11T11:30:00Z">
              <w:r w:rsidR="00927874">
                <w:rPr>
                  <w:rFonts w:ascii="Verdana" w:hAnsi="Verdana"/>
                  <w:b w:val="0"/>
                  <w:caps w:val="0"/>
                  <w:sz w:val="20"/>
                </w:rPr>
                <w:t>9</w:t>
              </w:r>
            </w:ins>
            <w:r w:rsidRPr="002D5DED">
              <w:rPr>
                <w:rFonts w:ascii="Verdana" w:hAnsi="Verdana"/>
                <w:b w:val="0"/>
                <w:caps w:val="0"/>
                <w:sz w:val="20"/>
              </w:rPr>
              <w:br/>
            </w:r>
            <w:del w:id="2" w:author="Totyo Totev" w:date="2015-02-11T11:30:00Z">
              <w:r w:rsidR="000B0D2C" w:rsidDel="00927874">
                <w:rPr>
                  <w:b w:val="0"/>
                  <w:smallCaps/>
                  <w:sz w:val="20"/>
                </w:rPr>
                <w:delText>5</w:delText>
              </w:r>
            </w:del>
            <w:ins w:id="3" w:author="Totyo Totev" w:date="2015-02-11T11:30:00Z">
              <w:r w:rsidR="00927874">
                <w:rPr>
                  <w:b w:val="0"/>
                  <w:smallCaps/>
                  <w:sz w:val="20"/>
                </w:rPr>
                <w:t>11</w:t>
              </w:r>
            </w:ins>
            <w:r w:rsidR="002D5DED" w:rsidRPr="002D5DED">
              <w:rPr>
                <w:b w:val="0"/>
                <w:smallCaps/>
                <w:sz w:val="20"/>
                <w:vertAlign w:val="superscript"/>
              </w:rPr>
              <w:t>-th</w:t>
            </w:r>
            <w:r w:rsidR="002D5DED">
              <w:rPr>
                <w:b w:val="0"/>
                <w:smallCaps/>
                <w:sz w:val="20"/>
              </w:rPr>
              <w:t xml:space="preserve">, </w:t>
            </w:r>
            <w:r w:rsidR="000B0D2C">
              <w:rPr>
                <w:b w:val="0"/>
                <w:smallCaps/>
                <w:sz w:val="20"/>
              </w:rPr>
              <w:t>february</w:t>
            </w:r>
            <w:r w:rsidR="00737572" w:rsidRPr="002D5DED">
              <w:rPr>
                <w:b w:val="0"/>
                <w:smallCaps/>
                <w:sz w:val="20"/>
              </w:rPr>
              <w:t xml:space="preserve"> </w:t>
            </w:r>
            <w:r w:rsidR="00735ACD" w:rsidRPr="002D5DED">
              <w:rPr>
                <w:b w:val="0"/>
                <w:smallCaps/>
                <w:sz w:val="20"/>
              </w:rPr>
              <w:t>20</w:t>
            </w:r>
            <w:r w:rsidR="00735ACD">
              <w:rPr>
                <w:b w:val="0"/>
                <w:smallCaps/>
                <w:sz w:val="20"/>
              </w:rPr>
              <w:t>15</w:t>
            </w:r>
          </w:p>
          <w:p w14:paraId="157D5B01" w14:textId="77777777" w:rsidR="004F6FF0" w:rsidRPr="002D5DED" w:rsidRDefault="004F6FF0" w:rsidP="00302042">
            <w:pPr>
              <w:pStyle w:val="DocumentationTitle"/>
            </w:pPr>
          </w:p>
        </w:tc>
      </w:tr>
    </w:tbl>
    <w:p w14:paraId="2710F8A2" w14:textId="77777777" w:rsidR="004F6FF0" w:rsidRPr="00BF7DE3" w:rsidRDefault="004F6FF0">
      <w:pPr>
        <w:pStyle w:val="Platform"/>
        <w:sectPr w:rsidR="004F6FF0" w:rsidRPr="00BF7DE3">
          <w:footerReference w:type="even" r:id="rId8"/>
          <w:headerReference w:type="first" r:id="rId9"/>
          <w:footerReference w:type="first" r:id="rId10"/>
          <w:pgSz w:w="11907" w:h="16840" w:code="9"/>
          <w:pgMar w:top="2410" w:right="567" w:bottom="1077" w:left="567" w:header="720" w:footer="488" w:gutter="0"/>
          <w:pgNumType w:start="1"/>
          <w:cols w:space="720"/>
          <w:titlePg/>
        </w:sectPr>
      </w:pPr>
    </w:p>
    <w:p w14:paraId="511F2C7A" w14:textId="77777777" w:rsidR="004F6FF0" w:rsidRPr="00BF7DE3" w:rsidRDefault="004F6FF0" w:rsidP="004A4694">
      <w:pPr>
        <w:pStyle w:val="copyright"/>
      </w:pPr>
    </w:p>
    <w:p w14:paraId="33FA250E" w14:textId="77777777" w:rsidR="004F6FF0" w:rsidRPr="00BF7DE3" w:rsidRDefault="004F6FF0" w:rsidP="004A4694">
      <w:pPr>
        <w:pStyle w:val="copyright"/>
      </w:pPr>
    </w:p>
    <w:p w14:paraId="1E6C50AC" w14:textId="77777777" w:rsidR="004F6FF0" w:rsidRPr="00BF7DE3" w:rsidRDefault="004F6FF0" w:rsidP="004A4694">
      <w:pPr>
        <w:pStyle w:val="copyright"/>
      </w:pPr>
    </w:p>
    <w:p w14:paraId="3C5F8E02" w14:textId="77777777" w:rsidR="004F6FF0" w:rsidRPr="00BF7DE3" w:rsidRDefault="004F6FF0" w:rsidP="004A4694">
      <w:pPr>
        <w:pStyle w:val="copyright"/>
      </w:pPr>
    </w:p>
    <w:p w14:paraId="38D7AD0E" w14:textId="77777777" w:rsidR="004F6FF0" w:rsidRPr="00BF7DE3" w:rsidRDefault="004F6FF0" w:rsidP="004A4694">
      <w:pPr>
        <w:pStyle w:val="copyright"/>
      </w:pPr>
    </w:p>
    <w:p w14:paraId="4516D31E" w14:textId="77777777" w:rsidR="004F6FF0" w:rsidRPr="00BF7DE3" w:rsidRDefault="004F6FF0" w:rsidP="004A4694">
      <w:pPr>
        <w:pStyle w:val="copyright"/>
      </w:pPr>
    </w:p>
    <w:p w14:paraId="17AE085B" w14:textId="77777777" w:rsidR="004F6FF0" w:rsidRPr="00BF7DE3" w:rsidRDefault="004F6FF0" w:rsidP="004A4694">
      <w:pPr>
        <w:pStyle w:val="copyright"/>
      </w:pPr>
    </w:p>
    <w:p w14:paraId="0A835877" w14:textId="77777777" w:rsidR="004F6FF0" w:rsidRPr="00BF7DE3" w:rsidRDefault="004F6FF0" w:rsidP="004A4694">
      <w:pPr>
        <w:pStyle w:val="copyright"/>
      </w:pPr>
    </w:p>
    <w:p w14:paraId="6BE572B1" w14:textId="77777777" w:rsidR="004F6FF0" w:rsidRPr="00BF7DE3" w:rsidRDefault="004F6FF0" w:rsidP="004A4694">
      <w:pPr>
        <w:pStyle w:val="copyright"/>
      </w:pPr>
    </w:p>
    <w:p w14:paraId="5C6DE99C" w14:textId="77777777" w:rsidR="004F6FF0" w:rsidRPr="00BF7DE3" w:rsidRDefault="004F6FF0" w:rsidP="004A4694">
      <w:pPr>
        <w:pStyle w:val="copyright"/>
      </w:pPr>
    </w:p>
    <w:p w14:paraId="7FA7E281" w14:textId="77777777" w:rsidR="004F6FF0" w:rsidRPr="00BF7DE3" w:rsidRDefault="004F6FF0" w:rsidP="004A4694">
      <w:pPr>
        <w:pStyle w:val="copyright"/>
      </w:pPr>
    </w:p>
    <w:p w14:paraId="66A97116" w14:textId="77777777" w:rsidR="004F6FF0" w:rsidRPr="00BF7DE3" w:rsidRDefault="004F6FF0" w:rsidP="004A4694">
      <w:pPr>
        <w:pStyle w:val="copyright"/>
      </w:pPr>
    </w:p>
    <w:p w14:paraId="0D644D82" w14:textId="77777777" w:rsidR="004F6FF0" w:rsidRPr="00BF7DE3" w:rsidRDefault="004F6FF0" w:rsidP="004A4694">
      <w:pPr>
        <w:pStyle w:val="copyright"/>
      </w:pPr>
    </w:p>
    <w:p w14:paraId="5BFE3902" w14:textId="77777777" w:rsidR="004F6FF0" w:rsidRPr="00BF7DE3" w:rsidRDefault="004F6FF0" w:rsidP="004A4694">
      <w:pPr>
        <w:pStyle w:val="copyright"/>
      </w:pPr>
    </w:p>
    <w:p w14:paraId="42DDF830" w14:textId="77777777" w:rsidR="004F6FF0" w:rsidRPr="00BF7DE3" w:rsidRDefault="004F6FF0" w:rsidP="004A4694">
      <w:pPr>
        <w:pStyle w:val="copyright"/>
      </w:pPr>
    </w:p>
    <w:p w14:paraId="588729F2" w14:textId="77777777" w:rsidR="004F6FF0" w:rsidRPr="00BF7DE3" w:rsidRDefault="004F6FF0" w:rsidP="004A4694">
      <w:pPr>
        <w:pStyle w:val="copyright"/>
      </w:pPr>
    </w:p>
    <w:p w14:paraId="546100F4" w14:textId="77777777" w:rsidR="004F6FF0" w:rsidRPr="00BF7DE3" w:rsidRDefault="004F6FF0" w:rsidP="004A4694">
      <w:pPr>
        <w:pStyle w:val="copyright"/>
      </w:pPr>
    </w:p>
    <w:p w14:paraId="286E7AE4" w14:textId="77777777" w:rsidR="004F6FF0" w:rsidRPr="00BF7DE3" w:rsidRDefault="004F6FF0" w:rsidP="004A4694">
      <w:pPr>
        <w:pStyle w:val="copyright"/>
      </w:pPr>
    </w:p>
    <w:p w14:paraId="316D4609" w14:textId="77777777" w:rsidR="004F6FF0" w:rsidRPr="00BF7DE3" w:rsidRDefault="004F6FF0" w:rsidP="004A4694">
      <w:pPr>
        <w:pStyle w:val="copyright"/>
      </w:pPr>
    </w:p>
    <w:p w14:paraId="48248C81" w14:textId="77777777" w:rsidR="004F6FF0" w:rsidRPr="00BF7DE3" w:rsidRDefault="004F6FF0" w:rsidP="004A4694">
      <w:pPr>
        <w:pStyle w:val="copyright"/>
      </w:pPr>
    </w:p>
    <w:p w14:paraId="3D2F0469" w14:textId="77777777" w:rsidR="004F6FF0" w:rsidRPr="00BF7DE3" w:rsidRDefault="004F6FF0" w:rsidP="004A4694">
      <w:pPr>
        <w:pStyle w:val="copyright"/>
      </w:pPr>
    </w:p>
    <w:p w14:paraId="4FC8F7ED" w14:textId="77777777" w:rsidR="004F6FF0" w:rsidRPr="00BF7DE3" w:rsidRDefault="004F6FF0" w:rsidP="004A4694">
      <w:pPr>
        <w:pStyle w:val="copyright"/>
      </w:pPr>
    </w:p>
    <w:p w14:paraId="6BDC1962" w14:textId="77777777" w:rsidR="004F6FF0" w:rsidRPr="00BF7DE3" w:rsidRDefault="004F6FF0" w:rsidP="004A4694">
      <w:pPr>
        <w:pStyle w:val="copyright"/>
      </w:pPr>
    </w:p>
    <w:p w14:paraId="75C6C015" w14:textId="77777777" w:rsidR="004F6FF0" w:rsidRPr="00BF7DE3" w:rsidRDefault="004F6FF0" w:rsidP="004A4694">
      <w:pPr>
        <w:pStyle w:val="copyright"/>
      </w:pPr>
    </w:p>
    <w:p w14:paraId="64C3CCA7" w14:textId="77777777" w:rsidR="004F6FF0" w:rsidRPr="00BF7DE3" w:rsidRDefault="004F6FF0" w:rsidP="004A4694">
      <w:pPr>
        <w:pStyle w:val="copyright"/>
      </w:pPr>
    </w:p>
    <w:p w14:paraId="468F1994" w14:textId="77777777" w:rsidR="004F6FF0" w:rsidRPr="00BF7DE3" w:rsidRDefault="004F6FF0" w:rsidP="004A4694">
      <w:pPr>
        <w:pStyle w:val="copyright"/>
      </w:pPr>
    </w:p>
    <w:p w14:paraId="7AD526B7" w14:textId="77777777" w:rsidR="004F6FF0" w:rsidRPr="00BF7DE3" w:rsidRDefault="004F6FF0" w:rsidP="004A4694">
      <w:pPr>
        <w:pStyle w:val="copyright"/>
      </w:pPr>
    </w:p>
    <w:p w14:paraId="5E3B4685" w14:textId="77777777" w:rsidR="004F6FF0" w:rsidRPr="00BF7DE3" w:rsidRDefault="004F6FF0" w:rsidP="004A4694">
      <w:pPr>
        <w:pStyle w:val="copyright"/>
      </w:pPr>
    </w:p>
    <w:p w14:paraId="230D48E4" w14:textId="77777777" w:rsidR="004F6FF0" w:rsidRPr="00BF7DE3" w:rsidRDefault="004F6FF0" w:rsidP="004A4694">
      <w:pPr>
        <w:pStyle w:val="copyright"/>
      </w:pPr>
    </w:p>
    <w:p w14:paraId="4FB20DDF" w14:textId="77777777" w:rsidR="004F6FF0" w:rsidRPr="00BF7DE3" w:rsidRDefault="004F6FF0" w:rsidP="004A4694">
      <w:pPr>
        <w:pStyle w:val="copyright"/>
      </w:pPr>
    </w:p>
    <w:p w14:paraId="7CCB02F1" w14:textId="77777777" w:rsidR="004F6FF0" w:rsidRPr="00BF7DE3" w:rsidRDefault="004F6FF0" w:rsidP="004A4694">
      <w:pPr>
        <w:pStyle w:val="copyright"/>
      </w:pPr>
    </w:p>
    <w:p w14:paraId="133CDD13" w14:textId="77777777" w:rsidR="004F6FF0" w:rsidRPr="00BF7DE3" w:rsidRDefault="004F6FF0" w:rsidP="004A4694">
      <w:pPr>
        <w:pStyle w:val="copyright"/>
      </w:pPr>
    </w:p>
    <w:p w14:paraId="20F9EFC1" w14:textId="77777777" w:rsidR="004F6FF0" w:rsidRPr="00BF7DE3" w:rsidRDefault="004F6FF0" w:rsidP="004A4694">
      <w:pPr>
        <w:pStyle w:val="copyright"/>
      </w:pPr>
    </w:p>
    <w:p w14:paraId="2F6F8E64" w14:textId="77777777" w:rsidR="004F6FF0" w:rsidRPr="00BF7DE3" w:rsidRDefault="004F6FF0" w:rsidP="004A4694">
      <w:pPr>
        <w:pStyle w:val="copyright"/>
      </w:pPr>
    </w:p>
    <w:p w14:paraId="65B64C8C" w14:textId="77777777" w:rsidR="004A4694" w:rsidRDefault="004A4694" w:rsidP="004A4694">
      <w:pPr>
        <w:pStyle w:val="copyright"/>
      </w:pPr>
    </w:p>
    <w:p w14:paraId="1DA375DF" w14:textId="77777777" w:rsidR="004A4694" w:rsidRDefault="004A4694" w:rsidP="004A4694">
      <w:pPr>
        <w:pStyle w:val="copyright"/>
      </w:pPr>
    </w:p>
    <w:p w14:paraId="22EDABC7" w14:textId="77777777" w:rsidR="004A4694" w:rsidRPr="00BF7DE3" w:rsidRDefault="004A4694" w:rsidP="004A4694">
      <w:pPr>
        <w:pStyle w:val="copyright"/>
      </w:pPr>
    </w:p>
    <w:p w14:paraId="12E3BAE0" w14:textId="77777777" w:rsidR="004F6FF0" w:rsidRPr="00BF7DE3" w:rsidRDefault="00E95BCF">
      <w:pPr>
        <w:pStyle w:val="copyright"/>
      </w:pPr>
      <w:r>
        <w:rPr>
          <w:noProof/>
          <w:lang w:eastAsia="en-US"/>
        </w:rPr>
        <w:drawing>
          <wp:inline distT="0" distB="0" distL="0" distR="0" wp14:anchorId="72ED9E39" wp14:editId="20DBEF90">
            <wp:extent cx="1435735" cy="994410"/>
            <wp:effectExtent l="19050" t="0" r="0" b="0"/>
            <wp:docPr id="3" name="Picture 3" descr="Axwa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xwayLogo"/>
                    <pic:cNvPicPr preferRelativeResize="0">
                      <a:picLocks noChangeAspect="1" noChangeArrowheads="1"/>
                    </pic:cNvPicPr>
                  </pic:nvPicPr>
                  <pic:blipFill>
                    <a:blip r:embed="rId11" cstate="print"/>
                    <a:srcRect/>
                    <a:stretch>
                      <a:fillRect/>
                    </a:stretch>
                  </pic:blipFill>
                  <pic:spPr bwMode="auto">
                    <a:xfrm>
                      <a:off x="0" y="0"/>
                      <a:ext cx="1435735" cy="994410"/>
                    </a:xfrm>
                    <a:prstGeom prst="rect">
                      <a:avLst/>
                    </a:prstGeom>
                    <a:noFill/>
                    <a:ln w="9525">
                      <a:noFill/>
                      <a:miter lim="800000"/>
                      <a:headEnd/>
                      <a:tailEnd/>
                    </a:ln>
                  </pic:spPr>
                </pic:pic>
              </a:graphicData>
            </a:graphic>
          </wp:inline>
        </w:drawing>
      </w:r>
    </w:p>
    <w:p w14:paraId="4584E516" w14:textId="77777777" w:rsidR="004F6FF0" w:rsidRPr="00BF7DE3" w:rsidRDefault="00C13AB8">
      <w:pPr>
        <w:pStyle w:val="copyright"/>
      </w:pPr>
      <w:r>
        <w:t xml:space="preserve">Copyright © Axway Software, </w:t>
      </w:r>
      <w:r w:rsidR="009A72BF">
        <w:t>2014</w:t>
      </w:r>
    </w:p>
    <w:p w14:paraId="1655624C" w14:textId="77777777" w:rsidR="004F6FF0" w:rsidRPr="00BF7DE3" w:rsidRDefault="004F6FF0">
      <w:pPr>
        <w:pStyle w:val="copyright"/>
      </w:pPr>
      <w:r w:rsidRPr="00BF7DE3">
        <w:t>All rights reserved.</w:t>
      </w:r>
    </w:p>
    <w:p w14:paraId="64A8C743" w14:textId="77777777" w:rsidR="004F6FF0" w:rsidRPr="00BF7DE3" w:rsidRDefault="004F6FF0">
      <w:pPr>
        <w:pStyle w:val="copyright"/>
      </w:pPr>
    </w:p>
    <w:p w14:paraId="39F14462" w14:textId="77777777" w:rsidR="004F6FF0" w:rsidRPr="00BF7DE3" w:rsidRDefault="004F6FF0">
      <w:pPr>
        <w:pStyle w:val="copyright"/>
      </w:pPr>
      <w:bookmarkStart w:id="4" w:name="OLE_LINK11"/>
      <w:bookmarkStart w:id="5" w:name="OLE_LINK12"/>
      <w:r w:rsidRPr="00BF7DE3">
        <w:t>No part of this publication may be reproduced, transmitted, stored in a retrieval system, or translated into any human or computer language, in any form or by any means, electronic, mechanical, magnetic, optical, chemical, manual, or otherwise, without the prior written permission of the copyright owner, Axway Software.</w:t>
      </w:r>
    </w:p>
    <w:p w14:paraId="77D944C8" w14:textId="77777777" w:rsidR="004F6FF0" w:rsidRPr="00BF7DE3" w:rsidRDefault="004F6FF0" w:rsidP="00E414F4"/>
    <w:p w14:paraId="65309D0C" w14:textId="77777777" w:rsidR="004F6FF0" w:rsidRPr="00BF7DE3" w:rsidRDefault="004F6FF0">
      <w:pPr>
        <w:pStyle w:val="copyright"/>
      </w:pPr>
      <w:r w:rsidRPr="00BF7DE3">
        <w:t>This document, provided for informational purposes only, may be subject to significant modification. The descriptions and information in this document may not necessarily accurately represent or reflect the current or planned functionalities of this product. Axway Software may change this publication, the product described herein, or both. These changes will be incorporated in new versions of this document. Axway Software does not warrant that this document is error free.</w:t>
      </w:r>
    </w:p>
    <w:p w14:paraId="1505C0E2" w14:textId="77777777" w:rsidR="004F6FF0" w:rsidRPr="00BF7DE3" w:rsidRDefault="004F6FF0" w:rsidP="00E414F4"/>
    <w:p w14:paraId="18C56AAE" w14:textId="77777777" w:rsidR="004F6FF0" w:rsidRPr="00BF7DE3" w:rsidRDefault="004F6FF0">
      <w:pPr>
        <w:pStyle w:val="copyright"/>
        <w:rPr>
          <w:sz w:val="14"/>
        </w:rPr>
      </w:pPr>
      <w:r w:rsidRPr="00BF7DE3">
        <w:t>Axway Software recognizes the rights of the holders of all trademarks used in its publications.</w:t>
      </w:r>
      <w:bookmarkEnd w:id="4"/>
      <w:bookmarkEnd w:id="5"/>
    </w:p>
    <w:p w14:paraId="689A611C" w14:textId="77777777" w:rsidR="004F6FF0" w:rsidRPr="00BF7DE3" w:rsidRDefault="004F6FF0">
      <w:pPr>
        <w:pStyle w:val="tochead"/>
        <w:sectPr w:rsidR="004F6FF0" w:rsidRPr="00BF7DE3" w:rsidSect="00591C42">
          <w:footerReference w:type="default" r:id="rId12"/>
          <w:headerReference w:type="first" r:id="rId13"/>
          <w:footerReference w:type="first" r:id="rId14"/>
          <w:pgSz w:w="11906" w:h="16838" w:code="9"/>
          <w:pgMar w:top="1418" w:right="567" w:bottom="1077" w:left="567" w:header="720" w:footer="284" w:gutter="0"/>
          <w:pgNumType w:fmt="lowerRoman" w:start="1"/>
          <w:cols w:space="720"/>
        </w:sectPr>
      </w:pPr>
    </w:p>
    <w:p w14:paraId="058C6F74" w14:textId="77777777" w:rsidR="004F6FF0" w:rsidRPr="002D5DED" w:rsidRDefault="004F6FF0" w:rsidP="002D5DED">
      <w:pPr>
        <w:pStyle w:val="Heading1"/>
        <w:rPr>
          <w:rFonts w:asciiTheme="majorHAnsi" w:hAnsiTheme="majorHAnsi"/>
        </w:rPr>
      </w:pPr>
      <w:bookmarkStart w:id="6" w:name="_Toc78282955"/>
      <w:bookmarkStart w:id="7" w:name="_Toc78283187"/>
      <w:bookmarkStart w:id="8" w:name="_Toc78283492"/>
      <w:bookmarkStart w:id="9" w:name="Preface"/>
      <w:bookmarkStart w:id="10" w:name="_Toc411442130"/>
      <w:r w:rsidRPr="002D5DED">
        <w:rPr>
          <w:rFonts w:asciiTheme="majorHAnsi" w:hAnsiTheme="majorHAnsi"/>
        </w:rPr>
        <w:lastRenderedPageBreak/>
        <w:t>Preface</w:t>
      </w:r>
      <w:bookmarkEnd w:id="6"/>
      <w:bookmarkEnd w:id="7"/>
      <w:bookmarkEnd w:id="8"/>
      <w:bookmarkEnd w:id="9"/>
      <w:bookmarkEnd w:id="10"/>
    </w:p>
    <w:p w14:paraId="779C676A" w14:textId="77777777" w:rsidR="004F6FF0" w:rsidRPr="00BF7DE3" w:rsidRDefault="004F6FF0">
      <w:pPr>
        <w:pStyle w:val="pp"/>
      </w:pPr>
      <w:bookmarkStart w:id="11" w:name="_Toc77404481"/>
      <w:bookmarkStart w:id="12" w:name="_Toc78274610"/>
      <w:bookmarkStart w:id="13" w:name="_Toc78274830"/>
      <w:bookmarkStart w:id="14" w:name="_Toc78282956"/>
      <w:bookmarkStart w:id="15" w:name="_Toc78283188"/>
      <w:bookmarkStart w:id="16" w:name="_Toc78283493"/>
      <w:bookmarkStart w:id="17" w:name="_Toc83811689"/>
      <w:bookmarkStart w:id="18" w:name="_Toc125455646"/>
      <w:r w:rsidRPr="00BF7DE3">
        <w:t xml:space="preserve">Purpose of this </w:t>
      </w:r>
      <w:r w:rsidR="00236855">
        <w:t>DOCUMENT</w:t>
      </w:r>
      <w:bookmarkEnd w:id="11"/>
      <w:bookmarkEnd w:id="12"/>
      <w:bookmarkEnd w:id="13"/>
      <w:bookmarkEnd w:id="14"/>
      <w:bookmarkEnd w:id="15"/>
      <w:bookmarkEnd w:id="16"/>
      <w:bookmarkEnd w:id="17"/>
      <w:bookmarkEnd w:id="18"/>
    </w:p>
    <w:p w14:paraId="46384924" w14:textId="77777777" w:rsidR="00F70364" w:rsidRPr="00BF7DE3" w:rsidRDefault="00F70364" w:rsidP="00E414F4">
      <w:r w:rsidRPr="00725A9D">
        <w:t>The purpose of thi</w:t>
      </w:r>
      <w:r>
        <w:t xml:space="preserve">s document is to list the technical </w:t>
      </w:r>
      <w:r w:rsidRPr="00725A9D">
        <w:t>requirements</w:t>
      </w:r>
      <w:r>
        <w:t xml:space="preserve"> and the implementation details of the </w:t>
      </w:r>
      <w:r w:rsidR="002D5DED">
        <w:t>API Portal project.</w:t>
      </w:r>
    </w:p>
    <w:p w14:paraId="785AB8D3" w14:textId="77777777" w:rsidR="004F6FF0" w:rsidRPr="00BF7DE3" w:rsidRDefault="004F6FF0">
      <w:pPr>
        <w:pStyle w:val="pp"/>
      </w:pPr>
      <w:bookmarkStart w:id="19" w:name="_Toc77404484"/>
      <w:bookmarkStart w:id="20" w:name="_Toc78274613"/>
      <w:bookmarkStart w:id="21" w:name="_Toc78274833"/>
      <w:bookmarkStart w:id="22" w:name="_Toc78282959"/>
      <w:bookmarkStart w:id="23" w:name="_Toc78283191"/>
      <w:bookmarkStart w:id="24" w:name="_Toc78283496"/>
      <w:bookmarkStart w:id="25" w:name="_Toc83811692"/>
      <w:bookmarkStart w:id="26" w:name="_Toc125455649"/>
      <w:r w:rsidRPr="00BF7DE3">
        <w:t>Related documentation</w:t>
      </w:r>
      <w:bookmarkEnd w:id="19"/>
      <w:bookmarkEnd w:id="20"/>
      <w:bookmarkEnd w:id="21"/>
      <w:bookmarkEnd w:id="22"/>
      <w:bookmarkEnd w:id="23"/>
      <w:bookmarkEnd w:id="24"/>
      <w:bookmarkEnd w:id="25"/>
      <w:bookmarkEnd w:id="26"/>
    </w:p>
    <w:p w14:paraId="4B71732F" w14:textId="77777777" w:rsidR="00F70364" w:rsidRDefault="00F70364" w:rsidP="00E414F4">
      <w:r>
        <w:t xml:space="preserve">This Document </w:t>
      </w:r>
      <w:r w:rsidR="00CE14DF">
        <w:t xml:space="preserve">is related and </w:t>
      </w:r>
      <w:r>
        <w:t>refer</w:t>
      </w:r>
      <w:r w:rsidR="002E5C11">
        <w:t>s</w:t>
      </w:r>
      <w:r>
        <w:t xml:space="preserve"> to the following sources:</w:t>
      </w:r>
    </w:p>
    <w:p w14:paraId="5A5CA7B7" w14:textId="77777777" w:rsidR="00823C40" w:rsidRPr="00190D0A" w:rsidRDefault="00190D0A" w:rsidP="00E414F4">
      <w:pPr>
        <w:rPr>
          <w:b/>
          <w:highlight w:val="green"/>
          <w:u w:val="single"/>
        </w:rPr>
      </w:pPr>
      <w:r w:rsidRPr="00190D0A">
        <w:rPr>
          <w:b/>
          <w:u w:val="single"/>
        </w:rPr>
        <w:t>APIDeveloperPortal.docx</w:t>
      </w:r>
      <w:r w:rsidR="00F70364" w:rsidRPr="00190D0A">
        <w:rPr>
          <w:b/>
          <w:highlight w:val="green"/>
          <w:u w:val="single"/>
        </w:rPr>
        <w:t xml:space="preserve"> </w:t>
      </w:r>
    </w:p>
    <w:p w14:paraId="2F9B08EC" w14:textId="77777777" w:rsidR="00337000" w:rsidRDefault="00337000" w:rsidP="00337000">
      <w:pPr>
        <w:pStyle w:val="pp"/>
      </w:pPr>
      <w:r>
        <w:t>Intended A</w:t>
      </w:r>
      <w:r w:rsidRPr="00762556">
        <w:t>udience</w:t>
      </w:r>
      <w:r>
        <w:t xml:space="preserve"> </w:t>
      </w:r>
    </w:p>
    <w:p w14:paraId="69B21FB9" w14:textId="77777777" w:rsidR="00337000" w:rsidRPr="00337000" w:rsidRDefault="00F70364" w:rsidP="00E414F4">
      <w:r>
        <w:t>The intended audience of this document is everyone involved in the project implementation, deployment</w:t>
      </w:r>
      <w:r w:rsidR="00337000" w:rsidRPr="00337000">
        <w:t xml:space="preserve">, </w:t>
      </w:r>
      <w:r>
        <w:t>acceptance or management. It is expected that the reader is familiar with all base products and systems related to it as well as the targeted business requirements</w:t>
      </w:r>
      <w:r w:rsidR="00337000" w:rsidRPr="00337000">
        <w:t xml:space="preserve">. </w:t>
      </w:r>
    </w:p>
    <w:p w14:paraId="7177DBD0" w14:textId="77777777" w:rsidR="004F6FF0" w:rsidRPr="00BF7DE3" w:rsidRDefault="004F6FF0">
      <w:pPr>
        <w:pStyle w:val="sp"/>
      </w:pPr>
    </w:p>
    <w:p w14:paraId="1E38B213" w14:textId="77777777" w:rsidR="004F6FF0" w:rsidRPr="00BF7DE3" w:rsidRDefault="00FF228E" w:rsidP="007944A5">
      <w:pPr>
        <w:pStyle w:val="Heading1"/>
      </w:pPr>
      <w:bookmarkStart w:id="27" w:name="Toc"/>
      <w:bookmarkStart w:id="28" w:name="_Toc411442131"/>
      <w:r>
        <w:lastRenderedPageBreak/>
        <w:t>Table of C</w:t>
      </w:r>
      <w:r w:rsidR="004F6FF0" w:rsidRPr="00BF7DE3">
        <w:t>ontents</w:t>
      </w:r>
      <w:bookmarkEnd w:id="27"/>
      <w:bookmarkEnd w:id="28"/>
    </w:p>
    <w:bookmarkStart w:id="29" w:name="Chapter1"/>
    <w:bookmarkStart w:id="30" w:name="_Toc203450812"/>
    <w:bookmarkStart w:id="31" w:name="_Toc203451967"/>
    <w:bookmarkStart w:id="32" w:name="_Toc203451998"/>
    <w:bookmarkStart w:id="33" w:name="_Toc203452017"/>
    <w:p w14:paraId="001451F5" w14:textId="77777777" w:rsidR="00662115" w:rsidRDefault="007E205D">
      <w:pPr>
        <w:pStyle w:val="TOC1"/>
        <w:rPr>
          <w:rFonts w:asciiTheme="minorHAnsi" w:eastAsiaTheme="minorEastAsia" w:hAnsiTheme="minorHAnsi" w:cstheme="minorBidi"/>
          <w:b w:val="0"/>
          <w:szCs w:val="22"/>
          <w:lang w:val="en-US" w:eastAsia="en-US"/>
        </w:rPr>
      </w:pPr>
      <w:r>
        <w:rPr>
          <w:b w:val="0"/>
          <w:sz w:val="16"/>
        </w:rPr>
        <w:fldChar w:fldCharType="begin"/>
      </w:r>
      <w:r w:rsidR="00AA47A6">
        <w:rPr>
          <w:b w:val="0"/>
          <w:sz w:val="16"/>
        </w:rPr>
        <w:instrText xml:space="preserve"> TOC \o "1-3" \h \z \u </w:instrText>
      </w:r>
      <w:r>
        <w:rPr>
          <w:b w:val="0"/>
          <w:sz w:val="16"/>
        </w:rPr>
        <w:fldChar w:fldCharType="separate"/>
      </w:r>
      <w:hyperlink w:anchor="_Toc411442130" w:history="1">
        <w:r w:rsidR="00662115" w:rsidRPr="001572D5">
          <w:rPr>
            <w:rStyle w:val="Hyperlink"/>
            <w:rFonts w:asciiTheme="majorHAnsi" w:hAnsiTheme="majorHAnsi"/>
          </w:rPr>
          <w:t>1</w:t>
        </w:r>
        <w:r w:rsidR="00662115">
          <w:rPr>
            <w:rFonts w:asciiTheme="minorHAnsi" w:eastAsiaTheme="minorEastAsia" w:hAnsiTheme="minorHAnsi" w:cstheme="minorBidi"/>
            <w:b w:val="0"/>
            <w:szCs w:val="22"/>
            <w:lang w:val="en-US" w:eastAsia="en-US"/>
          </w:rPr>
          <w:tab/>
        </w:r>
        <w:r w:rsidR="00662115" w:rsidRPr="001572D5">
          <w:rPr>
            <w:rStyle w:val="Hyperlink"/>
            <w:rFonts w:asciiTheme="majorHAnsi" w:hAnsiTheme="majorHAnsi"/>
          </w:rPr>
          <w:t>Preface</w:t>
        </w:r>
        <w:r w:rsidR="00662115">
          <w:rPr>
            <w:webHidden/>
          </w:rPr>
          <w:tab/>
        </w:r>
        <w:r w:rsidR="00662115">
          <w:rPr>
            <w:webHidden/>
          </w:rPr>
          <w:fldChar w:fldCharType="begin"/>
        </w:r>
        <w:r w:rsidR="00662115">
          <w:rPr>
            <w:webHidden/>
          </w:rPr>
          <w:instrText xml:space="preserve"> PAGEREF _Toc411442130 \h </w:instrText>
        </w:r>
        <w:r w:rsidR="00662115">
          <w:rPr>
            <w:webHidden/>
          </w:rPr>
        </w:r>
        <w:r w:rsidR="00662115">
          <w:rPr>
            <w:webHidden/>
          </w:rPr>
          <w:fldChar w:fldCharType="separate"/>
        </w:r>
        <w:r w:rsidR="00662115">
          <w:rPr>
            <w:webHidden/>
          </w:rPr>
          <w:t>2</w:t>
        </w:r>
        <w:r w:rsidR="00662115">
          <w:rPr>
            <w:webHidden/>
          </w:rPr>
          <w:fldChar w:fldCharType="end"/>
        </w:r>
      </w:hyperlink>
    </w:p>
    <w:p w14:paraId="2698C952" w14:textId="77777777" w:rsidR="00662115" w:rsidRDefault="008D2A56">
      <w:pPr>
        <w:pStyle w:val="TOC1"/>
        <w:rPr>
          <w:rFonts w:asciiTheme="minorHAnsi" w:eastAsiaTheme="minorEastAsia" w:hAnsiTheme="minorHAnsi" w:cstheme="minorBidi"/>
          <w:b w:val="0"/>
          <w:szCs w:val="22"/>
          <w:lang w:val="en-US" w:eastAsia="en-US"/>
        </w:rPr>
      </w:pPr>
      <w:hyperlink w:anchor="_Toc411442131" w:history="1">
        <w:r w:rsidR="00662115" w:rsidRPr="001572D5">
          <w:rPr>
            <w:rStyle w:val="Hyperlink"/>
          </w:rPr>
          <w:t>2</w:t>
        </w:r>
        <w:r w:rsidR="00662115">
          <w:rPr>
            <w:rFonts w:asciiTheme="minorHAnsi" w:eastAsiaTheme="minorEastAsia" w:hAnsiTheme="minorHAnsi" w:cstheme="minorBidi"/>
            <w:b w:val="0"/>
            <w:szCs w:val="22"/>
            <w:lang w:val="en-US" w:eastAsia="en-US"/>
          </w:rPr>
          <w:tab/>
        </w:r>
        <w:r w:rsidR="00662115" w:rsidRPr="001572D5">
          <w:rPr>
            <w:rStyle w:val="Hyperlink"/>
          </w:rPr>
          <w:t>Table of Contents</w:t>
        </w:r>
        <w:r w:rsidR="00662115">
          <w:rPr>
            <w:webHidden/>
          </w:rPr>
          <w:tab/>
        </w:r>
        <w:r w:rsidR="00662115">
          <w:rPr>
            <w:webHidden/>
          </w:rPr>
          <w:fldChar w:fldCharType="begin"/>
        </w:r>
        <w:r w:rsidR="00662115">
          <w:rPr>
            <w:webHidden/>
          </w:rPr>
          <w:instrText xml:space="preserve"> PAGEREF _Toc411442131 \h </w:instrText>
        </w:r>
        <w:r w:rsidR="00662115">
          <w:rPr>
            <w:webHidden/>
          </w:rPr>
        </w:r>
        <w:r w:rsidR="00662115">
          <w:rPr>
            <w:webHidden/>
          </w:rPr>
          <w:fldChar w:fldCharType="separate"/>
        </w:r>
        <w:r w:rsidR="00662115">
          <w:rPr>
            <w:webHidden/>
          </w:rPr>
          <w:t>3</w:t>
        </w:r>
        <w:r w:rsidR="00662115">
          <w:rPr>
            <w:webHidden/>
          </w:rPr>
          <w:fldChar w:fldCharType="end"/>
        </w:r>
      </w:hyperlink>
    </w:p>
    <w:p w14:paraId="4E7013CD" w14:textId="77777777" w:rsidR="00662115" w:rsidRDefault="008D2A56">
      <w:pPr>
        <w:pStyle w:val="TOC1"/>
        <w:rPr>
          <w:rFonts w:asciiTheme="minorHAnsi" w:eastAsiaTheme="minorEastAsia" w:hAnsiTheme="minorHAnsi" w:cstheme="minorBidi"/>
          <w:b w:val="0"/>
          <w:szCs w:val="22"/>
          <w:lang w:val="en-US" w:eastAsia="en-US"/>
        </w:rPr>
      </w:pPr>
      <w:hyperlink w:anchor="_Toc411442132" w:history="1">
        <w:r w:rsidR="00662115" w:rsidRPr="001572D5">
          <w:rPr>
            <w:rStyle w:val="Hyperlink"/>
          </w:rPr>
          <w:t>3</w:t>
        </w:r>
        <w:r w:rsidR="00662115">
          <w:rPr>
            <w:rFonts w:asciiTheme="minorHAnsi" w:eastAsiaTheme="minorEastAsia" w:hAnsiTheme="minorHAnsi" w:cstheme="minorBidi"/>
            <w:b w:val="0"/>
            <w:szCs w:val="22"/>
            <w:lang w:val="en-US" w:eastAsia="en-US"/>
          </w:rPr>
          <w:tab/>
        </w:r>
        <w:r w:rsidR="00662115" w:rsidRPr="001572D5">
          <w:rPr>
            <w:rStyle w:val="Hyperlink"/>
          </w:rPr>
          <w:t>Revision History</w:t>
        </w:r>
        <w:r w:rsidR="00662115">
          <w:rPr>
            <w:webHidden/>
          </w:rPr>
          <w:tab/>
        </w:r>
        <w:r w:rsidR="00662115">
          <w:rPr>
            <w:webHidden/>
          </w:rPr>
          <w:fldChar w:fldCharType="begin"/>
        </w:r>
        <w:r w:rsidR="00662115">
          <w:rPr>
            <w:webHidden/>
          </w:rPr>
          <w:instrText xml:space="preserve"> PAGEREF _Toc411442132 \h </w:instrText>
        </w:r>
        <w:r w:rsidR="00662115">
          <w:rPr>
            <w:webHidden/>
          </w:rPr>
        </w:r>
        <w:r w:rsidR="00662115">
          <w:rPr>
            <w:webHidden/>
          </w:rPr>
          <w:fldChar w:fldCharType="separate"/>
        </w:r>
        <w:r w:rsidR="00662115">
          <w:rPr>
            <w:webHidden/>
          </w:rPr>
          <w:t>4</w:t>
        </w:r>
        <w:r w:rsidR="00662115">
          <w:rPr>
            <w:webHidden/>
          </w:rPr>
          <w:fldChar w:fldCharType="end"/>
        </w:r>
      </w:hyperlink>
    </w:p>
    <w:p w14:paraId="3CB46BC0" w14:textId="77777777" w:rsidR="00662115" w:rsidRDefault="008D2A56">
      <w:pPr>
        <w:pStyle w:val="TOC1"/>
        <w:rPr>
          <w:rFonts w:asciiTheme="minorHAnsi" w:eastAsiaTheme="minorEastAsia" w:hAnsiTheme="minorHAnsi" w:cstheme="minorBidi"/>
          <w:b w:val="0"/>
          <w:szCs w:val="22"/>
          <w:lang w:val="en-US" w:eastAsia="en-US"/>
        </w:rPr>
      </w:pPr>
      <w:hyperlink w:anchor="_Toc411442133" w:history="1">
        <w:r w:rsidR="00662115" w:rsidRPr="001572D5">
          <w:rPr>
            <w:rStyle w:val="Hyperlink"/>
          </w:rPr>
          <w:t>4</w:t>
        </w:r>
        <w:r w:rsidR="00662115">
          <w:rPr>
            <w:rFonts w:asciiTheme="minorHAnsi" w:eastAsiaTheme="minorEastAsia" w:hAnsiTheme="minorHAnsi" w:cstheme="minorBidi"/>
            <w:b w:val="0"/>
            <w:szCs w:val="22"/>
            <w:lang w:val="en-US" w:eastAsia="en-US"/>
          </w:rPr>
          <w:tab/>
        </w:r>
        <w:r w:rsidR="00662115" w:rsidRPr="001572D5">
          <w:rPr>
            <w:rStyle w:val="Hyperlink"/>
          </w:rPr>
          <w:t>Overview</w:t>
        </w:r>
        <w:r w:rsidR="00662115">
          <w:rPr>
            <w:webHidden/>
          </w:rPr>
          <w:tab/>
        </w:r>
        <w:r w:rsidR="00662115">
          <w:rPr>
            <w:webHidden/>
          </w:rPr>
          <w:fldChar w:fldCharType="begin"/>
        </w:r>
        <w:r w:rsidR="00662115">
          <w:rPr>
            <w:webHidden/>
          </w:rPr>
          <w:instrText xml:space="preserve"> PAGEREF _Toc411442133 \h </w:instrText>
        </w:r>
        <w:r w:rsidR="00662115">
          <w:rPr>
            <w:webHidden/>
          </w:rPr>
        </w:r>
        <w:r w:rsidR="00662115">
          <w:rPr>
            <w:webHidden/>
          </w:rPr>
          <w:fldChar w:fldCharType="separate"/>
        </w:r>
        <w:r w:rsidR="00662115">
          <w:rPr>
            <w:webHidden/>
          </w:rPr>
          <w:t>5</w:t>
        </w:r>
        <w:r w:rsidR="00662115">
          <w:rPr>
            <w:webHidden/>
          </w:rPr>
          <w:fldChar w:fldCharType="end"/>
        </w:r>
      </w:hyperlink>
    </w:p>
    <w:p w14:paraId="70967B24" w14:textId="77777777" w:rsidR="00662115" w:rsidRDefault="008D2A56">
      <w:pPr>
        <w:pStyle w:val="TOC2"/>
        <w:rPr>
          <w:rFonts w:asciiTheme="minorHAnsi" w:eastAsiaTheme="minorEastAsia" w:hAnsiTheme="minorHAnsi" w:cstheme="minorBidi"/>
          <w:b w:val="0"/>
          <w:sz w:val="22"/>
          <w:szCs w:val="22"/>
          <w:lang w:val="en-US" w:eastAsia="en-US"/>
        </w:rPr>
      </w:pPr>
      <w:hyperlink w:anchor="_Toc411442134" w:history="1">
        <w:r w:rsidR="00662115" w:rsidRPr="001572D5">
          <w:rPr>
            <w:rStyle w:val="Hyperlink"/>
          </w:rPr>
          <w:t>4.1</w:t>
        </w:r>
        <w:r w:rsidR="00662115">
          <w:rPr>
            <w:rFonts w:asciiTheme="minorHAnsi" w:eastAsiaTheme="minorEastAsia" w:hAnsiTheme="minorHAnsi" w:cstheme="minorBidi"/>
            <w:b w:val="0"/>
            <w:sz w:val="22"/>
            <w:szCs w:val="22"/>
            <w:lang w:val="en-US" w:eastAsia="en-US"/>
          </w:rPr>
          <w:tab/>
        </w:r>
        <w:r w:rsidR="00662115" w:rsidRPr="001572D5">
          <w:rPr>
            <w:rStyle w:val="Hyperlink"/>
          </w:rPr>
          <w:t>Development Prerequisites</w:t>
        </w:r>
        <w:r w:rsidR="00662115">
          <w:rPr>
            <w:webHidden/>
          </w:rPr>
          <w:tab/>
        </w:r>
        <w:r w:rsidR="00662115">
          <w:rPr>
            <w:webHidden/>
          </w:rPr>
          <w:fldChar w:fldCharType="begin"/>
        </w:r>
        <w:r w:rsidR="00662115">
          <w:rPr>
            <w:webHidden/>
          </w:rPr>
          <w:instrText xml:space="preserve"> PAGEREF _Toc411442134 \h </w:instrText>
        </w:r>
        <w:r w:rsidR="00662115">
          <w:rPr>
            <w:webHidden/>
          </w:rPr>
        </w:r>
        <w:r w:rsidR="00662115">
          <w:rPr>
            <w:webHidden/>
          </w:rPr>
          <w:fldChar w:fldCharType="separate"/>
        </w:r>
        <w:r w:rsidR="00662115">
          <w:rPr>
            <w:webHidden/>
          </w:rPr>
          <w:t>5</w:t>
        </w:r>
        <w:r w:rsidR="00662115">
          <w:rPr>
            <w:webHidden/>
          </w:rPr>
          <w:fldChar w:fldCharType="end"/>
        </w:r>
      </w:hyperlink>
    </w:p>
    <w:p w14:paraId="57FEFE7A" w14:textId="77777777" w:rsidR="00662115" w:rsidRDefault="008D2A56">
      <w:pPr>
        <w:pStyle w:val="TOC2"/>
        <w:rPr>
          <w:rFonts w:asciiTheme="minorHAnsi" w:eastAsiaTheme="minorEastAsia" w:hAnsiTheme="minorHAnsi" w:cstheme="minorBidi"/>
          <w:b w:val="0"/>
          <w:sz w:val="22"/>
          <w:szCs w:val="22"/>
          <w:lang w:val="en-US" w:eastAsia="en-US"/>
        </w:rPr>
      </w:pPr>
      <w:hyperlink w:anchor="_Toc411442135" w:history="1">
        <w:r w:rsidR="00662115" w:rsidRPr="001572D5">
          <w:rPr>
            <w:rStyle w:val="Hyperlink"/>
          </w:rPr>
          <w:t>4.2</w:t>
        </w:r>
        <w:r w:rsidR="00662115">
          <w:rPr>
            <w:rFonts w:asciiTheme="minorHAnsi" w:eastAsiaTheme="minorEastAsia" w:hAnsiTheme="minorHAnsi" w:cstheme="minorBidi"/>
            <w:b w:val="0"/>
            <w:sz w:val="22"/>
            <w:szCs w:val="22"/>
            <w:lang w:val="en-US" w:eastAsia="en-US"/>
          </w:rPr>
          <w:tab/>
        </w:r>
        <w:r w:rsidR="00662115" w:rsidRPr="001572D5">
          <w:rPr>
            <w:rStyle w:val="Hyperlink"/>
          </w:rPr>
          <w:t>Deliverables</w:t>
        </w:r>
        <w:r w:rsidR="00662115">
          <w:rPr>
            <w:webHidden/>
          </w:rPr>
          <w:tab/>
        </w:r>
        <w:r w:rsidR="00662115">
          <w:rPr>
            <w:webHidden/>
          </w:rPr>
          <w:fldChar w:fldCharType="begin"/>
        </w:r>
        <w:r w:rsidR="00662115">
          <w:rPr>
            <w:webHidden/>
          </w:rPr>
          <w:instrText xml:space="preserve"> PAGEREF _Toc411442135 \h </w:instrText>
        </w:r>
        <w:r w:rsidR="00662115">
          <w:rPr>
            <w:webHidden/>
          </w:rPr>
        </w:r>
        <w:r w:rsidR="00662115">
          <w:rPr>
            <w:webHidden/>
          </w:rPr>
          <w:fldChar w:fldCharType="separate"/>
        </w:r>
        <w:r w:rsidR="00662115">
          <w:rPr>
            <w:webHidden/>
          </w:rPr>
          <w:t>5</w:t>
        </w:r>
        <w:r w:rsidR="00662115">
          <w:rPr>
            <w:webHidden/>
          </w:rPr>
          <w:fldChar w:fldCharType="end"/>
        </w:r>
      </w:hyperlink>
    </w:p>
    <w:p w14:paraId="6C756576" w14:textId="77777777" w:rsidR="00662115" w:rsidRDefault="008D2A56">
      <w:pPr>
        <w:pStyle w:val="TOC2"/>
        <w:rPr>
          <w:rFonts w:asciiTheme="minorHAnsi" w:eastAsiaTheme="minorEastAsia" w:hAnsiTheme="minorHAnsi" w:cstheme="minorBidi"/>
          <w:b w:val="0"/>
          <w:sz w:val="22"/>
          <w:szCs w:val="22"/>
          <w:lang w:val="en-US" w:eastAsia="en-US"/>
        </w:rPr>
      </w:pPr>
      <w:hyperlink w:anchor="_Toc411442136" w:history="1">
        <w:r w:rsidR="00662115" w:rsidRPr="001572D5">
          <w:rPr>
            <w:rStyle w:val="Hyperlink"/>
          </w:rPr>
          <w:t>4.3</w:t>
        </w:r>
        <w:r w:rsidR="00662115">
          <w:rPr>
            <w:rFonts w:asciiTheme="minorHAnsi" w:eastAsiaTheme="minorEastAsia" w:hAnsiTheme="minorHAnsi" w:cstheme="minorBidi"/>
            <w:b w:val="0"/>
            <w:sz w:val="22"/>
            <w:szCs w:val="22"/>
            <w:lang w:val="en-US" w:eastAsia="en-US"/>
          </w:rPr>
          <w:tab/>
        </w:r>
        <w:r w:rsidR="00662115" w:rsidRPr="001572D5">
          <w:rPr>
            <w:rStyle w:val="Hyperlink"/>
          </w:rPr>
          <w:t>Assumptions</w:t>
        </w:r>
        <w:r w:rsidR="00662115">
          <w:rPr>
            <w:webHidden/>
          </w:rPr>
          <w:tab/>
        </w:r>
        <w:r w:rsidR="00662115">
          <w:rPr>
            <w:webHidden/>
          </w:rPr>
          <w:fldChar w:fldCharType="begin"/>
        </w:r>
        <w:r w:rsidR="00662115">
          <w:rPr>
            <w:webHidden/>
          </w:rPr>
          <w:instrText xml:space="preserve"> PAGEREF _Toc411442136 \h </w:instrText>
        </w:r>
        <w:r w:rsidR="00662115">
          <w:rPr>
            <w:webHidden/>
          </w:rPr>
        </w:r>
        <w:r w:rsidR="00662115">
          <w:rPr>
            <w:webHidden/>
          </w:rPr>
          <w:fldChar w:fldCharType="separate"/>
        </w:r>
        <w:r w:rsidR="00662115">
          <w:rPr>
            <w:webHidden/>
          </w:rPr>
          <w:t>5</w:t>
        </w:r>
        <w:r w:rsidR="00662115">
          <w:rPr>
            <w:webHidden/>
          </w:rPr>
          <w:fldChar w:fldCharType="end"/>
        </w:r>
      </w:hyperlink>
    </w:p>
    <w:p w14:paraId="6EC24338" w14:textId="77777777" w:rsidR="00662115" w:rsidRDefault="008D2A56">
      <w:pPr>
        <w:pStyle w:val="TOC2"/>
        <w:rPr>
          <w:rFonts w:asciiTheme="minorHAnsi" w:eastAsiaTheme="minorEastAsia" w:hAnsiTheme="minorHAnsi" w:cstheme="minorBidi"/>
          <w:b w:val="0"/>
          <w:sz w:val="22"/>
          <w:szCs w:val="22"/>
          <w:lang w:val="en-US" w:eastAsia="en-US"/>
        </w:rPr>
      </w:pPr>
      <w:hyperlink w:anchor="_Toc411442137" w:history="1">
        <w:r w:rsidR="00662115" w:rsidRPr="001572D5">
          <w:rPr>
            <w:rStyle w:val="Hyperlink"/>
          </w:rPr>
          <w:t>4.4</w:t>
        </w:r>
        <w:r w:rsidR="00662115">
          <w:rPr>
            <w:rFonts w:asciiTheme="minorHAnsi" w:eastAsiaTheme="minorEastAsia" w:hAnsiTheme="minorHAnsi" w:cstheme="minorBidi"/>
            <w:b w:val="0"/>
            <w:sz w:val="22"/>
            <w:szCs w:val="22"/>
            <w:lang w:val="en-US" w:eastAsia="en-US"/>
          </w:rPr>
          <w:tab/>
        </w:r>
        <w:r w:rsidR="00662115" w:rsidRPr="001572D5">
          <w:rPr>
            <w:rStyle w:val="Hyperlink"/>
          </w:rPr>
          <w:t>Requirements</w:t>
        </w:r>
        <w:r w:rsidR="00662115">
          <w:rPr>
            <w:webHidden/>
          </w:rPr>
          <w:tab/>
        </w:r>
        <w:r w:rsidR="00662115">
          <w:rPr>
            <w:webHidden/>
          </w:rPr>
          <w:fldChar w:fldCharType="begin"/>
        </w:r>
        <w:r w:rsidR="00662115">
          <w:rPr>
            <w:webHidden/>
          </w:rPr>
          <w:instrText xml:space="preserve"> PAGEREF _Toc411442137 \h </w:instrText>
        </w:r>
        <w:r w:rsidR="00662115">
          <w:rPr>
            <w:webHidden/>
          </w:rPr>
        </w:r>
        <w:r w:rsidR="00662115">
          <w:rPr>
            <w:webHidden/>
          </w:rPr>
          <w:fldChar w:fldCharType="separate"/>
        </w:r>
        <w:r w:rsidR="00662115">
          <w:rPr>
            <w:webHidden/>
          </w:rPr>
          <w:t>5</w:t>
        </w:r>
        <w:r w:rsidR="00662115">
          <w:rPr>
            <w:webHidden/>
          </w:rPr>
          <w:fldChar w:fldCharType="end"/>
        </w:r>
      </w:hyperlink>
    </w:p>
    <w:p w14:paraId="2D99B627" w14:textId="77777777" w:rsidR="00662115" w:rsidRDefault="008D2A56">
      <w:pPr>
        <w:pStyle w:val="TOC1"/>
        <w:rPr>
          <w:rFonts w:asciiTheme="minorHAnsi" w:eastAsiaTheme="minorEastAsia" w:hAnsiTheme="minorHAnsi" w:cstheme="minorBidi"/>
          <w:b w:val="0"/>
          <w:szCs w:val="22"/>
          <w:lang w:val="en-US" w:eastAsia="en-US"/>
        </w:rPr>
      </w:pPr>
      <w:hyperlink w:anchor="_Toc411442138" w:history="1">
        <w:r w:rsidR="00662115" w:rsidRPr="001572D5">
          <w:rPr>
            <w:rStyle w:val="Hyperlink"/>
          </w:rPr>
          <w:t>5</w:t>
        </w:r>
        <w:r w:rsidR="00662115">
          <w:rPr>
            <w:rFonts w:asciiTheme="minorHAnsi" w:eastAsiaTheme="minorEastAsia" w:hAnsiTheme="minorHAnsi" w:cstheme="minorBidi"/>
            <w:b w:val="0"/>
            <w:szCs w:val="22"/>
            <w:lang w:val="en-US" w:eastAsia="en-US"/>
          </w:rPr>
          <w:tab/>
        </w:r>
        <w:r w:rsidR="00662115" w:rsidRPr="001572D5">
          <w:rPr>
            <w:rStyle w:val="Hyperlink"/>
          </w:rPr>
          <w:t>Use Cases</w:t>
        </w:r>
        <w:r w:rsidR="00662115">
          <w:rPr>
            <w:webHidden/>
          </w:rPr>
          <w:tab/>
        </w:r>
        <w:r w:rsidR="00662115">
          <w:rPr>
            <w:webHidden/>
          </w:rPr>
          <w:fldChar w:fldCharType="begin"/>
        </w:r>
        <w:r w:rsidR="00662115">
          <w:rPr>
            <w:webHidden/>
          </w:rPr>
          <w:instrText xml:space="preserve"> PAGEREF _Toc411442138 \h </w:instrText>
        </w:r>
        <w:r w:rsidR="00662115">
          <w:rPr>
            <w:webHidden/>
          </w:rPr>
        </w:r>
        <w:r w:rsidR="00662115">
          <w:rPr>
            <w:webHidden/>
          </w:rPr>
          <w:fldChar w:fldCharType="separate"/>
        </w:r>
        <w:r w:rsidR="00662115">
          <w:rPr>
            <w:webHidden/>
          </w:rPr>
          <w:t>6</w:t>
        </w:r>
        <w:r w:rsidR="00662115">
          <w:rPr>
            <w:webHidden/>
          </w:rPr>
          <w:fldChar w:fldCharType="end"/>
        </w:r>
      </w:hyperlink>
    </w:p>
    <w:p w14:paraId="7CEDC4EA" w14:textId="77777777" w:rsidR="00662115" w:rsidRDefault="008D2A56">
      <w:pPr>
        <w:pStyle w:val="TOC2"/>
        <w:rPr>
          <w:rFonts w:asciiTheme="minorHAnsi" w:eastAsiaTheme="minorEastAsia" w:hAnsiTheme="minorHAnsi" w:cstheme="minorBidi"/>
          <w:b w:val="0"/>
          <w:sz w:val="22"/>
          <w:szCs w:val="22"/>
          <w:lang w:val="en-US" w:eastAsia="en-US"/>
        </w:rPr>
      </w:pPr>
      <w:hyperlink w:anchor="_Toc411442139" w:history="1">
        <w:r w:rsidR="00662115" w:rsidRPr="001572D5">
          <w:rPr>
            <w:rStyle w:val="Hyperlink"/>
          </w:rPr>
          <w:t>5.1</w:t>
        </w:r>
        <w:r w:rsidR="00662115">
          <w:rPr>
            <w:rFonts w:asciiTheme="minorHAnsi" w:eastAsiaTheme="minorEastAsia" w:hAnsiTheme="minorHAnsi" w:cstheme="minorBidi"/>
            <w:b w:val="0"/>
            <w:sz w:val="22"/>
            <w:szCs w:val="22"/>
            <w:lang w:val="en-US" w:eastAsia="en-US"/>
          </w:rPr>
          <w:tab/>
        </w:r>
        <w:r w:rsidR="00662115" w:rsidRPr="001572D5">
          <w:rPr>
            <w:rStyle w:val="Hyperlink"/>
          </w:rPr>
          <w:t>Upgrade from 7.3.1 to 7.4</w:t>
        </w:r>
        <w:r w:rsidR="00662115">
          <w:rPr>
            <w:webHidden/>
          </w:rPr>
          <w:tab/>
        </w:r>
        <w:r w:rsidR="00662115">
          <w:rPr>
            <w:webHidden/>
          </w:rPr>
          <w:fldChar w:fldCharType="begin"/>
        </w:r>
        <w:r w:rsidR="00662115">
          <w:rPr>
            <w:webHidden/>
          </w:rPr>
          <w:instrText xml:space="preserve"> PAGEREF _Toc411442139 \h </w:instrText>
        </w:r>
        <w:r w:rsidR="00662115">
          <w:rPr>
            <w:webHidden/>
          </w:rPr>
        </w:r>
        <w:r w:rsidR="00662115">
          <w:rPr>
            <w:webHidden/>
          </w:rPr>
          <w:fldChar w:fldCharType="separate"/>
        </w:r>
        <w:r w:rsidR="00662115">
          <w:rPr>
            <w:webHidden/>
          </w:rPr>
          <w:t>6</w:t>
        </w:r>
        <w:r w:rsidR="00662115">
          <w:rPr>
            <w:webHidden/>
          </w:rPr>
          <w:fldChar w:fldCharType="end"/>
        </w:r>
      </w:hyperlink>
    </w:p>
    <w:p w14:paraId="48A8418A" w14:textId="77777777" w:rsidR="00662115" w:rsidRDefault="008D2A56">
      <w:pPr>
        <w:pStyle w:val="TOC2"/>
        <w:rPr>
          <w:rFonts w:asciiTheme="minorHAnsi" w:eastAsiaTheme="minorEastAsia" w:hAnsiTheme="minorHAnsi" w:cstheme="minorBidi"/>
          <w:b w:val="0"/>
          <w:sz w:val="22"/>
          <w:szCs w:val="22"/>
          <w:lang w:val="en-US" w:eastAsia="en-US"/>
        </w:rPr>
      </w:pPr>
      <w:hyperlink w:anchor="_Toc411442140" w:history="1">
        <w:r w:rsidR="00662115" w:rsidRPr="001572D5">
          <w:rPr>
            <w:rStyle w:val="Hyperlink"/>
          </w:rPr>
          <w:t>5.2</w:t>
        </w:r>
        <w:r w:rsidR="00662115">
          <w:rPr>
            <w:rFonts w:asciiTheme="minorHAnsi" w:eastAsiaTheme="minorEastAsia" w:hAnsiTheme="minorHAnsi" w:cstheme="minorBidi"/>
            <w:b w:val="0"/>
            <w:sz w:val="22"/>
            <w:szCs w:val="22"/>
            <w:lang w:val="en-US" w:eastAsia="en-US"/>
          </w:rPr>
          <w:tab/>
        </w:r>
        <w:r w:rsidR="00662115" w:rsidRPr="001572D5">
          <w:rPr>
            <w:rStyle w:val="Hyperlink"/>
          </w:rPr>
          <w:t>Support for External User Repositories</w:t>
        </w:r>
        <w:r w:rsidR="00662115">
          <w:rPr>
            <w:webHidden/>
          </w:rPr>
          <w:tab/>
        </w:r>
        <w:r w:rsidR="00662115">
          <w:rPr>
            <w:webHidden/>
          </w:rPr>
          <w:fldChar w:fldCharType="begin"/>
        </w:r>
        <w:r w:rsidR="00662115">
          <w:rPr>
            <w:webHidden/>
          </w:rPr>
          <w:instrText xml:space="preserve"> PAGEREF _Toc411442140 \h </w:instrText>
        </w:r>
        <w:r w:rsidR="00662115">
          <w:rPr>
            <w:webHidden/>
          </w:rPr>
        </w:r>
        <w:r w:rsidR="00662115">
          <w:rPr>
            <w:webHidden/>
          </w:rPr>
          <w:fldChar w:fldCharType="separate"/>
        </w:r>
        <w:r w:rsidR="00662115">
          <w:rPr>
            <w:webHidden/>
          </w:rPr>
          <w:t>6</w:t>
        </w:r>
        <w:r w:rsidR="00662115">
          <w:rPr>
            <w:webHidden/>
          </w:rPr>
          <w:fldChar w:fldCharType="end"/>
        </w:r>
      </w:hyperlink>
    </w:p>
    <w:p w14:paraId="79E720C6" w14:textId="77777777" w:rsidR="00662115" w:rsidRDefault="008D2A56">
      <w:pPr>
        <w:pStyle w:val="TOC2"/>
        <w:rPr>
          <w:rFonts w:asciiTheme="minorHAnsi" w:eastAsiaTheme="minorEastAsia" w:hAnsiTheme="minorHAnsi" w:cstheme="minorBidi"/>
          <w:b w:val="0"/>
          <w:sz w:val="22"/>
          <w:szCs w:val="22"/>
          <w:lang w:val="en-US" w:eastAsia="en-US"/>
        </w:rPr>
      </w:pPr>
      <w:hyperlink w:anchor="_Toc411442141" w:history="1">
        <w:r w:rsidR="00662115" w:rsidRPr="001572D5">
          <w:rPr>
            <w:rStyle w:val="Hyperlink"/>
          </w:rPr>
          <w:t>5.3</w:t>
        </w:r>
        <w:r w:rsidR="00662115">
          <w:rPr>
            <w:rFonts w:asciiTheme="minorHAnsi" w:eastAsiaTheme="minorEastAsia" w:hAnsiTheme="minorHAnsi" w:cstheme="minorBidi"/>
            <w:b w:val="0"/>
            <w:sz w:val="22"/>
            <w:szCs w:val="22"/>
            <w:lang w:val="en-US" w:eastAsia="en-US"/>
          </w:rPr>
          <w:tab/>
        </w:r>
        <w:r w:rsidR="00662115" w:rsidRPr="001572D5">
          <w:rPr>
            <w:rStyle w:val="Hyperlink"/>
          </w:rPr>
          <w:t>Support for Web Services</w:t>
        </w:r>
        <w:r w:rsidR="00662115">
          <w:rPr>
            <w:webHidden/>
          </w:rPr>
          <w:tab/>
        </w:r>
        <w:r w:rsidR="00662115">
          <w:rPr>
            <w:webHidden/>
          </w:rPr>
          <w:fldChar w:fldCharType="begin"/>
        </w:r>
        <w:r w:rsidR="00662115">
          <w:rPr>
            <w:webHidden/>
          </w:rPr>
          <w:instrText xml:space="preserve"> PAGEREF _Toc411442141 \h </w:instrText>
        </w:r>
        <w:r w:rsidR="00662115">
          <w:rPr>
            <w:webHidden/>
          </w:rPr>
        </w:r>
        <w:r w:rsidR="00662115">
          <w:rPr>
            <w:webHidden/>
          </w:rPr>
          <w:fldChar w:fldCharType="separate"/>
        </w:r>
        <w:r w:rsidR="00662115">
          <w:rPr>
            <w:webHidden/>
          </w:rPr>
          <w:t>6</w:t>
        </w:r>
        <w:r w:rsidR="00662115">
          <w:rPr>
            <w:webHidden/>
          </w:rPr>
          <w:fldChar w:fldCharType="end"/>
        </w:r>
      </w:hyperlink>
    </w:p>
    <w:p w14:paraId="32E13D5F" w14:textId="77777777" w:rsidR="00662115" w:rsidRDefault="008D2A56">
      <w:pPr>
        <w:pStyle w:val="TOC3"/>
        <w:rPr>
          <w:rFonts w:asciiTheme="minorHAnsi" w:eastAsiaTheme="minorEastAsia" w:hAnsiTheme="minorHAnsi" w:cstheme="minorBidi"/>
          <w:sz w:val="22"/>
          <w:szCs w:val="22"/>
          <w:lang w:val="en-US" w:eastAsia="en-US"/>
        </w:rPr>
      </w:pPr>
      <w:hyperlink w:anchor="_Toc411442142" w:history="1">
        <w:r w:rsidR="00662115" w:rsidRPr="001572D5">
          <w:rPr>
            <w:rStyle w:val="Hyperlink"/>
            <w:rFonts w:cs="Arial"/>
          </w:rPr>
          <w:t>5.3.1</w:t>
        </w:r>
        <w:r w:rsidR="00662115">
          <w:rPr>
            <w:rFonts w:asciiTheme="minorHAnsi" w:eastAsiaTheme="minorEastAsia" w:hAnsiTheme="minorHAnsi" w:cstheme="minorBidi"/>
            <w:sz w:val="22"/>
            <w:szCs w:val="22"/>
            <w:lang w:val="en-US" w:eastAsia="en-US"/>
          </w:rPr>
          <w:tab/>
        </w:r>
        <w:r w:rsidR="00662115" w:rsidRPr="001572D5">
          <w:rPr>
            <w:rStyle w:val="Hyperlink"/>
          </w:rPr>
          <w:t>Use case 1: Application developer browsing Web Services in API Catalog</w:t>
        </w:r>
        <w:r w:rsidR="00662115">
          <w:rPr>
            <w:webHidden/>
          </w:rPr>
          <w:tab/>
        </w:r>
        <w:r w:rsidR="00662115">
          <w:rPr>
            <w:webHidden/>
          </w:rPr>
          <w:fldChar w:fldCharType="begin"/>
        </w:r>
        <w:r w:rsidR="00662115">
          <w:rPr>
            <w:webHidden/>
          </w:rPr>
          <w:instrText xml:space="preserve"> PAGEREF _Toc411442142 \h </w:instrText>
        </w:r>
        <w:r w:rsidR="00662115">
          <w:rPr>
            <w:webHidden/>
          </w:rPr>
        </w:r>
        <w:r w:rsidR="00662115">
          <w:rPr>
            <w:webHidden/>
          </w:rPr>
          <w:fldChar w:fldCharType="separate"/>
        </w:r>
        <w:r w:rsidR="00662115">
          <w:rPr>
            <w:webHidden/>
          </w:rPr>
          <w:t>6</w:t>
        </w:r>
        <w:r w:rsidR="00662115">
          <w:rPr>
            <w:webHidden/>
          </w:rPr>
          <w:fldChar w:fldCharType="end"/>
        </w:r>
      </w:hyperlink>
    </w:p>
    <w:p w14:paraId="05FC3FA8" w14:textId="77777777" w:rsidR="00662115" w:rsidRDefault="008D2A56">
      <w:pPr>
        <w:pStyle w:val="TOC3"/>
        <w:rPr>
          <w:rFonts w:asciiTheme="minorHAnsi" w:eastAsiaTheme="minorEastAsia" w:hAnsiTheme="minorHAnsi" w:cstheme="minorBidi"/>
          <w:sz w:val="22"/>
          <w:szCs w:val="22"/>
          <w:lang w:val="en-US" w:eastAsia="en-US"/>
        </w:rPr>
      </w:pPr>
      <w:hyperlink w:anchor="_Toc411442143" w:history="1">
        <w:r w:rsidR="00662115" w:rsidRPr="001572D5">
          <w:rPr>
            <w:rStyle w:val="Hyperlink"/>
            <w:rFonts w:cs="Arial"/>
          </w:rPr>
          <w:t>5.3.2</w:t>
        </w:r>
        <w:r w:rsidR="00662115">
          <w:rPr>
            <w:rFonts w:asciiTheme="minorHAnsi" w:eastAsiaTheme="minorEastAsia" w:hAnsiTheme="minorHAnsi" w:cstheme="minorBidi"/>
            <w:sz w:val="22"/>
            <w:szCs w:val="22"/>
            <w:lang w:val="en-US" w:eastAsia="en-US"/>
          </w:rPr>
          <w:tab/>
        </w:r>
        <w:r w:rsidR="00662115" w:rsidRPr="001572D5">
          <w:rPr>
            <w:rStyle w:val="Hyperlink"/>
          </w:rPr>
          <w:t>Use case 2: Application Developer consuming Web Services in API Catalog</w:t>
        </w:r>
        <w:r w:rsidR="00662115">
          <w:rPr>
            <w:webHidden/>
          </w:rPr>
          <w:tab/>
        </w:r>
        <w:r w:rsidR="00662115">
          <w:rPr>
            <w:webHidden/>
          </w:rPr>
          <w:fldChar w:fldCharType="begin"/>
        </w:r>
        <w:r w:rsidR="00662115">
          <w:rPr>
            <w:webHidden/>
          </w:rPr>
          <w:instrText xml:space="preserve"> PAGEREF _Toc411442143 \h </w:instrText>
        </w:r>
        <w:r w:rsidR="00662115">
          <w:rPr>
            <w:webHidden/>
          </w:rPr>
        </w:r>
        <w:r w:rsidR="00662115">
          <w:rPr>
            <w:webHidden/>
          </w:rPr>
          <w:fldChar w:fldCharType="separate"/>
        </w:r>
        <w:r w:rsidR="00662115">
          <w:rPr>
            <w:webHidden/>
          </w:rPr>
          <w:t>7</w:t>
        </w:r>
        <w:r w:rsidR="00662115">
          <w:rPr>
            <w:webHidden/>
          </w:rPr>
          <w:fldChar w:fldCharType="end"/>
        </w:r>
      </w:hyperlink>
    </w:p>
    <w:p w14:paraId="3922B0DA" w14:textId="77777777" w:rsidR="00662115" w:rsidRDefault="008D2A56">
      <w:pPr>
        <w:pStyle w:val="TOC2"/>
        <w:rPr>
          <w:rFonts w:asciiTheme="minorHAnsi" w:eastAsiaTheme="minorEastAsia" w:hAnsiTheme="minorHAnsi" w:cstheme="minorBidi"/>
          <w:b w:val="0"/>
          <w:sz w:val="22"/>
          <w:szCs w:val="22"/>
          <w:lang w:val="en-US" w:eastAsia="en-US"/>
        </w:rPr>
      </w:pPr>
      <w:hyperlink w:anchor="_Toc411442144" w:history="1">
        <w:r w:rsidR="00662115" w:rsidRPr="001572D5">
          <w:rPr>
            <w:rStyle w:val="Hyperlink"/>
          </w:rPr>
          <w:t>5.4</w:t>
        </w:r>
        <w:r w:rsidR="00662115">
          <w:rPr>
            <w:rFonts w:asciiTheme="minorHAnsi" w:eastAsiaTheme="minorEastAsia" w:hAnsiTheme="minorHAnsi" w:cstheme="minorBidi"/>
            <w:b w:val="0"/>
            <w:sz w:val="22"/>
            <w:szCs w:val="22"/>
            <w:lang w:val="en-US" w:eastAsia="en-US"/>
          </w:rPr>
          <w:tab/>
        </w:r>
        <w:r w:rsidR="00662115" w:rsidRPr="001572D5">
          <w:rPr>
            <w:rStyle w:val="Hyperlink"/>
          </w:rPr>
          <w:t>OAuth</w:t>
        </w:r>
        <w:r w:rsidR="00662115">
          <w:rPr>
            <w:webHidden/>
          </w:rPr>
          <w:tab/>
        </w:r>
        <w:r w:rsidR="00662115">
          <w:rPr>
            <w:webHidden/>
          </w:rPr>
          <w:fldChar w:fldCharType="begin"/>
        </w:r>
        <w:r w:rsidR="00662115">
          <w:rPr>
            <w:webHidden/>
          </w:rPr>
          <w:instrText xml:space="preserve"> PAGEREF _Toc411442144 \h </w:instrText>
        </w:r>
        <w:r w:rsidR="00662115">
          <w:rPr>
            <w:webHidden/>
          </w:rPr>
        </w:r>
        <w:r w:rsidR="00662115">
          <w:rPr>
            <w:webHidden/>
          </w:rPr>
          <w:fldChar w:fldCharType="separate"/>
        </w:r>
        <w:r w:rsidR="00662115">
          <w:rPr>
            <w:webHidden/>
          </w:rPr>
          <w:t>8</w:t>
        </w:r>
        <w:r w:rsidR="00662115">
          <w:rPr>
            <w:webHidden/>
          </w:rPr>
          <w:fldChar w:fldCharType="end"/>
        </w:r>
      </w:hyperlink>
    </w:p>
    <w:p w14:paraId="02E7641B" w14:textId="77777777" w:rsidR="00662115" w:rsidRDefault="008D2A56">
      <w:pPr>
        <w:pStyle w:val="TOC3"/>
        <w:rPr>
          <w:rFonts w:asciiTheme="minorHAnsi" w:eastAsiaTheme="minorEastAsia" w:hAnsiTheme="minorHAnsi" w:cstheme="minorBidi"/>
          <w:sz w:val="22"/>
          <w:szCs w:val="22"/>
          <w:lang w:val="en-US" w:eastAsia="en-US"/>
        </w:rPr>
      </w:pPr>
      <w:hyperlink w:anchor="_Toc411442145" w:history="1">
        <w:r w:rsidR="00662115" w:rsidRPr="001572D5">
          <w:rPr>
            <w:rStyle w:val="Hyperlink"/>
            <w:rFonts w:cs="Arial"/>
          </w:rPr>
          <w:t>5.4.1</w:t>
        </w:r>
        <w:r w:rsidR="00662115">
          <w:rPr>
            <w:rFonts w:asciiTheme="minorHAnsi" w:eastAsiaTheme="minorEastAsia" w:hAnsiTheme="minorHAnsi" w:cstheme="minorBidi"/>
            <w:sz w:val="22"/>
            <w:szCs w:val="22"/>
            <w:lang w:val="en-US" w:eastAsia="en-US"/>
          </w:rPr>
          <w:tab/>
        </w:r>
        <w:r w:rsidR="00662115" w:rsidRPr="001572D5">
          <w:rPr>
            <w:rStyle w:val="Hyperlink"/>
          </w:rPr>
          <w:t>OAuth 2.0 Implicit grant flow</w:t>
        </w:r>
        <w:r w:rsidR="00662115">
          <w:rPr>
            <w:webHidden/>
          </w:rPr>
          <w:tab/>
        </w:r>
        <w:r w:rsidR="00662115">
          <w:rPr>
            <w:webHidden/>
          </w:rPr>
          <w:fldChar w:fldCharType="begin"/>
        </w:r>
        <w:r w:rsidR="00662115">
          <w:rPr>
            <w:webHidden/>
          </w:rPr>
          <w:instrText xml:space="preserve"> PAGEREF _Toc411442145 \h </w:instrText>
        </w:r>
        <w:r w:rsidR="00662115">
          <w:rPr>
            <w:webHidden/>
          </w:rPr>
        </w:r>
        <w:r w:rsidR="00662115">
          <w:rPr>
            <w:webHidden/>
          </w:rPr>
          <w:fldChar w:fldCharType="separate"/>
        </w:r>
        <w:r w:rsidR="00662115">
          <w:rPr>
            <w:webHidden/>
          </w:rPr>
          <w:t>9</w:t>
        </w:r>
        <w:r w:rsidR="00662115">
          <w:rPr>
            <w:webHidden/>
          </w:rPr>
          <w:fldChar w:fldCharType="end"/>
        </w:r>
      </w:hyperlink>
    </w:p>
    <w:p w14:paraId="01F8092C" w14:textId="77777777" w:rsidR="00662115" w:rsidRDefault="008D2A56">
      <w:pPr>
        <w:pStyle w:val="TOC3"/>
        <w:rPr>
          <w:rFonts w:asciiTheme="minorHAnsi" w:eastAsiaTheme="minorEastAsia" w:hAnsiTheme="minorHAnsi" w:cstheme="minorBidi"/>
          <w:sz w:val="22"/>
          <w:szCs w:val="22"/>
          <w:lang w:val="en-US" w:eastAsia="en-US"/>
        </w:rPr>
      </w:pPr>
      <w:hyperlink w:anchor="_Toc411442146" w:history="1">
        <w:r w:rsidR="00662115" w:rsidRPr="001572D5">
          <w:rPr>
            <w:rStyle w:val="Hyperlink"/>
            <w:rFonts w:cs="Arial"/>
          </w:rPr>
          <w:t>5.4.2</w:t>
        </w:r>
        <w:r w:rsidR="00662115">
          <w:rPr>
            <w:rFonts w:asciiTheme="minorHAnsi" w:eastAsiaTheme="minorEastAsia" w:hAnsiTheme="minorHAnsi" w:cstheme="minorBidi"/>
            <w:sz w:val="22"/>
            <w:szCs w:val="22"/>
            <w:lang w:val="en-US" w:eastAsia="en-US"/>
          </w:rPr>
          <w:tab/>
        </w:r>
        <w:r w:rsidR="00662115" w:rsidRPr="001572D5">
          <w:rPr>
            <w:rStyle w:val="Hyperlink"/>
          </w:rPr>
          <w:t>API key / OAuth client ID for testing</w:t>
        </w:r>
        <w:r w:rsidR="00662115">
          <w:rPr>
            <w:webHidden/>
          </w:rPr>
          <w:tab/>
        </w:r>
        <w:r w:rsidR="00662115">
          <w:rPr>
            <w:webHidden/>
          </w:rPr>
          <w:fldChar w:fldCharType="begin"/>
        </w:r>
        <w:r w:rsidR="00662115">
          <w:rPr>
            <w:webHidden/>
          </w:rPr>
          <w:instrText xml:space="preserve"> PAGEREF _Toc411442146 \h </w:instrText>
        </w:r>
        <w:r w:rsidR="00662115">
          <w:rPr>
            <w:webHidden/>
          </w:rPr>
        </w:r>
        <w:r w:rsidR="00662115">
          <w:rPr>
            <w:webHidden/>
          </w:rPr>
          <w:fldChar w:fldCharType="separate"/>
        </w:r>
        <w:r w:rsidR="00662115">
          <w:rPr>
            <w:webHidden/>
          </w:rPr>
          <w:t>14</w:t>
        </w:r>
        <w:r w:rsidR="00662115">
          <w:rPr>
            <w:webHidden/>
          </w:rPr>
          <w:fldChar w:fldCharType="end"/>
        </w:r>
      </w:hyperlink>
    </w:p>
    <w:p w14:paraId="23849AA8" w14:textId="77777777" w:rsidR="00662115" w:rsidRDefault="008D2A56">
      <w:pPr>
        <w:pStyle w:val="TOC2"/>
        <w:rPr>
          <w:rFonts w:asciiTheme="minorHAnsi" w:eastAsiaTheme="minorEastAsia" w:hAnsiTheme="minorHAnsi" w:cstheme="minorBidi"/>
          <w:b w:val="0"/>
          <w:sz w:val="22"/>
          <w:szCs w:val="22"/>
          <w:lang w:val="en-US" w:eastAsia="en-US"/>
        </w:rPr>
      </w:pPr>
      <w:hyperlink w:anchor="_Toc411442147" w:history="1">
        <w:r w:rsidR="00662115" w:rsidRPr="001572D5">
          <w:rPr>
            <w:rStyle w:val="Hyperlink"/>
          </w:rPr>
          <w:t>5.5</w:t>
        </w:r>
        <w:r w:rsidR="00662115">
          <w:rPr>
            <w:rFonts w:asciiTheme="minorHAnsi" w:eastAsiaTheme="minorEastAsia" w:hAnsiTheme="minorHAnsi" w:cstheme="minorBidi"/>
            <w:b w:val="0"/>
            <w:sz w:val="22"/>
            <w:szCs w:val="22"/>
            <w:lang w:val="en-US" w:eastAsia="en-US"/>
          </w:rPr>
          <w:tab/>
        </w:r>
        <w:r w:rsidR="00662115" w:rsidRPr="001572D5">
          <w:rPr>
            <w:rStyle w:val="Hyperlink"/>
          </w:rPr>
          <w:t>Administrator UI changes:</w:t>
        </w:r>
        <w:r w:rsidR="00662115">
          <w:rPr>
            <w:webHidden/>
          </w:rPr>
          <w:tab/>
        </w:r>
        <w:r w:rsidR="00662115">
          <w:rPr>
            <w:webHidden/>
          </w:rPr>
          <w:fldChar w:fldCharType="begin"/>
        </w:r>
        <w:r w:rsidR="00662115">
          <w:rPr>
            <w:webHidden/>
          </w:rPr>
          <w:instrText xml:space="preserve"> PAGEREF _Toc411442147 \h </w:instrText>
        </w:r>
        <w:r w:rsidR="00662115">
          <w:rPr>
            <w:webHidden/>
          </w:rPr>
        </w:r>
        <w:r w:rsidR="00662115">
          <w:rPr>
            <w:webHidden/>
          </w:rPr>
          <w:fldChar w:fldCharType="separate"/>
        </w:r>
        <w:r w:rsidR="00662115">
          <w:rPr>
            <w:webHidden/>
          </w:rPr>
          <w:t>17</w:t>
        </w:r>
        <w:r w:rsidR="00662115">
          <w:rPr>
            <w:webHidden/>
          </w:rPr>
          <w:fldChar w:fldCharType="end"/>
        </w:r>
      </w:hyperlink>
    </w:p>
    <w:p w14:paraId="312DD5F3" w14:textId="77777777" w:rsidR="00662115" w:rsidRDefault="008D2A56">
      <w:pPr>
        <w:pStyle w:val="TOC2"/>
        <w:rPr>
          <w:rFonts w:asciiTheme="minorHAnsi" w:eastAsiaTheme="minorEastAsia" w:hAnsiTheme="minorHAnsi" w:cstheme="minorBidi"/>
          <w:b w:val="0"/>
          <w:sz w:val="22"/>
          <w:szCs w:val="22"/>
          <w:lang w:val="en-US" w:eastAsia="en-US"/>
        </w:rPr>
      </w:pPr>
      <w:hyperlink w:anchor="_Toc411442148" w:history="1">
        <w:r w:rsidR="00662115" w:rsidRPr="001572D5">
          <w:rPr>
            <w:rStyle w:val="Hyperlink"/>
          </w:rPr>
          <w:t>5.6</w:t>
        </w:r>
        <w:r w:rsidR="00662115">
          <w:rPr>
            <w:rFonts w:asciiTheme="minorHAnsi" w:eastAsiaTheme="minorEastAsia" w:hAnsiTheme="minorHAnsi" w:cstheme="minorBidi"/>
            <w:b w:val="0"/>
            <w:sz w:val="22"/>
            <w:szCs w:val="22"/>
            <w:lang w:val="en-US" w:eastAsia="en-US"/>
          </w:rPr>
          <w:tab/>
        </w:r>
        <w:r w:rsidR="00662115" w:rsidRPr="001572D5">
          <w:rPr>
            <w:rStyle w:val="Hyperlink"/>
          </w:rPr>
          <w:t>Support for Organization Administrator</w:t>
        </w:r>
        <w:r w:rsidR="00662115">
          <w:rPr>
            <w:webHidden/>
          </w:rPr>
          <w:tab/>
        </w:r>
        <w:r w:rsidR="00662115">
          <w:rPr>
            <w:webHidden/>
          </w:rPr>
          <w:fldChar w:fldCharType="begin"/>
        </w:r>
        <w:r w:rsidR="00662115">
          <w:rPr>
            <w:webHidden/>
          </w:rPr>
          <w:instrText xml:space="preserve"> PAGEREF _Toc411442148 \h </w:instrText>
        </w:r>
        <w:r w:rsidR="00662115">
          <w:rPr>
            <w:webHidden/>
          </w:rPr>
        </w:r>
        <w:r w:rsidR="00662115">
          <w:rPr>
            <w:webHidden/>
          </w:rPr>
          <w:fldChar w:fldCharType="separate"/>
        </w:r>
        <w:r w:rsidR="00662115">
          <w:rPr>
            <w:webHidden/>
          </w:rPr>
          <w:t>18</w:t>
        </w:r>
        <w:r w:rsidR="00662115">
          <w:rPr>
            <w:webHidden/>
          </w:rPr>
          <w:fldChar w:fldCharType="end"/>
        </w:r>
      </w:hyperlink>
    </w:p>
    <w:p w14:paraId="4675A2F2" w14:textId="77777777" w:rsidR="00662115" w:rsidRDefault="008D2A56">
      <w:pPr>
        <w:pStyle w:val="TOC3"/>
        <w:rPr>
          <w:rFonts w:asciiTheme="minorHAnsi" w:eastAsiaTheme="minorEastAsia" w:hAnsiTheme="minorHAnsi" w:cstheme="minorBidi"/>
          <w:sz w:val="22"/>
          <w:szCs w:val="22"/>
          <w:lang w:val="en-US" w:eastAsia="en-US"/>
        </w:rPr>
      </w:pPr>
      <w:hyperlink w:anchor="_Toc411442149" w:history="1">
        <w:r w:rsidR="00662115" w:rsidRPr="001572D5">
          <w:rPr>
            <w:rStyle w:val="Hyperlink"/>
            <w:rFonts w:cs="Arial"/>
          </w:rPr>
          <w:t>5.6.1</w:t>
        </w:r>
        <w:r w:rsidR="00662115">
          <w:rPr>
            <w:rFonts w:asciiTheme="minorHAnsi" w:eastAsiaTheme="minorEastAsia" w:hAnsiTheme="minorHAnsi" w:cstheme="minorBidi"/>
            <w:sz w:val="22"/>
            <w:szCs w:val="22"/>
            <w:lang w:val="en-US" w:eastAsia="en-US"/>
          </w:rPr>
          <w:tab/>
        </w:r>
        <w:r w:rsidR="00662115" w:rsidRPr="001572D5">
          <w:rPr>
            <w:rStyle w:val="Hyperlink"/>
          </w:rPr>
          <w:t>Application List</w:t>
        </w:r>
        <w:r w:rsidR="00662115">
          <w:rPr>
            <w:webHidden/>
          </w:rPr>
          <w:tab/>
        </w:r>
        <w:r w:rsidR="00662115">
          <w:rPr>
            <w:webHidden/>
          </w:rPr>
          <w:fldChar w:fldCharType="begin"/>
        </w:r>
        <w:r w:rsidR="00662115">
          <w:rPr>
            <w:webHidden/>
          </w:rPr>
          <w:instrText xml:space="preserve"> PAGEREF _Toc411442149 \h </w:instrText>
        </w:r>
        <w:r w:rsidR="00662115">
          <w:rPr>
            <w:webHidden/>
          </w:rPr>
        </w:r>
        <w:r w:rsidR="00662115">
          <w:rPr>
            <w:webHidden/>
          </w:rPr>
          <w:fldChar w:fldCharType="separate"/>
        </w:r>
        <w:r w:rsidR="00662115">
          <w:rPr>
            <w:webHidden/>
          </w:rPr>
          <w:t>19</w:t>
        </w:r>
        <w:r w:rsidR="00662115">
          <w:rPr>
            <w:webHidden/>
          </w:rPr>
          <w:fldChar w:fldCharType="end"/>
        </w:r>
      </w:hyperlink>
    </w:p>
    <w:p w14:paraId="29F8E553" w14:textId="77777777" w:rsidR="00662115" w:rsidRDefault="008D2A56">
      <w:pPr>
        <w:pStyle w:val="TOC3"/>
        <w:rPr>
          <w:rFonts w:asciiTheme="minorHAnsi" w:eastAsiaTheme="minorEastAsia" w:hAnsiTheme="minorHAnsi" w:cstheme="minorBidi"/>
          <w:sz w:val="22"/>
          <w:szCs w:val="22"/>
          <w:lang w:val="en-US" w:eastAsia="en-US"/>
        </w:rPr>
      </w:pPr>
      <w:hyperlink w:anchor="_Toc411442150" w:history="1">
        <w:r w:rsidR="00662115" w:rsidRPr="001572D5">
          <w:rPr>
            <w:rStyle w:val="Hyperlink"/>
            <w:rFonts w:cs="Arial"/>
          </w:rPr>
          <w:t>5.6.2</w:t>
        </w:r>
        <w:r w:rsidR="00662115">
          <w:rPr>
            <w:rFonts w:asciiTheme="minorHAnsi" w:eastAsiaTheme="minorEastAsia" w:hAnsiTheme="minorHAnsi" w:cstheme="minorBidi"/>
            <w:sz w:val="22"/>
            <w:szCs w:val="22"/>
            <w:lang w:val="en-US" w:eastAsia="en-US"/>
          </w:rPr>
          <w:tab/>
        </w:r>
        <w:r w:rsidR="00662115" w:rsidRPr="001572D5">
          <w:rPr>
            <w:rStyle w:val="Hyperlink"/>
          </w:rPr>
          <w:t>Application Editing/Deletion</w:t>
        </w:r>
        <w:r w:rsidR="00662115">
          <w:rPr>
            <w:webHidden/>
          </w:rPr>
          <w:tab/>
        </w:r>
        <w:r w:rsidR="00662115">
          <w:rPr>
            <w:webHidden/>
          </w:rPr>
          <w:fldChar w:fldCharType="begin"/>
        </w:r>
        <w:r w:rsidR="00662115">
          <w:rPr>
            <w:webHidden/>
          </w:rPr>
          <w:instrText xml:space="preserve"> PAGEREF _Toc411442150 \h </w:instrText>
        </w:r>
        <w:r w:rsidR="00662115">
          <w:rPr>
            <w:webHidden/>
          </w:rPr>
        </w:r>
        <w:r w:rsidR="00662115">
          <w:rPr>
            <w:webHidden/>
          </w:rPr>
          <w:fldChar w:fldCharType="separate"/>
        </w:r>
        <w:r w:rsidR="00662115">
          <w:rPr>
            <w:webHidden/>
          </w:rPr>
          <w:t>19</w:t>
        </w:r>
        <w:r w:rsidR="00662115">
          <w:rPr>
            <w:webHidden/>
          </w:rPr>
          <w:fldChar w:fldCharType="end"/>
        </w:r>
      </w:hyperlink>
    </w:p>
    <w:p w14:paraId="4C825899" w14:textId="77777777" w:rsidR="00662115" w:rsidRDefault="008D2A56">
      <w:pPr>
        <w:pStyle w:val="TOC3"/>
        <w:rPr>
          <w:rFonts w:asciiTheme="minorHAnsi" w:eastAsiaTheme="minorEastAsia" w:hAnsiTheme="minorHAnsi" w:cstheme="minorBidi"/>
          <w:sz w:val="22"/>
          <w:szCs w:val="22"/>
          <w:lang w:val="en-US" w:eastAsia="en-US"/>
        </w:rPr>
      </w:pPr>
      <w:hyperlink w:anchor="_Toc411442151" w:history="1">
        <w:r w:rsidR="00662115" w:rsidRPr="001572D5">
          <w:rPr>
            <w:rStyle w:val="Hyperlink"/>
            <w:rFonts w:cs="Arial"/>
          </w:rPr>
          <w:t>5.6.3</w:t>
        </w:r>
        <w:r w:rsidR="00662115">
          <w:rPr>
            <w:rFonts w:asciiTheme="minorHAnsi" w:eastAsiaTheme="minorEastAsia" w:hAnsiTheme="minorHAnsi" w:cstheme="minorBidi"/>
            <w:sz w:val="22"/>
            <w:szCs w:val="22"/>
            <w:lang w:val="en-US" w:eastAsia="en-US"/>
          </w:rPr>
          <w:tab/>
        </w:r>
        <w:r w:rsidR="00662115" w:rsidRPr="001572D5">
          <w:rPr>
            <w:rStyle w:val="Hyperlink"/>
          </w:rPr>
          <w:t>User Management</w:t>
        </w:r>
        <w:r w:rsidR="00662115">
          <w:rPr>
            <w:webHidden/>
          </w:rPr>
          <w:tab/>
        </w:r>
        <w:r w:rsidR="00662115">
          <w:rPr>
            <w:webHidden/>
          </w:rPr>
          <w:fldChar w:fldCharType="begin"/>
        </w:r>
        <w:r w:rsidR="00662115">
          <w:rPr>
            <w:webHidden/>
          </w:rPr>
          <w:instrText xml:space="preserve"> PAGEREF _Toc411442151 \h </w:instrText>
        </w:r>
        <w:r w:rsidR="00662115">
          <w:rPr>
            <w:webHidden/>
          </w:rPr>
        </w:r>
        <w:r w:rsidR="00662115">
          <w:rPr>
            <w:webHidden/>
          </w:rPr>
          <w:fldChar w:fldCharType="separate"/>
        </w:r>
        <w:r w:rsidR="00662115">
          <w:rPr>
            <w:webHidden/>
          </w:rPr>
          <w:t>19</w:t>
        </w:r>
        <w:r w:rsidR="00662115">
          <w:rPr>
            <w:webHidden/>
          </w:rPr>
          <w:fldChar w:fldCharType="end"/>
        </w:r>
      </w:hyperlink>
    </w:p>
    <w:p w14:paraId="3F8DCF4E" w14:textId="77777777" w:rsidR="00662115" w:rsidRDefault="008D2A56">
      <w:pPr>
        <w:pStyle w:val="TOC3"/>
        <w:rPr>
          <w:rFonts w:asciiTheme="minorHAnsi" w:eastAsiaTheme="minorEastAsia" w:hAnsiTheme="minorHAnsi" w:cstheme="minorBidi"/>
          <w:sz w:val="22"/>
          <w:szCs w:val="22"/>
          <w:lang w:val="en-US" w:eastAsia="en-US"/>
        </w:rPr>
      </w:pPr>
      <w:hyperlink w:anchor="_Toc411442152" w:history="1">
        <w:r w:rsidR="00662115" w:rsidRPr="001572D5">
          <w:rPr>
            <w:rStyle w:val="Hyperlink"/>
            <w:rFonts w:cs="Arial"/>
          </w:rPr>
          <w:t>5.6.4</w:t>
        </w:r>
        <w:r w:rsidR="00662115">
          <w:rPr>
            <w:rFonts w:asciiTheme="minorHAnsi" w:eastAsiaTheme="minorEastAsia" w:hAnsiTheme="minorHAnsi" w:cstheme="minorBidi"/>
            <w:sz w:val="22"/>
            <w:szCs w:val="22"/>
            <w:lang w:val="en-US" w:eastAsia="en-US"/>
          </w:rPr>
          <w:tab/>
        </w:r>
        <w:r w:rsidR="00662115" w:rsidRPr="001572D5">
          <w:rPr>
            <w:rStyle w:val="Hyperlink"/>
          </w:rPr>
          <w:t>Add User</w:t>
        </w:r>
        <w:r w:rsidR="00662115">
          <w:rPr>
            <w:webHidden/>
          </w:rPr>
          <w:tab/>
        </w:r>
        <w:r w:rsidR="00662115">
          <w:rPr>
            <w:webHidden/>
          </w:rPr>
          <w:fldChar w:fldCharType="begin"/>
        </w:r>
        <w:r w:rsidR="00662115">
          <w:rPr>
            <w:webHidden/>
          </w:rPr>
          <w:instrText xml:space="preserve"> PAGEREF _Toc411442152 \h </w:instrText>
        </w:r>
        <w:r w:rsidR="00662115">
          <w:rPr>
            <w:webHidden/>
          </w:rPr>
        </w:r>
        <w:r w:rsidR="00662115">
          <w:rPr>
            <w:webHidden/>
          </w:rPr>
          <w:fldChar w:fldCharType="separate"/>
        </w:r>
        <w:r w:rsidR="00662115">
          <w:rPr>
            <w:webHidden/>
          </w:rPr>
          <w:t>20</w:t>
        </w:r>
        <w:r w:rsidR="00662115">
          <w:rPr>
            <w:webHidden/>
          </w:rPr>
          <w:fldChar w:fldCharType="end"/>
        </w:r>
      </w:hyperlink>
    </w:p>
    <w:p w14:paraId="3E56C87D" w14:textId="77777777" w:rsidR="00662115" w:rsidRDefault="008D2A56">
      <w:pPr>
        <w:pStyle w:val="TOC3"/>
        <w:rPr>
          <w:rFonts w:asciiTheme="minorHAnsi" w:eastAsiaTheme="minorEastAsia" w:hAnsiTheme="minorHAnsi" w:cstheme="minorBidi"/>
          <w:sz w:val="22"/>
          <w:szCs w:val="22"/>
          <w:lang w:val="en-US" w:eastAsia="en-US"/>
        </w:rPr>
      </w:pPr>
      <w:hyperlink w:anchor="_Toc411442153" w:history="1">
        <w:r w:rsidR="00662115" w:rsidRPr="001572D5">
          <w:rPr>
            <w:rStyle w:val="Hyperlink"/>
            <w:rFonts w:cs="Arial"/>
          </w:rPr>
          <w:t>5.6.5</w:t>
        </w:r>
        <w:r w:rsidR="00662115">
          <w:rPr>
            <w:rFonts w:asciiTheme="minorHAnsi" w:eastAsiaTheme="minorEastAsia" w:hAnsiTheme="minorHAnsi" w:cstheme="minorBidi"/>
            <w:sz w:val="22"/>
            <w:szCs w:val="22"/>
            <w:lang w:val="en-US" w:eastAsia="en-US"/>
          </w:rPr>
          <w:tab/>
        </w:r>
        <w:r w:rsidR="00662115" w:rsidRPr="001572D5">
          <w:rPr>
            <w:rStyle w:val="Hyperlink"/>
          </w:rPr>
          <w:t>User account information</w:t>
        </w:r>
        <w:r w:rsidR="00662115">
          <w:rPr>
            <w:webHidden/>
          </w:rPr>
          <w:tab/>
        </w:r>
        <w:r w:rsidR="00662115">
          <w:rPr>
            <w:webHidden/>
          </w:rPr>
          <w:fldChar w:fldCharType="begin"/>
        </w:r>
        <w:r w:rsidR="00662115">
          <w:rPr>
            <w:webHidden/>
          </w:rPr>
          <w:instrText xml:space="preserve"> PAGEREF _Toc411442153 \h </w:instrText>
        </w:r>
        <w:r w:rsidR="00662115">
          <w:rPr>
            <w:webHidden/>
          </w:rPr>
        </w:r>
        <w:r w:rsidR="00662115">
          <w:rPr>
            <w:webHidden/>
          </w:rPr>
          <w:fldChar w:fldCharType="separate"/>
        </w:r>
        <w:r w:rsidR="00662115">
          <w:rPr>
            <w:webHidden/>
          </w:rPr>
          <w:t>21</w:t>
        </w:r>
        <w:r w:rsidR="00662115">
          <w:rPr>
            <w:webHidden/>
          </w:rPr>
          <w:fldChar w:fldCharType="end"/>
        </w:r>
      </w:hyperlink>
    </w:p>
    <w:p w14:paraId="2256457E" w14:textId="77777777" w:rsidR="00662115" w:rsidRDefault="008D2A56">
      <w:pPr>
        <w:pStyle w:val="TOC3"/>
        <w:rPr>
          <w:rFonts w:asciiTheme="minorHAnsi" w:eastAsiaTheme="minorEastAsia" w:hAnsiTheme="minorHAnsi" w:cstheme="minorBidi"/>
          <w:sz w:val="22"/>
          <w:szCs w:val="22"/>
          <w:lang w:val="en-US" w:eastAsia="en-US"/>
        </w:rPr>
      </w:pPr>
      <w:hyperlink w:anchor="_Toc411442154" w:history="1">
        <w:r w:rsidR="00662115" w:rsidRPr="001572D5">
          <w:rPr>
            <w:rStyle w:val="Hyperlink"/>
            <w:rFonts w:cs="Arial"/>
          </w:rPr>
          <w:t>5.6.6</w:t>
        </w:r>
        <w:r w:rsidR="00662115">
          <w:rPr>
            <w:rFonts w:asciiTheme="minorHAnsi" w:eastAsiaTheme="minorEastAsia" w:hAnsiTheme="minorHAnsi" w:cstheme="minorBidi"/>
            <w:sz w:val="22"/>
            <w:szCs w:val="22"/>
            <w:lang w:val="en-US" w:eastAsia="en-US"/>
          </w:rPr>
          <w:tab/>
        </w:r>
        <w:r w:rsidR="00662115" w:rsidRPr="001572D5">
          <w:rPr>
            <w:rStyle w:val="Hyperlink"/>
          </w:rPr>
          <w:t>User account approval</w:t>
        </w:r>
        <w:r w:rsidR="00662115">
          <w:rPr>
            <w:webHidden/>
          </w:rPr>
          <w:tab/>
        </w:r>
        <w:r w:rsidR="00662115">
          <w:rPr>
            <w:webHidden/>
          </w:rPr>
          <w:fldChar w:fldCharType="begin"/>
        </w:r>
        <w:r w:rsidR="00662115">
          <w:rPr>
            <w:webHidden/>
          </w:rPr>
          <w:instrText xml:space="preserve"> PAGEREF _Toc411442154 \h </w:instrText>
        </w:r>
        <w:r w:rsidR="00662115">
          <w:rPr>
            <w:webHidden/>
          </w:rPr>
        </w:r>
        <w:r w:rsidR="00662115">
          <w:rPr>
            <w:webHidden/>
          </w:rPr>
          <w:fldChar w:fldCharType="separate"/>
        </w:r>
        <w:r w:rsidR="00662115">
          <w:rPr>
            <w:webHidden/>
          </w:rPr>
          <w:t>25</w:t>
        </w:r>
        <w:r w:rsidR="00662115">
          <w:rPr>
            <w:webHidden/>
          </w:rPr>
          <w:fldChar w:fldCharType="end"/>
        </w:r>
      </w:hyperlink>
    </w:p>
    <w:p w14:paraId="62B4C3B2" w14:textId="77777777" w:rsidR="00662115" w:rsidRDefault="008D2A56">
      <w:pPr>
        <w:pStyle w:val="TOC2"/>
        <w:rPr>
          <w:rFonts w:asciiTheme="minorHAnsi" w:eastAsiaTheme="minorEastAsia" w:hAnsiTheme="minorHAnsi" w:cstheme="minorBidi"/>
          <w:b w:val="0"/>
          <w:sz w:val="22"/>
          <w:szCs w:val="22"/>
          <w:lang w:val="en-US" w:eastAsia="en-US"/>
        </w:rPr>
      </w:pPr>
      <w:hyperlink w:anchor="_Toc411442155" w:history="1">
        <w:r w:rsidR="00662115">
          <w:rPr>
            <w:rFonts w:asciiTheme="minorHAnsi" w:eastAsiaTheme="minorEastAsia" w:hAnsiTheme="minorHAnsi" w:cstheme="minorBidi"/>
            <w:b w:val="0"/>
            <w:sz w:val="22"/>
            <w:szCs w:val="22"/>
            <w:lang w:val="en-US" w:eastAsia="en-US"/>
          </w:rPr>
          <w:tab/>
        </w:r>
        <w:r w:rsidR="00662115" w:rsidRPr="001572D5">
          <w:rPr>
            <w:rStyle w:val="Hyperlink"/>
          </w:rPr>
          <w:t>Extend Profile pages by adding image/picture support</w:t>
        </w:r>
        <w:r w:rsidR="00662115">
          <w:rPr>
            <w:webHidden/>
          </w:rPr>
          <w:tab/>
        </w:r>
        <w:r w:rsidR="00662115">
          <w:rPr>
            <w:webHidden/>
          </w:rPr>
          <w:fldChar w:fldCharType="begin"/>
        </w:r>
        <w:r w:rsidR="00662115">
          <w:rPr>
            <w:webHidden/>
          </w:rPr>
          <w:instrText xml:space="preserve"> PAGEREF _Toc411442155 \h </w:instrText>
        </w:r>
        <w:r w:rsidR="00662115">
          <w:rPr>
            <w:webHidden/>
          </w:rPr>
        </w:r>
        <w:r w:rsidR="00662115">
          <w:rPr>
            <w:webHidden/>
          </w:rPr>
          <w:fldChar w:fldCharType="separate"/>
        </w:r>
        <w:r w:rsidR="00662115">
          <w:rPr>
            <w:webHidden/>
          </w:rPr>
          <w:t>25</w:t>
        </w:r>
        <w:r w:rsidR="00662115">
          <w:rPr>
            <w:webHidden/>
          </w:rPr>
          <w:fldChar w:fldCharType="end"/>
        </w:r>
      </w:hyperlink>
    </w:p>
    <w:p w14:paraId="4BC46419" w14:textId="77777777" w:rsidR="00662115" w:rsidRDefault="008D2A56">
      <w:pPr>
        <w:pStyle w:val="TOC3"/>
        <w:rPr>
          <w:rFonts w:asciiTheme="minorHAnsi" w:eastAsiaTheme="minorEastAsia" w:hAnsiTheme="minorHAnsi" w:cstheme="minorBidi"/>
          <w:sz w:val="22"/>
          <w:szCs w:val="22"/>
          <w:lang w:val="en-US" w:eastAsia="en-US"/>
        </w:rPr>
      </w:pPr>
      <w:hyperlink w:anchor="_Toc411442156" w:history="1">
        <w:r w:rsidR="00662115" w:rsidRPr="001572D5">
          <w:rPr>
            <w:rStyle w:val="Hyperlink"/>
            <w:rFonts w:cs="Arial"/>
          </w:rPr>
          <w:t>5.6.7</w:t>
        </w:r>
        <w:r w:rsidR="00662115">
          <w:rPr>
            <w:rFonts w:asciiTheme="minorHAnsi" w:eastAsiaTheme="minorEastAsia" w:hAnsiTheme="minorHAnsi" w:cstheme="minorBidi"/>
            <w:sz w:val="22"/>
            <w:szCs w:val="22"/>
            <w:lang w:val="en-US" w:eastAsia="en-US"/>
          </w:rPr>
          <w:tab/>
        </w:r>
        <w:r w:rsidR="00662115" w:rsidRPr="001572D5">
          <w:rPr>
            <w:rStyle w:val="Hyperlink"/>
          </w:rPr>
          <w:t>View profile</w:t>
        </w:r>
        <w:r w:rsidR="00662115">
          <w:rPr>
            <w:webHidden/>
          </w:rPr>
          <w:tab/>
        </w:r>
        <w:r w:rsidR="00662115">
          <w:rPr>
            <w:webHidden/>
          </w:rPr>
          <w:fldChar w:fldCharType="begin"/>
        </w:r>
        <w:r w:rsidR="00662115">
          <w:rPr>
            <w:webHidden/>
          </w:rPr>
          <w:instrText xml:space="preserve"> PAGEREF _Toc411442156 \h </w:instrText>
        </w:r>
        <w:r w:rsidR="00662115">
          <w:rPr>
            <w:webHidden/>
          </w:rPr>
        </w:r>
        <w:r w:rsidR="00662115">
          <w:rPr>
            <w:webHidden/>
          </w:rPr>
          <w:fldChar w:fldCharType="separate"/>
        </w:r>
        <w:r w:rsidR="00662115">
          <w:rPr>
            <w:webHidden/>
          </w:rPr>
          <w:t>25</w:t>
        </w:r>
        <w:r w:rsidR="00662115">
          <w:rPr>
            <w:webHidden/>
          </w:rPr>
          <w:fldChar w:fldCharType="end"/>
        </w:r>
      </w:hyperlink>
    </w:p>
    <w:p w14:paraId="4840E427" w14:textId="77777777" w:rsidR="00662115" w:rsidRDefault="008D2A56">
      <w:pPr>
        <w:pStyle w:val="TOC3"/>
        <w:rPr>
          <w:rFonts w:asciiTheme="minorHAnsi" w:eastAsiaTheme="minorEastAsia" w:hAnsiTheme="minorHAnsi" w:cstheme="minorBidi"/>
          <w:sz w:val="22"/>
          <w:szCs w:val="22"/>
          <w:lang w:val="en-US" w:eastAsia="en-US"/>
        </w:rPr>
      </w:pPr>
      <w:hyperlink w:anchor="_Toc411442157" w:history="1">
        <w:r w:rsidR="00662115" w:rsidRPr="001572D5">
          <w:rPr>
            <w:rStyle w:val="Hyperlink"/>
            <w:rFonts w:cs="Arial"/>
          </w:rPr>
          <w:t>5.6.8</w:t>
        </w:r>
        <w:r w:rsidR="00662115">
          <w:rPr>
            <w:rFonts w:asciiTheme="minorHAnsi" w:eastAsiaTheme="minorEastAsia" w:hAnsiTheme="minorHAnsi" w:cstheme="minorBidi"/>
            <w:sz w:val="22"/>
            <w:szCs w:val="22"/>
            <w:lang w:val="en-US" w:eastAsia="en-US"/>
          </w:rPr>
          <w:tab/>
        </w:r>
        <w:r w:rsidR="00662115" w:rsidRPr="001572D5">
          <w:rPr>
            <w:rStyle w:val="Hyperlink"/>
          </w:rPr>
          <w:t>Edit profile</w:t>
        </w:r>
        <w:r w:rsidR="00662115">
          <w:rPr>
            <w:webHidden/>
          </w:rPr>
          <w:tab/>
        </w:r>
        <w:r w:rsidR="00662115">
          <w:rPr>
            <w:webHidden/>
          </w:rPr>
          <w:fldChar w:fldCharType="begin"/>
        </w:r>
        <w:r w:rsidR="00662115">
          <w:rPr>
            <w:webHidden/>
          </w:rPr>
          <w:instrText xml:space="preserve"> PAGEREF _Toc411442157 \h </w:instrText>
        </w:r>
        <w:r w:rsidR="00662115">
          <w:rPr>
            <w:webHidden/>
          </w:rPr>
        </w:r>
        <w:r w:rsidR="00662115">
          <w:rPr>
            <w:webHidden/>
          </w:rPr>
          <w:fldChar w:fldCharType="separate"/>
        </w:r>
        <w:r w:rsidR="00662115">
          <w:rPr>
            <w:webHidden/>
          </w:rPr>
          <w:t>26</w:t>
        </w:r>
        <w:r w:rsidR="00662115">
          <w:rPr>
            <w:webHidden/>
          </w:rPr>
          <w:fldChar w:fldCharType="end"/>
        </w:r>
      </w:hyperlink>
    </w:p>
    <w:p w14:paraId="7C7D9A89" w14:textId="77777777" w:rsidR="00662115" w:rsidRDefault="008D2A56">
      <w:pPr>
        <w:pStyle w:val="TOC2"/>
        <w:rPr>
          <w:rFonts w:asciiTheme="minorHAnsi" w:eastAsiaTheme="minorEastAsia" w:hAnsiTheme="minorHAnsi" w:cstheme="minorBidi"/>
          <w:b w:val="0"/>
          <w:sz w:val="22"/>
          <w:szCs w:val="22"/>
          <w:lang w:val="en-US" w:eastAsia="en-US"/>
        </w:rPr>
      </w:pPr>
      <w:hyperlink w:anchor="_Toc411442158" w:history="1">
        <w:r w:rsidR="00662115" w:rsidRPr="001572D5">
          <w:rPr>
            <w:rStyle w:val="Hyperlink"/>
          </w:rPr>
          <w:t>5.7</w:t>
        </w:r>
        <w:r w:rsidR="00662115">
          <w:rPr>
            <w:rFonts w:asciiTheme="minorHAnsi" w:eastAsiaTheme="minorEastAsia" w:hAnsiTheme="minorHAnsi" w:cstheme="minorBidi"/>
            <w:b w:val="0"/>
            <w:sz w:val="22"/>
            <w:szCs w:val="22"/>
            <w:lang w:val="en-US" w:eastAsia="en-US"/>
          </w:rPr>
          <w:tab/>
        </w:r>
        <w:r w:rsidR="00662115" w:rsidRPr="001572D5">
          <w:rPr>
            <w:rStyle w:val="Hyperlink"/>
          </w:rPr>
          <w:t>Support for API Administrator (Deferred for API Portal 7.4a</w:t>
        </w:r>
        <w:r w:rsidR="00662115">
          <w:rPr>
            <w:webHidden/>
          </w:rPr>
          <w:tab/>
        </w:r>
        <w:r w:rsidR="00662115">
          <w:rPr>
            <w:webHidden/>
          </w:rPr>
          <w:fldChar w:fldCharType="begin"/>
        </w:r>
        <w:r w:rsidR="00662115">
          <w:rPr>
            <w:webHidden/>
          </w:rPr>
          <w:instrText xml:space="preserve"> PAGEREF _Toc411442158 \h </w:instrText>
        </w:r>
        <w:r w:rsidR="00662115">
          <w:rPr>
            <w:webHidden/>
          </w:rPr>
        </w:r>
        <w:r w:rsidR="00662115">
          <w:rPr>
            <w:webHidden/>
          </w:rPr>
          <w:fldChar w:fldCharType="separate"/>
        </w:r>
        <w:r w:rsidR="00662115">
          <w:rPr>
            <w:webHidden/>
          </w:rPr>
          <w:t>27</w:t>
        </w:r>
        <w:r w:rsidR="00662115">
          <w:rPr>
            <w:webHidden/>
          </w:rPr>
          <w:fldChar w:fldCharType="end"/>
        </w:r>
      </w:hyperlink>
    </w:p>
    <w:p w14:paraId="799E68F6" w14:textId="77777777" w:rsidR="00662115" w:rsidRDefault="008D2A56">
      <w:pPr>
        <w:pStyle w:val="TOC1"/>
        <w:rPr>
          <w:rFonts w:asciiTheme="minorHAnsi" w:eastAsiaTheme="minorEastAsia" w:hAnsiTheme="minorHAnsi" w:cstheme="minorBidi"/>
          <w:b w:val="0"/>
          <w:szCs w:val="22"/>
          <w:lang w:val="en-US" w:eastAsia="en-US"/>
        </w:rPr>
      </w:pPr>
      <w:hyperlink w:anchor="_Toc411442159" w:history="1">
        <w:r w:rsidR="00662115" w:rsidRPr="001572D5">
          <w:rPr>
            <w:rStyle w:val="Hyperlink"/>
          </w:rPr>
          <w:t>6</w:t>
        </w:r>
        <w:r w:rsidR="00662115">
          <w:rPr>
            <w:rFonts w:asciiTheme="minorHAnsi" w:eastAsiaTheme="minorEastAsia" w:hAnsiTheme="minorHAnsi" w:cstheme="minorBidi"/>
            <w:b w:val="0"/>
            <w:szCs w:val="22"/>
            <w:lang w:val="en-US" w:eastAsia="en-US"/>
          </w:rPr>
          <w:tab/>
        </w:r>
        <w:r w:rsidR="00662115" w:rsidRPr="001572D5">
          <w:rPr>
            <w:rStyle w:val="Hyperlink"/>
          </w:rPr>
          <w:t>Appendix A</w:t>
        </w:r>
        <w:r w:rsidR="00662115">
          <w:rPr>
            <w:webHidden/>
          </w:rPr>
          <w:tab/>
        </w:r>
        <w:r w:rsidR="00662115">
          <w:rPr>
            <w:webHidden/>
          </w:rPr>
          <w:fldChar w:fldCharType="begin"/>
        </w:r>
        <w:r w:rsidR="00662115">
          <w:rPr>
            <w:webHidden/>
          </w:rPr>
          <w:instrText xml:space="preserve"> PAGEREF _Toc411442159 \h </w:instrText>
        </w:r>
        <w:r w:rsidR="00662115">
          <w:rPr>
            <w:webHidden/>
          </w:rPr>
        </w:r>
        <w:r w:rsidR="00662115">
          <w:rPr>
            <w:webHidden/>
          </w:rPr>
          <w:fldChar w:fldCharType="separate"/>
        </w:r>
        <w:r w:rsidR="00662115">
          <w:rPr>
            <w:webHidden/>
          </w:rPr>
          <w:t>28</w:t>
        </w:r>
        <w:r w:rsidR="00662115">
          <w:rPr>
            <w:webHidden/>
          </w:rPr>
          <w:fldChar w:fldCharType="end"/>
        </w:r>
      </w:hyperlink>
    </w:p>
    <w:p w14:paraId="4D2D947C" w14:textId="77777777" w:rsidR="00CD313C" w:rsidRDefault="007E205D" w:rsidP="00E414F4">
      <w:r>
        <w:rPr>
          <w:noProof/>
          <w:lang w:val="fr-FR"/>
        </w:rPr>
        <w:fldChar w:fldCharType="end"/>
      </w:r>
    </w:p>
    <w:p w14:paraId="68A64145" w14:textId="77777777" w:rsidR="00166C38" w:rsidRPr="00BF7DE3" w:rsidRDefault="00166C38" w:rsidP="00166C38">
      <w:pPr>
        <w:pStyle w:val="Heading1"/>
      </w:pPr>
      <w:bookmarkStart w:id="34" w:name="_Toc411442132"/>
      <w:bookmarkStart w:id="35" w:name="_Toc205788974"/>
      <w:r>
        <w:lastRenderedPageBreak/>
        <w:t>Revision History</w:t>
      </w:r>
      <w:bookmarkEnd w:id="34"/>
    </w:p>
    <w:p w14:paraId="4D22E74E" w14:textId="77777777" w:rsidR="00166C38" w:rsidRDefault="00166C38" w:rsidP="00166C38">
      <w:pPr>
        <w:pStyle w:val="introChapter"/>
        <w:spacing w:before="120"/>
        <w:ind w:hanging="288"/>
      </w:pPr>
    </w:p>
    <w:p w14:paraId="4F10831C" w14:textId="77777777" w:rsidR="00166C38" w:rsidRPr="00166C38" w:rsidRDefault="00166C38" w:rsidP="00166C38">
      <w:pPr>
        <w:pStyle w:val="spchapter"/>
      </w:pPr>
    </w:p>
    <w:tbl>
      <w:tblPr>
        <w:tblW w:w="9540" w:type="dxa"/>
        <w:jc w:val="center"/>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ayout w:type="fixed"/>
        <w:tblLook w:val="00A0" w:firstRow="1" w:lastRow="0" w:firstColumn="1" w:lastColumn="0" w:noHBand="0" w:noVBand="0"/>
      </w:tblPr>
      <w:tblGrid>
        <w:gridCol w:w="1350"/>
        <w:gridCol w:w="2052"/>
        <w:gridCol w:w="1908"/>
        <w:gridCol w:w="4230"/>
      </w:tblGrid>
      <w:tr w:rsidR="00166C38" w14:paraId="518DD801" w14:textId="77777777" w:rsidTr="009771BF">
        <w:trPr>
          <w:tblHeader/>
          <w:jc w:val="center"/>
        </w:trPr>
        <w:tc>
          <w:tcPr>
            <w:tcW w:w="1350" w:type="dxa"/>
          </w:tcPr>
          <w:p w14:paraId="4782B8F7" w14:textId="77777777" w:rsidR="00166C38" w:rsidRPr="000C5EBF" w:rsidRDefault="00166C38" w:rsidP="00166C38">
            <w:pPr>
              <w:pStyle w:val="NoSpacing"/>
              <w:rPr>
                <w:rFonts w:asciiTheme="majorHAnsi" w:hAnsiTheme="majorHAnsi"/>
                <w:b/>
              </w:rPr>
            </w:pPr>
            <w:r w:rsidRPr="000C5EBF">
              <w:rPr>
                <w:rFonts w:asciiTheme="majorHAnsi" w:hAnsiTheme="majorHAnsi"/>
                <w:b/>
              </w:rPr>
              <w:t>Revision</w:t>
            </w:r>
          </w:p>
        </w:tc>
        <w:tc>
          <w:tcPr>
            <w:tcW w:w="2052" w:type="dxa"/>
          </w:tcPr>
          <w:p w14:paraId="7CFEB5DE" w14:textId="77777777" w:rsidR="00166C38" w:rsidRPr="000C5EBF" w:rsidRDefault="00166C38" w:rsidP="00166C38">
            <w:pPr>
              <w:pStyle w:val="NoSpacing"/>
              <w:rPr>
                <w:rFonts w:asciiTheme="majorHAnsi" w:hAnsiTheme="majorHAnsi"/>
                <w:b/>
              </w:rPr>
            </w:pPr>
            <w:r w:rsidRPr="000C5EBF">
              <w:rPr>
                <w:rFonts w:asciiTheme="majorHAnsi" w:hAnsiTheme="majorHAnsi"/>
                <w:b/>
              </w:rPr>
              <w:t>Date</w:t>
            </w:r>
          </w:p>
        </w:tc>
        <w:tc>
          <w:tcPr>
            <w:tcW w:w="1908" w:type="dxa"/>
          </w:tcPr>
          <w:p w14:paraId="5293F331" w14:textId="77777777" w:rsidR="00166C38" w:rsidRPr="000C5EBF" w:rsidRDefault="00166C38" w:rsidP="00166C38">
            <w:pPr>
              <w:pStyle w:val="NoSpacing"/>
              <w:rPr>
                <w:rFonts w:asciiTheme="majorHAnsi" w:hAnsiTheme="majorHAnsi"/>
                <w:b/>
              </w:rPr>
            </w:pPr>
            <w:r w:rsidRPr="000C5EBF">
              <w:rPr>
                <w:rFonts w:asciiTheme="majorHAnsi" w:hAnsiTheme="majorHAnsi"/>
                <w:b/>
              </w:rPr>
              <w:t>Author</w:t>
            </w:r>
          </w:p>
        </w:tc>
        <w:tc>
          <w:tcPr>
            <w:tcW w:w="4230" w:type="dxa"/>
          </w:tcPr>
          <w:p w14:paraId="10E58E39" w14:textId="77777777" w:rsidR="00166C38" w:rsidRPr="000C5EBF" w:rsidRDefault="00166C38" w:rsidP="00166C38">
            <w:pPr>
              <w:pStyle w:val="NoSpacing"/>
              <w:rPr>
                <w:rFonts w:asciiTheme="majorHAnsi" w:hAnsiTheme="majorHAnsi"/>
                <w:b/>
              </w:rPr>
            </w:pPr>
            <w:r w:rsidRPr="000C5EBF">
              <w:rPr>
                <w:rFonts w:asciiTheme="majorHAnsi" w:hAnsiTheme="majorHAnsi"/>
                <w:b/>
              </w:rPr>
              <w:t>Comments</w:t>
            </w:r>
          </w:p>
        </w:tc>
      </w:tr>
      <w:tr w:rsidR="00166C38" w14:paraId="18CD3CE6" w14:textId="77777777" w:rsidTr="009771BF">
        <w:trPr>
          <w:jc w:val="center"/>
        </w:trPr>
        <w:tc>
          <w:tcPr>
            <w:tcW w:w="1350" w:type="dxa"/>
          </w:tcPr>
          <w:p w14:paraId="49A47A26" w14:textId="77777777" w:rsidR="00166C38" w:rsidRPr="0067269D" w:rsidRDefault="00750329" w:rsidP="00166C38">
            <w:pPr>
              <w:pStyle w:val="NoSpacing"/>
              <w:rPr>
                <w:rFonts w:asciiTheme="majorHAnsi" w:hAnsiTheme="majorHAnsi"/>
                <w:sz w:val="18"/>
              </w:rPr>
            </w:pPr>
            <w:r>
              <w:rPr>
                <w:rFonts w:asciiTheme="majorHAnsi" w:hAnsiTheme="majorHAnsi"/>
                <w:sz w:val="18"/>
              </w:rPr>
              <w:t>2</w:t>
            </w:r>
            <w:r w:rsidR="00166C38" w:rsidRPr="0067269D">
              <w:rPr>
                <w:rFonts w:asciiTheme="majorHAnsi" w:hAnsiTheme="majorHAnsi"/>
                <w:sz w:val="18"/>
              </w:rPr>
              <w:t>.0</w:t>
            </w:r>
          </w:p>
        </w:tc>
        <w:tc>
          <w:tcPr>
            <w:tcW w:w="2052" w:type="dxa"/>
          </w:tcPr>
          <w:p w14:paraId="45EEF133" w14:textId="77777777" w:rsidR="00166C38" w:rsidRPr="0067269D" w:rsidRDefault="00091201" w:rsidP="00091201">
            <w:pPr>
              <w:pStyle w:val="NoSpacing"/>
              <w:rPr>
                <w:rFonts w:asciiTheme="majorHAnsi" w:hAnsiTheme="majorHAnsi"/>
                <w:sz w:val="18"/>
              </w:rPr>
            </w:pPr>
            <w:r>
              <w:rPr>
                <w:rFonts w:asciiTheme="majorHAnsi" w:hAnsiTheme="majorHAnsi"/>
                <w:sz w:val="18"/>
              </w:rPr>
              <w:t>8</w:t>
            </w:r>
            <w:r w:rsidR="0067269D" w:rsidRPr="0067269D">
              <w:rPr>
                <w:rFonts w:asciiTheme="majorHAnsi" w:hAnsiTheme="majorHAnsi"/>
                <w:sz w:val="18"/>
                <w:vertAlign w:val="superscript"/>
              </w:rPr>
              <w:t>-th</w:t>
            </w:r>
            <w:r w:rsidR="0067269D">
              <w:rPr>
                <w:rFonts w:asciiTheme="majorHAnsi" w:hAnsiTheme="majorHAnsi"/>
                <w:sz w:val="18"/>
              </w:rPr>
              <w:t xml:space="preserve"> </w:t>
            </w:r>
            <w:r>
              <w:rPr>
                <w:rFonts w:asciiTheme="majorHAnsi" w:hAnsiTheme="majorHAnsi"/>
                <w:sz w:val="18"/>
              </w:rPr>
              <w:t>Oct</w:t>
            </w:r>
            <w:r w:rsidR="0067269D">
              <w:rPr>
                <w:rFonts w:asciiTheme="majorHAnsi" w:hAnsiTheme="majorHAnsi"/>
                <w:sz w:val="18"/>
              </w:rPr>
              <w:t xml:space="preserve"> 2014</w:t>
            </w:r>
          </w:p>
        </w:tc>
        <w:tc>
          <w:tcPr>
            <w:tcW w:w="1908" w:type="dxa"/>
          </w:tcPr>
          <w:p w14:paraId="7AA812DB" w14:textId="77777777" w:rsidR="00166C38" w:rsidRPr="0067269D" w:rsidRDefault="00091201" w:rsidP="00166C38">
            <w:pPr>
              <w:pStyle w:val="NoSpacing"/>
              <w:rPr>
                <w:rFonts w:asciiTheme="majorHAnsi" w:hAnsiTheme="majorHAnsi"/>
                <w:sz w:val="18"/>
              </w:rPr>
            </w:pPr>
            <w:r>
              <w:rPr>
                <w:rFonts w:asciiTheme="majorHAnsi" w:hAnsiTheme="majorHAnsi"/>
                <w:sz w:val="18"/>
              </w:rPr>
              <w:t>Totyo Totev</w:t>
            </w:r>
          </w:p>
        </w:tc>
        <w:tc>
          <w:tcPr>
            <w:tcW w:w="4230" w:type="dxa"/>
          </w:tcPr>
          <w:p w14:paraId="1CE859E4" w14:textId="77777777" w:rsidR="00166C38" w:rsidRPr="0067269D" w:rsidRDefault="00166C38" w:rsidP="00166C38">
            <w:pPr>
              <w:pStyle w:val="NoSpacing"/>
              <w:rPr>
                <w:rFonts w:asciiTheme="majorHAnsi" w:hAnsiTheme="majorHAnsi"/>
                <w:sz w:val="18"/>
              </w:rPr>
            </w:pPr>
            <w:r w:rsidRPr="0067269D">
              <w:rPr>
                <w:rFonts w:asciiTheme="majorHAnsi" w:hAnsiTheme="majorHAnsi"/>
                <w:sz w:val="18"/>
              </w:rPr>
              <w:t>First draft.</w:t>
            </w:r>
          </w:p>
        </w:tc>
      </w:tr>
      <w:tr w:rsidR="00E817A1" w14:paraId="6527303D" w14:textId="77777777" w:rsidTr="009771BF">
        <w:trPr>
          <w:jc w:val="center"/>
        </w:trPr>
        <w:tc>
          <w:tcPr>
            <w:tcW w:w="1350" w:type="dxa"/>
          </w:tcPr>
          <w:p w14:paraId="14A5F875" w14:textId="77777777" w:rsidR="00E817A1" w:rsidRPr="0067269D" w:rsidRDefault="00750329" w:rsidP="00166C38">
            <w:pPr>
              <w:pStyle w:val="NoSpacing"/>
              <w:rPr>
                <w:rFonts w:asciiTheme="majorHAnsi" w:hAnsiTheme="majorHAnsi"/>
                <w:sz w:val="18"/>
              </w:rPr>
            </w:pPr>
            <w:r>
              <w:rPr>
                <w:rFonts w:asciiTheme="majorHAnsi" w:hAnsiTheme="majorHAnsi"/>
                <w:sz w:val="18"/>
              </w:rPr>
              <w:t>2.1</w:t>
            </w:r>
          </w:p>
        </w:tc>
        <w:tc>
          <w:tcPr>
            <w:tcW w:w="2052" w:type="dxa"/>
          </w:tcPr>
          <w:p w14:paraId="3E395D1F" w14:textId="77777777" w:rsidR="00E817A1" w:rsidRPr="0067269D" w:rsidRDefault="00750329" w:rsidP="00166C38">
            <w:pPr>
              <w:pStyle w:val="NoSpacing"/>
              <w:rPr>
                <w:rFonts w:asciiTheme="majorHAnsi" w:hAnsiTheme="majorHAnsi"/>
                <w:sz w:val="18"/>
              </w:rPr>
            </w:pPr>
            <w:r>
              <w:rPr>
                <w:rFonts w:asciiTheme="majorHAnsi" w:hAnsiTheme="majorHAnsi"/>
                <w:sz w:val="18"/>
              </w:rPr>
              <w:t>10</w:t>
            </w:r>
            <w:r w:rsidRPr="00750329">
              <w:rPr>
                <w:rFonts w:asciiTheme="majorHAnsi" w:hAnsiTheme="majorHAnsi"/>
                <w:sz w:val="18"/>
                <w:vertAlign w:val="superscript"/>
              </w:rPr>
              <w:t>th</w:t>
            </w:r>
            <w:r>
              <w:rPr>
                <w:rFonts w:asciiTheme="majorHAnsi" w:hAnsiTheme="majorHAnsi"/>
                <w:sz w:val="18"/>
              </w:rPr>
              <w:t xml:space="preserve"> Oct 2014</w:t>
            </w:r>
          </w:p>
        </w:tc>
        <w:tc>
          <w:tcPr>
            <w:tcW w:w="1908" w:type="dxa"/>
          </w:tcPr>
          <w:p w14:paraId="39B64614" w14:textId="77777777" w:rsidR="00E817A1" w:rsidRPr="0067269D" w:rsidRDefault="00750329" w:rsidP="00166C38">
            <w:pPr>
              <w:pStyle w:val="NoSpacing"/>
              <w:rPr>
                <w:rFonts w:asciiTheme="majorHAnsi" w:hAnsiTheme="majorHAnsi"/>
                <w:sz w:val="18"/>
              </w:rPr>
            </w:pPr>
            <w:r>
              <w:rPr>
                <w:rFonts w:asciiTheme="majorHAnsi" w:hAnsiTheme="majorHAnsi"/>
                <w:sz w:val="18"/>
              </w:rPr>
              <w:t>Petya Karastoyanova</w:t>
            </w:r>
          </w:p>
        </w:tc>
        <w:tc>
          <w:tcPr>
            <w:tcW w:w="4230" w:type="dxa"/>
          </w:tcPr>
          <w:p w14:paraId="20AB429C" w14:textId="77777777" w:rsidR="00E817A1" w:rsidRPr="0067269D" w:rsidRDefault="00750329" w:rsidP="00166C38">
            <w:pPr>
              <w:pStyle w:val="NoSpacing"/>
              <w:rPr>
                <w:rFonts w:asciiTheme="majorHAnsi" w:hAnsiTheme="majorHAnsi"/>
                <w:sz w:val="18"/>
              </w:rPr>
            </w:pPr>
            <w:r>
              <w:rPr>
                <w:rFonts w:asciiTheme="majorHAnsi" w:hAnsiTheme="majorHAnsi"/>
                <w:sz w:val="18"/>
              </w:rPr>
              <w:t>Added details about web services and oauth requirements.</w:t>
            </w:r>
          </w:p>
        </w:tc>
      </w:tr>
      <w:tr w:rsidR="00123E95" w14:paraId="227CE09E" w14:textId="77777777" w:rsidTr="006143E7">
        <w:trPr>
          <w:jc w:val="center"/>
          <w:ins w:id="36" w:author="Totyo Totev" w:date="2014-10-14T12:17:00Z"/>
        </w:trPr>
        <w:tc>
          <w:tcPr>
            <w:tcW w:w="1350" w:type="dxa"/>
          </w:tcPr>
          <w:p w14:paraId="2B727EA3" w14:textId="77777777" w:rsidR="00123E95" w:rsidRPr="0067269D" w:rsidRDefault="00123E95" w:rsidP="006143E7">
            <w:pPr>
              <w:pStyle w:val="NoSpacing"/>
              <w:rPr>
                <w:ins w:id="37" w:author="Totyo Totev" w:date="2014-10-14T12:17:00Z"/>
                <w:rFonts w:asciiTheme="majorHAnsi" w:hAnsiTheme="majorHAnsi"/>
                <w:sz w:val="18"/>
              </w:rPr>
            </w:pPr>
            <w:ins w:id="38" w:author="Totyo Totev" w:date="2014-10-14T12:17:00Z">
              <w:r>
                <w:rPr>
                  <w:rFonts w:asciiTheme="majorHAnsi" w:hAnsiTheme="majorHAnsi"/>
                  <w:sz w:val="18"/>
                </w:rPr>
                <w:t>2.2</w:t>
              </w:r>
            </w:ins>
          </w:p>
        </w:tc>
        <w:tc>
          <w:tcPr>
            <w:tcW w:w="2052" w:type="dxa"/>
          </w:tcPr>
          <w:p w14:paraId="6270EAF6" w14:textId="77777777" w:rsidR="00123E95" w:rsidRPr="0067269D" w:rsidRDefault="00123E95" w:rsidP="006143E7">
            <w:pPr>
              <w:pStyle w:val="NoSpacing"/>
              <w:rPr>
                <w:ins w:id="39" w:author="Totyo Totev" w:date="2014-10-14T12:17:00Z"/>
                <w:rFonts w:asciiTheme="majorHAnsi" w:hAnsiTheme="majorHAnsi"/>
                <w:sz w:val="18"/>
              </w:rPr>
            </w:pPr>
            <w:ins w:id="40" w:author="Totyo Totev" w:date="2014-10-14T12:17:00Z">
              <w:r>
                <w:rPr>
                  <w:rFonts w:asciiTheme="majorHAnsi" w:hAnsiTheme="majorHAnsi"/>
                  <w:sz w:val="18"/>
                </w:rPr>
                <w:t>14</w:t>
              </w:r>
              <w:r w:rsidRPr="00750329">
                <w:rPr>
                  <w:rFonts w:asciiTheme="majorHAnsi" w:hAnsiTheme="majorHAnsi"/>
                  <w:sz w:val="18"/>
                  <w:vertAlign w:val="superscript"/>
                </w:rPr>
                <w:t>th</w:t>
              </w:r>
              <w:r>
                <w:rPr>
                  <w:rFonts w:asciiTheme="majorHAnsi" w:hAnsiTheme="majorHAnsi"/>
                  <w:sz w:val="18"/>
                </w:rPr>
                <w:t xml:space="preserve"> Oct 2014</w:t>
              </w:r>
            </w:ins>
          </w:p>
        </w:tc>
        <w:tc>
          <w:tcPr>
            <w:tcW w:w="1908" w:type="dxa"/>
          </w:tcPr>
          <w:p w14:paraId="20F2BE9A" w14:textId="77777777" w:rsidR="00123E95" w:rsidRPr="0067269D" w:rsidRDefault="00123E95" w:rsidP="006143E7">
            <w:pPr>
              <w:pStyle w:val="NoSpacing"/>
              <w:rPr>
                <w:ins w:id="41" w:author="Totyo Totev" w:date="2014-10-14T12:17:00Z"/>
                <w:rFonts w:asciiTheme="majorHAnsi" w:hAnsiTheme="majorHAnsi"/>
                <w:sz w:val="18"/>
              </w:rPr>
            </w:pPr>
            <w:ins w:id="42" w:author="Totyo Totev" w:date="2014-10-14T12:17:00Z">
              <w:r>
                <w:rPr>
                  <w:rFonts w:asciiTheme="majorHAnsi" w:hAnsiTheme="majorHAnsi"/>
                  <w:sz w:val="18"/>
                </w:rPr>
                <w:t>Totyo Totev</w:t>
              </w:r>
            </w:ins>
          </w:p>
        </w:tc>
        <w:tc>
          <w:tcPr>
            <w:tcW w:w="4230" w:type="dxa"/>
          </w:tcPr>
          <w:p w14:paraId="1B86EE9E" w14:textId="77777777" w:rsidR="00123E95" w:rsidRPr="0067269D" w:rsidRDefault="00123E95" w:rsidP="006143E7">
            <w:pPr>
              <w:pStyle w:val="NoSpacing"/>
              <w:rPr>
                <w:ins w:id="43" w:author="Totyo Totev" w:date="2014-10-14T12:17:00Z"/>
                <w:rFonts w:asciiTheme="majorHAnsi" w:hAnsiTheme="majorHAnsi"/>
                <w:sz w:val="18"/>
              </w:rPr>
            </w:pPr>
            <w:ins w:id="44" w:author="Totyo Totev" w:date="2014-10-14T12:18:00Z">
              <w:r>
                <w:rPr>
                  <w:rFonts w:asciiTheme="majorHAnsi" w:hAnsiTheme="majorHAnsi"/>
                  <w:sz w:val="18"/>
                </w:rPr>
                <w:t xml:space="preserve">Addressing Dave’s notes </w:t>
              </w:r>
            </w:ins>
          </w:p>
        </w:tc>
      </w:tr>
      <w:tr w:rsidR="00E817A1" w14:paraId="28E95C38" w14:textId="77777777" w:rsidTr="009771BF">
        <w:trPr>
          <w:jc w:val="center"/>
        </w:trPr>
        <w:tc>
          <w:tcPr>
            <w:tcW w:w="1350" w:type="dxa"/>
          </w:tcPr>
          <w:p w14:paraId="2BC1D03C" w14:textId="77777777" w:rsidR="00E817A1" w:rsidRPr="0067269D" w:rsidRDefault="00646F73" w:rsidP="00166C38">
            <w:pPr>
              <w:pStyle w:val="NoSpacing"/>
              <w:rPr>
                <w:rFonts w:asciiTheme="majorHAnsi" w:hAnsiTheme="majorHAnsi"/>
                <w:sz w:val="18"/>
              </w:rPr>
            </w:pPr>
            <w:ins w:id="45" w:author="pkarastoyanova" w:date="2014-10-15T09:39:00Z">
              <w:r>
                <w:rPr>
                  <w:rFonts w:asciiTheme="majorHAnsi" w:hAnsiTheme="majorHAnsi"/>
                  <w:sz w:val="18"/>
                </w:rPr>
                <w:t>2.3</w:t>
              </w:r>
            </w:ins>
          </w:p>
        </w:tc>
        <w:tc>
          <w:tcPr>
            <w:tcW w:w="2052" w:type="dxa"/>
          </w:tcPr>
          <w:p w14:paraId="455E6889" w14:textId="77777777" w:rsidR="00E817A1" w:rsidRPr="0067269D" w:rsidRDefault="00646F73" w:rsidP="00166C38">
            <w:pPr>
              <w:pStyle w:val="NoSpacing"/>
              <w:rPr>
                <w:rFonts w:asciiTheme="majorHAnsi" w:hAnsiTheme="majorHAnsi"/>
                <w:sz w:val="18"/>
              </w:rPr>
            </w:pPr>
            <w:ins w:id="46" w:author="pkarastoyanova" w:date="2014-10-15T09:39:00Z">
              <w:r>
                <w:rPr>
                  <w:rFonts w:asciiTheme="majorHAnsi" w:hAnsiTheme="majorHAnsi"/>
                  <w:sz w:val="18"/>
                </w:rPr>
                <w:t>14</w:t>
              </w:r>
              <w:r w:rsidR="007E205D" w:rsidRPr="007E205D">
                <w:rPr>
                  <w:rFonts w:asciiTheme="majorHAnsi" w:hAnsiTheme="majorHAnsi"/>
                  <w:sz w:val="18"/>
                  <w:vertAlign w:val="superscript"/>
                  <w:rPrChange w:id="47" w:author="pkarastoyanova" w:date="2014-10-15T09:39:00Z">
                    <w:rPr>
                      <w:rFonts w:asciiTheme="majorHAnsi" w:hAnsiTheme="majorHAnsi"/>
                      <w:sz w:val="18"/>
                    </w:rPr>
                  </w:rPrChange>
                </w:rPr>
                <w:t>th</w:t>
              </w:r>
              <w:r>
                <w:rPr>
                  <w:rFonts w:asciiTheme="majorHAnsi" w:hAnsiTheme="majorHAnsi"/>
                  <w:sz w:val="18"/>
                </w:rPr>
                <w:t xml:space="preserve"> Oct 2014 </w:t>
              </w:r>
            </w:ins>
          </w:p>
        </w:tc>
        <w:tc>
          <w:tcPr>
            <w:tcW w:w="1908" w:type="dxa"/>
          </w:tcPr>
          <w:p w14:paraId="51DD2856" w14:textId="77777777" w:rsidR="00E817A1" w:rsidRPr="0067269D" w:rsidRDefault="00646F73" w:rsidP="00166C38">
            <w:pPr>
              <w:pStyle w:val="NoSpacing"/>
              <w:rPr>
                <w:rFonts w:asciiTheme="majorHAnsi" w:hAnsiTheme="majorHAnsi"/>
                <w:sz w:val="18"/>
              </w:rPr>
            </w:pPr>
            <w:ins w:id="48" w:author="pkarastoyanova" w:date="2014-10-15T09:39:00Z">
              <w:r>
                <w:rPr>
                  <w:rFonts w:asciiTheme="majorHAnsi" w:hAnsiTheme="majorHAnsi"/>
                  <w:sz w:val="18"/>
                </w:rPr>
                <w:t>Petya Karastoyanova</w:t>
              </w:r>
            </w:ins>
          </w:p>
        </w:tc>
        <w:tc>
          <w:tcPr>
            <w:tcW w:w="4230" w:type="dxa"/>
          </w:tcPr>
          <w:p w14:paraId="2C61398B" w14:textId="77777777" w:rsidR="00E817A1" w:rsidRPr="0067269D" w:rsidRDefault="008E5886" w:rsidP="00166C38">
            <w:pPr>
              <w:pStyle w:val="NoSpacing"/>
              <w:rPr>
                <w:rFonts w:asciiTheme="majorHAnsi" w:hAnsiTheme="majorHAnsi"/>
                <w:sz w:val="18"/>
              </w:rPr>
            </w:pPr>
            <w:ins w:id="49" w:author="pkarastoyanova" w:date="2014-10-15T09:48:00Z">
              <w:r>
                <w:rPr>
                  <w:rFonts w:asciiTheme="majorHAnsi" w:hAnsiTheme="majorHAnsi"/>
                  <w:sz w:val="18"/>
                </w:rPr>
                <w:t>Updated</w:t>
              </w:r>
            </w:ins>
            <w:ins w:id="50" w:author="pkarastoyanova" w:date="2014-10-15T09:39:00Z">
              <w:r w:rsidR="00646F73">
                <w:rPr>
                  <w:rFonts w:asciiTheme="majorHAnsi" w:hAnsiTheme="majorHAnsi"/>
                  <w:sz w:val="18"/>
                </w:rPr>
                <w:t xml:space="preserve"> Web services use case 2</w:t>
              </w:r>
            </w:ins>
          </w:p>
        </w:tc>
      </w:tr>
      <w:tr w:rsidR="00E817A1" w14:paraId="1EE13F83" w14:textId="77777777" w:rsidTr="009771BF">
        <w:trPr>
          <w:jc w:val="center"/>
        </w:trPr>
        <w:tc>
          <w:tcPr>
            <w:tcW w:w="1350" w:type="dxa"/>
          </w:tcPr>
          <w:p w14:paraId="1B839834" w14:textId="77777777" w:rsidR="00E817A1" w:rsidRPr="0067269D" w:rsidRDefault="0001508E" w:rsidP="00166C38">
            <w:pPr>
              <w:pStyle w:val="NoSpacing"/>
              <w:rPr>
                <w:rFonts w:asciiTheme="majorHAnsi" w:hAnsiTheme="majorHAnsi"/>
                <w:sz w:val="18"/>
              </w:rPr>
            </w:pPr>
            <w:ins w:id="51" w:author="pkarastoyanova" w:date="2014-10-15T12:08:00Z">
              <w:r>
                <w:rPr>
                  <w:rFonts w:asciiTheme="majorHAnsi" w:hAnsiTheme="majorHAnsi"/>
                  <w:sz w:val="18"/>
                </w:rPr>
                <w:t>2.4</w:t>
              </w:r>
            </w:ins>
          </w:p>
        </w:tc>
        <w:tc>
          <w:tcPr>
            <w:tcW w:w="2052" w:type="dxa"/>
          </w:tcPr>
          <w:p w14:paraId="2272BDC9" w14:textId="77777777" w:rsidR="00E817A1" w:rsidRPr="0067269D" w:rsidRDefault="0001508E" w:rsidP="00166C38">
            <w:pPr>
              <w:pStyle w:val="NoSpacing"/>
              <w:rPr>
                <w:rFonts w:asciiTheme="majorHAnsi" w:hAnsiTheme="majorHAnsi"/>
                <w:sz w:val="18"/>
              </w:rPr>
            </w:pPr>
            <w:ins w:id="52" w:author="pkarastoyanova" w:date="2014-10-15T12:08:00Z">
              <w:r>
                <w:rPr>
                  <w:rFonts w:asciiTheme="majorHAnsi" w:hAnsiTheme="majorHAnsi"/>
                  <w:sz w:val="18"/>
                </w:rPr>
                <w:t>15</w:t>
              </w:r>
              <w:r w:rsidR="007E205D" w:rsidRPr="007E205D">
                <w:rPr>
                  <w:rFonts w:asciiTheme="majorHAnsi" w:hAnsiTheme="majorHAnsi"/>
                  <w:sz w:val="18"/>
                  <w:vertAlign w:val="superscript"/>
                  <w:rPrChange w:id="53" w:author="pkarastoyanova" w:date="2014-10-15T12:08:00Z">
                    <w:rPr>
                      <w:rFonts w:asciiTheme="majorHAnsi" w:hAnsiTheme="majorHAnsi"/>
                      <w:sz w:val="18"/>
                    </w:rPr>
                  </w:rPrChange>
                </w:rPr>
                <w:t>th</w:t>
              </w:r>
              <w:r>
                <w:rPr>
                  <w:rFonts w:asciiTheme="majorHAnsi" w:hAnsiTheme="majorHAnsi"/>
                  <w:sz w:val="18"/>
                </w:rPr>
                <w:t xml:space="preserve"> Oct 2014</w:t>
              </w:r>
            </w:ins>
          </w:p>
        </w:tc>
        <w:tc>
          <w:tcPr>
            <w:tcW w:w="1908" w:type="dxa"/>
          </w:tcPr>
          <w:p w14:paraId="26E79905" w14:textId="77777777" w:rsidR="00E817A1" w:rsidRPr="0067269D" w:rsidRDefault="0001508E" w:rsidP="00166C38">
            <w:pPr>
              <w:pStyle w:val="NoSpacing"/>
              <w:rPr>
                <w:rFonts w:asciiTheme="majorHAnsi" w:hAnsiTheme="majorHAnsi"/>
                <w:sz w:val="18"/>
              </w:rPr>
            </w:pPr>
            <w:ins w:id="54" w:author="pkarastoyanova" w:date="2014-10-15T12:08:00Z">
              <w:r>
                <w:rPr>
                  <w:rFonts w:asciiTheme="majorHAnsi" w:hAnsiTheme="majorHAnsi"/>
                  <w:sz w:val="18"/>
                </w:rPr>
                <w:t>Petya Karastoyanova</w:t>
              </w:r>
            </w:ins>
          </w:p>
        </w:tc>
        <w:tc>
          <w:tcPr>
            <w:tcW w:w="4230" w:type="dxa"/>
          </w:tcPr>
          <w:p w14:paraId="1DE615DB" w14:textId="77777777" w:rsidR="00E817A1" w:rsidRPr="0067269D" w:rsidRDefault="0001508E" w:rsidP="00EB0FC2">
            <w:pPr>
              <w:pStyle w:val="NoSpacing"/>
              <w:rPr>
                <w:rFonts w:asciiTheme="majorHAnsi" w:hAnsiTheme="majorHAnsi"/>
                <w:sz w:val="18"/>
              </w:rPr>
            </w:pPr>
            <w:ins w:id="55" w:author="pkarastoyanova" w:date="2014-10-15T12:08:00Z">
              <w:r>
                <w:rPr>
                  <w:rFonts w:asciiTheme="majorHAnsi" w:hAnsiTheme="majorHAnsi"/>
                  <w:sz w:val="18"/>
                </w:rPr>
                <w:t xml:space="preserve">Added </w:t>
              </w:r>
            </w:ins>
            <w:ins w:id="56" w:author="pkarastoyanova" w:date="2014-10-15T12:09:00Z">
              <w:r>
                <w:rPr>
                  <w:rFonts w:asciiTheme="majorHAnsi" w:hAnsiTheme="majorHAnsi"/>
                  <w:sz w:val="18"/>
                </w:rPr>
                <w:t>additional</w:t>
              </w:r>
            </w:ins>
            <w:ins w:id="57" w:author="pkarastoyanova" w:date="2014-10-15T12:08:00Z">
              <w:r>
                <w:rPr>
                  <w:rFonts w:asciiTheme="majorHAnsi" w:hAnsiTheme="majorHAnsi"/>
                  <w:sz w:val="18"/>
                </w:rPr>
                <w:t xml:space="preserve"> </w:t>
              </w:r>
            </w:ins>
            <w:ins w:id="58" w:author="pkarastoyanova" w:date="2014-10-15T12:09:00Z">
              <w:r>
                <w:rPr>
                  <w:rFonts w:asciiTheme="majorHAnsi" w:hAnsiTheme="majorHAnsi"/>
                  <w:sz w:val="18"/>
                </w:rPr>
                <w:t>description regarding web services support</w:t>
              </w:r>
            </w:ins>
          </w:p>
        </w:tc>
      </w:tr>
      <w:tr w:rsidR="002A31E5" w14:paraId="16A9A39B" w14:textId="77777777" w:rsidTr="006143E7">
        <w:trPr>
          <w:jc w:val="center"/>
          <w:ins w:id="59" w:author="Totyo Totev" w:date="2014-10-16T18:09:00Z"/>
        </w:trPr>
        <w:tc>
          <w:tcPr>
            <w:tcW w:w="1350" w:type="dxa"/>
          </w:tcPr>
          <w:p w14:paraId="424E4CF9" w14:textId="77777777" w:rsidR="002A31E5" w:rsidRPr="0067269D" w:rsidRDefault="002A31E5" w:rsidP="006143E7">
            <w:pPr>
              <w:pStyle w:val="NoSpacing"/>
              <w:rPr>
                <w:ins w:id="60" w:author="Totyo Totev" w:date="2014-10-16T18:09:00Z"/>
                <w:rFonts w:asciiTheme="majorHAnsi" w:hAnsiTheme="majorHAnsi"/>
                <w:sz w:val="18"/>
              </w:rPr>
            </w:pPr>
            <w:ins w:id="61" w:author="Totyo Totev" w:date="2014-10-16T18:09:00Z">
              <w:r>
                <w:rPr>
                  <w:rFonts w:asciiTheme="majorHAnsi" w:hAnsiTheme="majorHAnsi"/>
                  <w:sz w:val="18"/>
                </w:rPr>
                <w:t>2.5</w:t>
              </w:r>
            </w:ins>
          </w:p>
        </w:tc>
        <w:tc>
          <w:tcPr>
            <w:tcW w:w="2052" w:type="dxa"/>
          </w:tcPr>
          <w:p w14:paraId="50EBB1C4" w14:textId="77777777" w:rsidR="002A31E5" w:rsidRPr="0067269D" w:rsidRDefault="002A31E5" w:rsidP="002A31E5">
            <w:pPr>
              <w:pStyle w:val="NoSpacing"/>
              <w:rPr>
                <w:ins w:id="62" w:author="Totyo Totev" w:date="2014-10-16T18:09:00Z"/>
                <w:rFonts w:asciiTheme="majorHAnsi" w:hAnsiTheme="majorHAnsi"/>
                <w:sz w:val="18"/>
              </w:rPr>
            </w:pPr>
            <w:ins w:id="63" w:author="Totyo Totev" w:date="2014-10-16T18:09:00Z">
              <w:r>
                <w:rPr>
                  <w:rFonts w:asciiTheme="majorHAnsi" w:hAnsiTheme="majorHAnsi"/>
                  <w:sz w:val="18"/>
                </w:rPr>
                <w:t>16</w:t>
              </w:r>
              <w:r w:rsidRPr="00FE69E1">
                <w:rPr>
                  <w:rFonts w:asciiTheme="majorHAnsi" w:hAnsiTheme="majorHAnsi"/>
                  <w:sz w:val="18"/>
                  <w:vertAlign w:val="superscript"/>
                </w:rPr>
                <w:t>th</w:t>
              </w:r>
              <w:r>
                <w:rPr>
                  <w:rFonts w:asciiTheme="majorHAnsi" w:hAnsiTheme="majorHAnsi"/>
                  <w:sz w:val="18"/>
                </w:rPr>
                <w:t xml:space="preserve"> Oct 2014</w:t>
              </w:r>
            </w:ins>
          </w:p>
        </w:tc>
        <w:tc>
          <w:tcPr>
            <w:tcW w:w="1908" w:type="dxa"/>
          </w:tcPr>
          <w:p w14:paraId="7D0F86B7" w14:textId="77777777" w:rsidR="002A31E5" w:rsidRPr="0067269D" w:rsidRDefault="002A31E5" w:rsidP="006143E7">
            <w:pPr>
              <w:pStyle w:val="NoSpacing"/>
              <w:rPr>
                <w:ins w:id="64" w:author="Totyo Totev" w:date="2014-10-16T18:09:00Z"/>
                <w:rFonts w:asciiTheme="majorHAnsi" w:hAnsiTheme="majorHAnsi"/>
                <w:sz w:val="18"/>
              </w:rPr>
            </w:pPr>
            <w:ins w:id="65" w:author="Totyo Totev" w:date="2014-10-16T18:09:00Z">
              <w:r>
                <w:rPr>
                  <w:rFonts w:asciiTheme="majorHAnsi" w:hAnsiTheme="majorHAnsi"/>
                  <w:sz w:val="18"/>
                </w:rPr>
                <w:t>Totyo Totev</w:t>
              </w:r>
            </w:ins>
          </w:p>
        </w:tc>
        <w:tc>
          <w:tcPr>
            <w:tcW w:w="4230" w:type="dxa"/>
          </w:tcPr>
          <w:p w14:paraId="57B00481" w14:textId="77777777" w:rsidR="002A31E5" w:rsidRPr="0067269D" w:rsidRDefault="002A31E5" w:rsidP="002A31E5">
            <w:pPr>
              <w:pStyle w:val="NoSpacing"/>
              <w:rPr>
                <w:ins w:id="66" w:author="Totyo Totev" w:date="2014-10-16T18:09:00Z"/>
                <w:rFonts w:asciiTheme="majorHAnsi" w:hAnsiTheme="majorHAnsi"/>
                <w:sz w:val="18"/>
              </w:rPr>
            </w:pPr>
            <w:ins w:id="67" w:author="Totyo Totev" w:date="2014-10-16T18:09:00Z">
              <w:r>
                <w:rPr>
                  <w:rFonts w:asciiTheme="majorHAnsi" w:hAnsiTheme="majorHAnsi"/>
                  <w:sz w:val="18"/>
                </w:rPr>
                <w:t xml:space="preserve">Added a list of areas </w:t>
              </w:r>
            </w:ins>
            <w:ins w:id="68" w:author="Totyo Totev" w:date="2014-10-16T18:11:00Z">
              <w:r>
                <w:rPr>
                  <w:rFonts w:asciiTheme="majorHAnsi" w:hAnsiTheme="majorHAnsi"/>
                  <w:sz w:val="18"/>
                </w:rPr>
                <w:t>for</w:t>
              </w:r>
            </w:ins>
            <w:ins w:id="69" w:author="Totyo Totev" w:date="2014-10-16T18:09:00Z">
              <w:r>
                <w:rPr>
                  <w:rFonts w:asciiTheme="majorHAnsi" w:hAnsiTheme="majorHAnsi"/>
                  <w:sz w:val="18"/>
                </w:rPr>
                <w:t xml:space="preserve"> upgrade</w:t>
              </w:r>
            </w:ins>
          </w:p>
        </w:tc>
      </w:tr>
      <w:tr w:rsidR="00E817A1" w14:paraId="1B06E887" w14:textId="77777777" w:rsidTr="009771BF">
        <w:trPr>
          <w:jc w:val="center"/>
        </w:trPr>
        <w:tc>
          <w:tcPr>
            <w:tcW w:w="1350" w:type="dxa"/>
          </w:tcPr>
          <w:p w14:paraId="04F62384" w14:textId="77777777" w:rsidR="00E817A1" w:rsidRPr="0067269D" w:rsidRDefault="00737572" w:rsidP="00166C38">
            <w:pPr>
              <w:pStyle w:val="NoSpacing"/>
              <w:rPr>
                <w:rFonts w:asciiTheme="majorHAnsi" w:hAnsiTheme="majorHAnsi"/>
                <w:sz w:val="18"/>
              </w:rPr>
            </w:pPr>
            <w:ins w:id="70" w:author="Totyo Totev" w:date="2014-11-26T17:13:00Z">
              <w:r>
                <w:rPr>
                  <w:rFonts w:asciiTheme="majorHAnsi" w:hAnsiTheme="majorHAnsi"/>
                  <w:sz w:val="18"/>
                </w:rPr>
                <w:t>2.6</w:t>
              </w:r>
            </w:ins>
          </w:p>
        </w:tc>
        <w:tc>
          <w:tcPr>
            <w:tcW w:w="2052" w:type="dxa"/>
          </w:tcPr>
          <w:p w14:paraId="71BD26E3" w14:textId="77777777" w:rsidR="00E817A1" w:rsidRPr="0067269D" w:rsidRDefault="00737572" w:rsidP="00166C38">
            <w:pPr>
              <w:pStyle w:val="NoSpacing"/>
              <w:rPr>
                <w:rFonts w:asciiTheme="majorHAnsi" w:hAnsiTheme="majorHAnsi"/>
                <w:sz w:val="18"/>
              </w:rPr>
            </w:pPr>
            <w:ins w:id="71" w:author="Totyo Totev" w:date="2014-11-26T17:13:00Z">
              <w:r>
                <w:rPr>
                  <w:rFonts w:asciiTheme="majorHAnsi" w:hAnsiTheme="majorHAnsi"/>
                  <w:sz w:val="18"/>
                </w:rPr>
                <w:t>26</w:t>
              </w:r>
              <w:r w:rsidR="007E205D" w:rsidRPr="007E205D">
                <w:rPr>
                  <w:rFonts w:asciiTheme="majorHAnsi" w:hAnsiTheme="majorHAnsi"/>
                  <w:sz w:val="18"/>
                  <w:vertAlign w:val="superscript"/>
                  <w:rPrChange w:id="72" w:author="Totyo Totev" w:date="2014-11-26T17:13:00Z">
                    <w:rPr>
                      <w:rFonts w:asciiTheme="majorHAnsi" w:hAnsiTheme="majorHAnsi"/>
                      <w:sz w:val="18"/>
                    </w:rPr>
                  </w:rPrChange>
                </w:rPr>
                <w:t>th</w:t>
              </w:r>
              <w:r>
                <w:rPr>
                  <w:rFonts w:asciiTheme="majorHAnsi" w:hAnsiTheme="majorHAnsi"/>
                  <w:sz w:val="18"/>
                </w:rPr>
                <w:t xml:space="preserve"> Nov 2014</w:t>
              </w:r>
            </w:ins>
          </w:p>
        </w:tc>
        <w:tc>
          <w:tcPr>
            <w:tcW w:w="1908" w:type="dxa"/>
          </w:tcPr>
          <w:p w14:paraId="0089CB8E" w14:textId="77777777" w:rsidR="00E817A1" w:rsidRPr="0067269D" w:rsidRDefault="00737572" w:rsidP="00166C38">
            <w:pPr>
              <w:pStyle w:val="NoSpacing"/>
              <w:rPr>
                <w:rFonts w:asciiTheme="majorHAnsi" w:hAnsiTheme="majorHAnsi"/>
                <w:sz w:val="18"/>
              </w:rPr>
            </w:pPr>
            <w:ins w:id="73" w:author="Totyo Totev" w:date="2014-11-26T17:13:00Z">
              <w:r>
                <w:rPr>
                  <w:rFonts w:asciiTheme="majorHAnsi" w:hAnsiTheme="majorHAnsi"/>
                  <w:sz w:val="18"/>
                </w:rPr>
                <w:t>Totyo Totev</w:t>
              </w:r>
            </w:ins>
          </w:p>
        </w:tc>
        <w:tc>
          <w:tcPr>
            <w:tcW w:w="4230" w:type="dxa"/>
          </w:tcPr>
          <w:p w14:paraId="4152A814" w14:textId="77777777" w:rsidR="00E817A1" w:rsidRPr="0067269D" w:rsidRDefault="00737572" w:rsidP="00166C38">
            <w:pPr>
              <w:pStyle w:val="NoSpacing"/>
              <w:rPr>
                <w:rFonts w:asciiTheme="majorHAnsi" w:hAnsiTheme="majorHAnsi"/>
                <w:sz w:val="18"/>
              </w:rPr>
            </w:pPr>
            <w:ins w:id="74" w:author="Totyo Totev" w:date="2014-11-26T17:13:00Z">
              <w:r>
                <w:rPr>
                  <w:rFonts w:asciiTheme="majorHAnsi" w:hAnsiTheme="majorHAnsi"/>
                  <w:sz w:val="18"/>
                </w:rPr>
                <w:t>User create for Org Admins section is updated</w:t>
              </w:r>
            </w:ins>
          </w:p>
        </w:tc>
      </w:tr>
      <w:tr w:rsidR="00E817A1" w14:paraId="2F573016" w14:textId="77777777" w:rsidTr="009771BF">
        <w:trPr>
          <w:jc w:val="center"/>
        </w:trPr>
        <w:tc>
          <w:tcPr>
            <w:tcW w:w="1350" w:type="dxa"/>
          </w:tcPr>
          <w:p w14:paraId="73133923" w14:textId="77777777" w:rsidR="00E817A1" w:rsidRPr="0067269D" w:rsidRDefault="00735ACD" w:rsidP="00166C38">
            <w:pPr>
              <w:pStyle w:val="NoSpacing"/>
              <w:rPr>
                <w:rFonts w:asciiTheme="majorHAnsi" w:hAnsiTheme="majorHAnsi"/>
                <w:sz w:val="18"/>
              </w:rPr>
            </w:pPr>
            <w:ins w:id="75" w:author="pkarastoyanova" w:date="2015-01-27T18:26:00Z">
              <w:r>
                <w:rPr>
                  <w:rFonts w:asciiTheme="majorHAnsi" w:hAnsiTheme="majorHAnsi"/>
                  <w:sz w:val="18"/>
                </w:rPr>
                <w:t>2.7</w:t>
              </w:r>
            </w:ins>
          </w:p>
        </w:tc>
        <w:tc>
          <w:tcPr>
            <w:tcW w:w="2052" w:type="dxa"/>
          </w:tcPr>
          <w:p w14:paraId="4383F976" w14:textId="77777777" w:rsidR="00E817A1" w:rsidRPr="0067269D" w:rsidRDefault="00735ACD" w:rsidP="00166C38">
            <w:pPr>
              <w:pStyle w:val="NoSpacing"/>
              <w:rPr>
                <w:rFonts w:asciiTheme="majorHAnsi" w:hAnsiTheme="majorHAnsi"/>
                <w:sz w:val="18"/>
              </w:rPr>
            </w:pPr>
            <w:ins w:id="76" w:author="pkarastoyanova" w:date="2015-01-27T18:26:00Z">
              <w:r>
                <w:rPr>
                  <w:rFonts w:asciiTheme="majorHAnsi" w:hAnsiTheme="majorHAnsi"/>
                  <w:sz w:val="18"/>
                </w:rPr>
                <w:t>27</w:t>
              </w:r>
              <w:r w:rsidR="007E205D" w:rsidRPr="007E205D">
                <w:rPr>
                  <w:rFonts w:asciiTheme="majorHAnsi" w:hAnsiTheme="majorHAnsi"/>
                  <w:sz w:val="18"/>
                  <w:vertAlign w:val="superscript"/>
                  <w:rPrChange w:id="77" w:author="pkarastoyanova" w:date="2015-01-27T18:26:00Z">
                    <w:rPr>
                      <w:rFonts w:asciiTheme="majorHAnsi" w:hAnsiTheme="majorHAnsi"/>
                      <w:sz w:val="18"/>
                    </w:rPr>
                  </w:rPrChange>
                </w:rPr>
                <w:t>th</w:t>
              </w:r>
              <w:r>
                <w:rPr>
                  <w:rFonts w:asciiTheme="majorHAnsi" w:hAnsiTheme="majorHAnsi"/>
                  <w:sz w:val="18"/>
                </w:rPr>
                <w:t xml:space="preserve"> Jan 2015</w:t>
              </w:r>
            </w:ins>
          </w:p>
        </w:tc>
        <w:tc>
          <w:tcPr>
            <w:tcW w:w="1908" w:type="dxa"/>
          </w:tcPr>
          <w:p w14:paraId="3906068C" w14:textId="77777777" w:rsidR="00E817A1" w:rsidRPr="0067269D" w:rsidRDefault="00735ACD" w:rsidP="00166C38">
            <w:pPr>
              <w:pStyle w:val="NoSpacing"/>
              <w:rPr>
                <w:rFonts w:asciiTheme="majorHAnsi" w:hAnsiTheme="majorHAnsi"/>
                <w:sz w:val="18"/>
              </w:rPr>
            </w:pPr>
            <w:ins w:id="78" w:author="pkarastoyanova" w:date="2015-01-27T18:26:00Z">
              <w:r>
                <w:rPr>
                  <w:rFonts w:asciiTheme="majorHAnsi" w:hAnsiTheme="majorHAnsi"/>
                  <w:sz w:val="18"/>
                </w:rPr>
                <w:t>Petya Karastoyanova</w:t>
              </w:r>
            </w:ins>
          </w:p>
        </w:tc>
        <w:tc>
          <w:tcPr>
            <w:tcW w:w="4230" w:type="dxa"/>
          </w:tcPr>
          <w:p w14:paraId="37360B2B" w14:textId="77777777" w:rsidR="00E817A1" w:rsidRPr="0067269D" w:rsidRDefault="00735ACD" w:rsidP="00735ACD">
            <w:pPr>
              <w:pStyle w:val="NoSpacing"/>
              <w:rPr>
                <w:rFonts w:asciiTheme="majorHAnsi" w:hAnsiTheme="majorHAnsi"/>
                <w:sz w:val="18"/>
              </w:rPr>
            </w:pPr>
            <w:ins w:id="79" w:author="pkarastoyanova" w:date="2015-01-27T18:26:00Z">
              <w:r>
                <w:rPr>
                  <w:rFonts w:asciiTheme="majorHAnsi" w:hAnsiTheme="majorHAnsi"/>
                  <w:sz w:val="18"/>
                </w:rPr>
                <w:t>Updated web services and OAuth UI changes</w:t>
              </w:r>
            </w:ins>
          </w:p>
        </w:tc>
      </w:tr>
      <w:tr w:rsidR="000B0D2C" w14:paraId="51728D2E" w14:textId="77777777" w:rsidTr="009771BF">
        <w:trPr>
          <w:jc w:val="center"/>
          <w:ins w:id="80" w:author="pkarastoyanova" w:date="2015-02-05T10:53:00Z"/>
        </w:trPr>
        <w:tc>
          <w:tcPr>
            <w:tcW w:w="1350" w:type="dxa"/>
          </w:tcPr>
          <w:p w14:paraId="3EDC9010" w14:textId="77777777" w:rsidR="000B0D2C" w:rsidRDefault="000B0D2C" w:rsidP="00166C38">
            <w:pPr>
              <w:pStyle w:val="NoSpacing"/>
              <w:rPr>
                <w:ins w:id="81" w:author="pkarastoyanova" w:date="2015-02-05T10:53:00Z"/>
                <w:rFonts w:asciiTheme="majorHAnsi" w:hAnsiTheme="majorHAnsi"/>
                <w:sz w:val="18"/>
              </w:rPr>
            </w:pPr>
            <w:ins w:id="82" w:author="pkarastoyanova" w:date="2015-02-05T10:53:00Z">
              <w:r>
                <w:rPr>
                  <w:rFonts w:asciiTheme="majorHAnsi" w:hAnsiTheme="majorHAnsi"/>
                  <w:sz w:val="18"/>
                </w:rPr>
                <w:t>2.8</w:t>
              </w:r>
            </w:ins>
          </w:p>
        </w:tc>
        <w:tc>
          <w:tcPr>
            <w:tcW w:w="2052" w:type="dxa"/>
          </w:tcPr>
          <w:p w14:paraId="2E8F8803" w14:textId="77777777" w:rsidR="000B0D2C" w:rsidRDefault="000B0D2C" w:rsidP="00166C38">
            <w:pPr>
              <w:pStyle w:val="NoSpacing"/>
              <w:rPr>
                <w:ins w:id="83" w:author="pkarastoyanova" w:date="2015-02-05T10:53:00Z"/>
                <w:rFonts w:asciiTheme="majorHAnsi" w:hAnsiTheme="majorHAnsi"/>
                <w:sz w:val="18"/>
              </w:rPr>
            </w:pPr>
            <w:ins w:id="84" w:author="pkarastoyanova" w:date="2015-02-05T10:53:00Z">
              <w:r>
                <w:rPr>
                  <w:rFonts w:asciiTheme="majorHAnsi" w:hAnsiTheme="majorHAnsi"/>
                  <w:sz w:val="18"/>
                </w:rPr>
                <w:t>5</w:t>
              </w:r>
              <w:r w:rsidR="007E205D" w:rsidRPr="007E205D">
                <w:rPr>
                  <w:rFonts w:asciiTheme="majorHAnsi" w:hAnsiTheme="majorHAnsi"/>
                  <w:sz w:val="18"/>
                  <w:vertAlign w:val="superscript"/>
                  <w:rPrChange w:id="85" w:author="pkarastoyanova" w:date="2015-02-05T10:53:00Z">
                    <w:rPr>
                      <w:rFonts w:asciiTheme="majorHAnsi" w:hAnsiTheme="majorHAnsi"/>
                      <w:sz w:val="18"/>
                    </w:rPr>
                  </w:rPrChange>
                </w:rPr>
                <w:t>th</w:t>
              </w:r>
              <w:r>
                <w:rPr>
                  <w:rFonts w:asciiTheme="majorHAnsi" w:hAnsiTheme="majorHAnsi"/>
                  <w:sz w:val="18"/>
                </w:rPr>
                <w:t xml:space="preserve"> Feb 2015</w:t>
              </w:r>
            </w:ins>
          </w:p>
        </w:tc>
        <w:tc>
          <w:tcPr>
            <w:tcW w:w="1908" w:type="dxa"/>
          </w:tcPr>
          <w:p w14:paraId="53619888" w14:textId="77777777" w:rsidR="000B0D2C" w:rsidRDefault="000B0D2C" w:rsidP="00166C38">
            <w:pPr>
              <w:pStyle w:val="NoSpacing"/>
              <w:rPr>
                <w:ins w:id="86" w:author="pkarastoyanova" w:date="2015-02-05T10:53:00Z"/>
                <w:rFonts w:asciiTheme="majorHAnsi" w:hAnsiTheme="majorHAnsi"/>
                <w:sz w:val="18"/>
              </w:rPr>
            </w:pPr>
            <w:ins w:id="87" w:author="pkarastoyanova" w:date="2015-02-05T10:53:00Z">
              <w:r>
                <w:rPr>
                  <w:rFonts w:asciiTheme="majorHAnsi" w:hAnsiTheme="majorHAnsi"/>
                  <w:sz w:val="18"/>
                </w:rPr>
                <w:t>Petya Karastoyanova</w:t>
              </w:r>
            </w:ins>
          </w:p>
        </w:tc>
        <w:tc>
          <w:tcPr>
            <w:tcW w:w="4230" w:type="dxa"/>
          </w:tcPr>
          <w:p w14:paraId="62257125" w14:textId="77777777" w:rsidR="000B0D2C" w:rsidRDefault="000B0D2C" w:rsidP="000B0D2C">
            <w:pPr>
              <w:pStyle w:val="NoSpacing"/>
              <w:rPr>
                <w:ins w:id="88" w:author="pkarastoyanova" w:date="2015-02-05T10:53:00Z"/>
                <w:rFonts w:asciiTheme="majorHAnsi" w:hAnsiTheme="majorHAnsi"/>
                <w:sz w:val="18"/>
              </w:rPr>
            </w:pPr>
            <w:ins w:id="89" w:author="pkarastoyanova" w:date="2015-02-05T10:53:00Z">
              <w:r>
                <w:rPr>
                  <w:rFonts w:asciiTheme="majorHAnsi" w:hAnsiTheme="majorHAnsi"/>
                  <w:sz w:val="18"/>
                </w:rPr>
                <w:t>Added request access token diagram</w:t>
              </w:r>
            </w:ins>
          </w:p>
        </w:tc>
      </w:tr>
      <w:tr w:rsidR="00927874" w14:paraId="4C947513" w14:textId="77777777" w:rsidTr="009771BF">
        <w:trPr>
          <w:jc w:val="center"/>
          <w:ins w:id="90" w:author="Totyo Totev" w:date="2015-02-11T11:30:00Z"/>
        </w:trPr>
        <w:tc>
          <w:tcPr>
            <w:tcW w:w="1350" w:type="dxa"/>
          </w:tcPr>
          <w:p w14:paraId="329EF767" w14:textId="77777777" w:rsidR="00927874" w:rsidRDefault="00927874" w:rsidP="00166C38">
            <w:pPr>
              <w:pStyle w:val="NoSpacing"/>
              <w:rPr>
                <w:ins w:id="91" w:author="Totyo Totev" w:date="2015-02-11T11:30:00Z"/>
                <w:rFonts w:asciiTheme="majorHAnsi" w:hAnsiTheme="majorHAnsi"/>
                <w:sz w:val="18"/>
              </w:rPr>
            </w:pPr>
            <w:ins w:id="92" w:author="Totyo Totev" w:date="2015-02-11T11:30:00Z">
              <w:r>
                <w:rPr>
                  <w:rFonts w:asciiTheme="majorHAnsi" w:hAnsiTheme="majorHAnsi"/>
                  <w:sz w:val="18"/>
                </w:rPr>
                <w:t>2.9</w:t>
              </w:r>
            </w:ins>
          </w:p>
        </w:tc>
        <w:tc>
          <w:tcPr>
            <w:tcW w:w="2052" w:type="dxa"/>
          </w:tcPr>
          <w:p w14:paraId="1785EE28" w14:textId="77777777" w:rsidR="00927874" w:rsidRDefault="00927874" w:rsidP="00166C38">
            <w:pPr>
              <w:pStyle w:val="NoSpacing"/>
              <w:rPr>
                <w:ins w:id="93" w:author="Totyo Totev" w:date="2015-02-11T11:30:00Z"/>
                <w:rFonts w:asciiTheme="majorHAnsi" w:hAnsiTheme="majorHAnsi"/>
                <w:sz w:val="18"/>
              </w:rPr>
            </w:pPr>
            <w:ins w:id="94" w:author="Totyo Totev" w:date="2015-02-11T11:31:00Z">
              <w:r>
                <w:rPr>
                  <w:rFonts w:asciiTheme="majorHAnsi" w:hAnsiTheme="majorHAnsi"/>
                  <w:sz w:val="18"/>
                </w:rPr>
                <w:t>11</w:t>
              </w:r>
              <w:r w:rsidRPr="00927874">
                <w:rPr>
                  <w:rFonts w:asciiTheme="majorHAnsi" w:hAnsiTheme="majorHAnsi"/>
                  <w:sz w:val="18"/>
                  <w:vertAlign w:val="superscript"/>
                  <w:rPrChange w:id="95" w:author="Totyo Totev" w:date="2015-02-11T11:31:00Z">
                    <w:rPr>
                      <w:rFonts w:asciiTheme="majorHAnsi" w:hAnsiTheme="majorHAnsi"/>
                      <w:sz w:val="18"/>
                    </w:rPr>
                  </w:rPrChange>
                </w:rPr>
                <w:t>th</w:t>
              </w:r>
              <w:r>
                <w:rPr>
                  <w:rFonts w:asciiTheme="majorHAnsi" w:hAnsiTheme="majorHAnsi"/>
                  <w:sz w:val="18"/>
                </w:rPr>
                <w:t xml:space="preserve"> Feb 2015</w:t>
              </w:r>
            </w:ins>
          </w:p>
        </w:tc>
        <w:tc>
          <w:tcPr>
            <w:tcW w:w="1908" w:type="dxa"/>
          </w:tcPr>
          <w:p w14:paraId="080E2FCE" w14:textId="77777777" w:rsidR="00927874" w:rsidRDefault="00927874" w:rsidP="00166C38">
            <w:pPr>
              <w:pStyle w:val="NoSpacing"/>
              <w:rPr>
                <w:ins w:id="96" w:author="Totyo Totev" w:date="2015-02-11T11:30:00Z"/>
                <w:rFonts w:asciiTheme="majorHAnsi" w:hAnsiTheme="majorHAnsi"/>
                <w:sz w:val="18"/>
              </w:rPr>
            </w:pPr>
            <w:ins w:id="97" w:author="Totyo Totev" w:date="2015-02-11T11:31:00Z">
              <w:r>
                <w:rPr>
                  <w:rFonts w:asciiTheme="majorHAnsi" w:hAnsiTheme="majorHAnsi"/>
                  <w:sz w:val="18"/>
                </w:rPr>
                <w:t>Totyo Totev</w:t>
              </w:r>
            </w:ins>
          </w:p>
        </w:tc>
        <w:tc>
          <w:tcPr>
            <w:tcW w:w="4230" w:type="dxa"/>
          </w:tcPr>
          <w:p w14:paraId="234C98F3" w14:textId="77777777" w:rsidR="00927874" w:rsidRDefault="00927874" w:rsidP="000B0D2C">
            <w:pPr>
              <w:pStyle w:val="NoSpacing"/>
              <w:rPr>
                <w:ins w:id="98" w:author="Totyo Totev" w:date="2015-02-11T11:30:00Z"/>
                <w:rFonts w:asciiTheme="majorHAnsi" w:hAnsiTheme="majorHAnsi"/>
                <w:sz w:val="18"/>
              </w:rPr>
            </w:pPr>
          </w:p>
        </w:tc>
      </w:tr>
    </w:tbl>
    <w:p w14:paraId="765C28B9" w14:textId="77777777" w:rsidR="00166C38" w:rsidRDefault="00166C38" w:rsidP="00E414F4"/>
    <w:p w14:paraId="489344B5" w14:textId="77777777" w:rsidR="00771A16" w:rsidRPr="00BF7DE3" w:rsidRDefault="00566859" w:rsidP="00771A16">
      <w:pPr>
        <w:pStyle w:val="Heading1"/>
      </w:pPr>
      <w:bookmarkStart w:id="99" w:name="_Toc411442133"/>
      <w:r>
        <w:lastRenderedPageBreak/>
        <w:t>O</w:t>
      </w:r>
      <w:r w:rsidR="00734E22">
        <w:t>verview</w:t>
      </w:r>
      <w:bookmarkEnd w:id="29"/>
      <w:bookmarkEnd w:id="30"/>
      <w:bookmarkEnd w:id="31"/>
      <w:bookmarkEnd w:id="32"/>
      <w:bookmarkEnd w:id="33"/>
      <w:bookmarkEnd w:id="35"/>
      <w:bookmarkEnd w:id="99"/>
    </w:p>
    <w:p w14:paraId="54BFA533" w14:textId="77777777" w:rsidR="00771A16" w:rsidRPr="00BF7DE3" w:rsidRDefault="00AC454E" w:rsidP="00325398">
      <w:pPr>
        <w:pStyle w:val="introChapter"/>
        <w:spacing w:before="120"/>
        <w:ind w:hanging="288"/>
      </w:pPr>
      <w:r w:rsidRPr="00BF7DE3">
        <w:t>in this chapter</w:t>
      </w:r>
    </w:p>
    <w:p w14:paraId="57318060" w14:textId="77777777" w:rsidR="00AC454E" w:rsidRDefault="00566859" w:rsidP="00D8511A">
      <w:r w:rsidRPr="00AE1C85">
        <w:t>This chapter briefly describes</w:t>
      </w:r>
      <w:r>
        <w:t xml:space="preserve"> </w:t>
      </w:r>
      <w:r w:rsidR="0057746E">
        <w:t>the features of the solution</w:t>
      </w:r>
      <w:r w:rsidR="00E45EE9">
        <w:t xml:space="preserve"> package.</w:t>
      </w:r>
    </w:p>
    <w:p w14:paraId="2116BD77" w14:textId="77777777" w:rsidR="00166C38" w:rsidRDefault="00091201" w:rsidP="00B8013D">
      <w:pPr>
        <w:pStyle w:val="Heading2"/>
      </w:pPr>
      <w:bookmarkStart w:id="100" w:name="_Toc411442134"/>
      <w:r>
        <w:t xml:space="preserve">Development </w:t>
      </w:r>
      <w:r w:rsidR="00166C38">
        <w:t>Prerequisites</w:t>
      </w:r>
      <w:bookmarkEnd w:id="100"/>
    </w:p>
    <w:p w14:paraId="006F48DD" w14:textId="77777777" w:rsidR="00EB793A" w:rsidRDefault="00EB793A" w:rsidP="00E414F4">
      <w:r>
        <w:t xml:space="preserve">Host Environment with </w:t>
      </w:r>
    </w:p>
    <w:p w14:paraId="484AF677" w14:textId="77777777" w:rsidR="00091201" w:rsidRDefault="00091201" w:rsidP="000901BD">
      <w:pPr>
        <w:pStyle w:val="ListParagraph"/>
        <w:numPr>
          <w:ilvl w:val="0"/>
          <w:numId w:val="12"/>
        </w:numPr>
        <w:spacing w:after="0"/>
        <w:ind w:left="714" w:hanging="357"/>
      </w:pPr>
      <w:r>
        <w:t>SuSe 11.3</w:t>
      </w:r>
    </w:p>
    <w:p w14:paraId="7EDE0533" w14:textId="77777777" w:rsidR="00EB793A" w:rsidRDefault="009A72BF" w:rsidP="000901BD">
      <w:pPr>
        <w:pStyle w:val="ListParagraph"/>
        <w:numPr>
          <w:ilvl w:val="0"/>
          <w:numId w:val="12"/>
        </w:numPr>
        <w:spacing w:after="0"/>
        <w:ind w:left="714" w:hanging="357"/>
      </w:pPr>
      <w:r>
        <w:t>Installed</w:t>
      </w:r>
      <w:r w:rsidR="00EB793A">
        <w:t xml:space="preserve"> Apache Web Server</w:t>
      </w:r>
      <w:r w:rsidR="00F22745">
        <w:tab/>
      </w:r>
      <w:r w:rsidR="00F22745">
        <w:tab/>
      </w:r>
      <w:r w:rsidR="00F22745">
        <w:tab/>
      </w:r>
      <w:r w:rsidR="00F22745" w:rsidRPr="00F22745">
        <w:rPr>
          <w:b/>
        </w:rPr>
        <w:t>(</w:t>
      </w:r>
      <w:hyperlink r:id="rId15" w:history="1">
        <w:r w:rsidR="00F22745" w:rsidRPr="00F22745">
          <w:rPr>
            <w:rStyle w:val="Hyperlink"/>
            <w:b/>
          </w:rPr>
          <w:t>http://www.apache.org/</w:t>
        </w:r>
      </w:hyperlink>
      <w:r w:rsidR="00F22745" w:rsidRPr="00F22745">
        <w:rPr>
          <w:b/>
        </w:rPr>
        <w:t>)</w:t>
      </w:r>
    </w:p>
    <w:p w14:paraId="267A7642" w14:textId="77777777" w:rsidR="00EB793A" w:rsidRDefault="00EB793A" w:rsidP="000901BD">
      <w:pPr>
        <w:pStyle w:val="ListParagraph"/>
        <w:numPr>
          <w:ilvl w:val="0"/>
          <w:numId w:val="12"/>
        </w:numPr>
        <w:spacing w:after="0"/>
        <w:ind w:left="714" w:hanging="357"/>
      </w:pPr>
      <w:r>
        <w:t xml:space="preserve">PHP </w:t>
      </w:r>
      <w:r w:rsidR="00091201">
        <w:t xml:space="preserve">5.5 </w:t>
      </w:r>
      <w:r>
        <w:t>Support</w:t>
      </w:r>
      <w:r w:rsidR="00F22745">
        <w:tab/>
      </w:r>
      <w:r w:rsidR="00F22745">
        <w:tab/>
      </w:r>
      <w:r w:rsidR="00F22745">
        <w:tab/>
      </w:r>
      <w:r w:rsidR="00F22745">
        <w:tab/>
      </w:r>
      <w:r w:rsidR="00F22745">
        <w:tab/>
      </w:r>
      <w:r w:rsidR="00F22745">
        <w:tab/>
      </w:r>
      <w:r w:rsidR="00F22745" w:rsidRPr="00F22745">
        <w:rPr>
          <w:b/>
        </w:rPr>
        <w:t>(</w:t>
      </w:r>
      <w:hyperlink r:id="rId16" w:history="1">
        <w:r w:rsidR="00F22745" w:rsidRPr="00F22745">
          <w:rPr>
            <w:rStyle w:val="Hyperlink"/>
            <w:b/>
          </w:rPr>
          <w:t>http://www.php.net/</w:t>
        </w:r>
      </w:hyperlink>
      <w:r w:rsidR="00F22745" w:rsidRPr="00F22745">
        <w:rPr>
          <w:b/>
        </w:rPr>
        <w:t>)</w:t>
      </w:r>
    </w:p>
    <w:p w14:paraId="431777DA" w14:textId="77777777" w:rsidR="00EB793A" w:rsidRDefault="00EB793A" w:rsidP="000901BD">
      <w:pPr>
        <w:pStyle w:val="ListParagraph"/>
        <w:numPr>
          <w:ilvl w:val="0"/>
          <w:numId w:val="12"/>
        </w:numPr>
        <w:spacing w:after="0"/>
        <w:ind w:left="714" w:hanging="357"/>
      </w:pPr>
      <w:r>
        <w:t>Installed MySQL database Server</w:t>
      </w:r>
      <w:r w:rsidR="00F22745">
        <w:tab/>
      </w:r>
      <w:r w:rsidR="00F22745">
        <w:tab/>
      </w:r>
      <w:r w:rsidR="00F22745" w:rsidRPr="00F22745">
        <w:rPr>
          <w:b/>
        </w:rPr>
        <w:t>(</w:t>
      </w:r>
      <w:hyperlink r:id="rId17" w:history="1">
        <w:r w:rsidR="00F22745" w:rsidRPr="00F22745">
          <w:rPr>
            <w:rStyle w:val="Hyperlink"/>
            <w:b/>
          </w:rPr>
          <w:t>http://www.mysql.com/</w:t>
        </w:r>
      </w:hyperlink>
      <w:r w:rsidR="00F22745" w:rsidRPr="00F22745">
        <w:rPr>
          <w:b/>
        </w:rPr>
        <w:t>)</w:t>
      </w:r>
    </w:p>
    <w:p w14:paraId="765DB0AC" w14:textId="77777777" w:rsidR="00EB793A" w:rsidRDefault="00EB793A" w:rsidP="000901BD">
      <w:pPr>
        <w:pStyle w:val="ListParagraph"/>
        <w:numPr>
          <w:ilvl w:val="0"/>
          <w:numId w:val="12"/>
        </w:numPr>
        <w:spacing w:after="0"/>
        <w:ind w:left="714" w:hanging="357"/>
      </w:pPr>
      <w:r>
        <w:t xml:space="preserve">Installed </w:t>
      </w:r>
      <w:r w:rsidRPr="00DD2AF2">
        <w:rPr>
          <w:b/>
        </w:rPr>
        <w:t>Joomla</w:t>
      </w:r>
      <w:r w:rsidR="00DD2AF2" w:rsidRPr="00DD2AF2">
        <w:rPr>
          <w:b/>
        </w:rPr>
        <w:t xml:space="preserve"> </w:t>
      </w:r>
      <w:r w:rsidR="009435A6">
        <w:rPr>
          <w:b/>
        </w:rPr>
        <w:t>3.</w:t>
      </w:r>
      <w:r w:rsidR="00091201">
        <w:rPr>
          <w:b/>
        </w:rPr>
        <w:t>3.1</w:t>
      </w:r>
      <w:r w:rsidR="00F22745">
        <w:rPr>
          <w:b/>
        </w:rPr>
        <w:tab/>
      </w:r>
      <w:r w:rsidR="00F22745">
        <w:rPr>
          <w:b/>
        </w:rPr>
        <w:tab/>
      </w:r>
      <w:r w:rsidR="00F22745">
        <w:rPr>
          <w:b/>
        </w:rPr>
        <w:tab/>
      </w:r>
      <w:r w:rsidR="00F22745">
        <w:rPr>
          <w:b/>
        </w:rPr>
        <w:tab/>
        <w:t>(</w:t>
      </w:r>
      <w:hyperlink r:id="rId18" w:history="1">
        <w:r w:rsidR="00F22745" w:rsidRPr="00091E07">
          <w:rPr>
            <w:rStyle w:val="Hyperlink"/>
            <w:b/>
          </w:rPr>
          <w:t>http://www.joomla.org/technical-requirements.html</w:t>
        </w:r>
      </w:hyperlink>
      <w:r w:rsidR="00F22745">
        <w:rPr>
          <w:b/>
        </w:rPr>
        <w:t>)</w:t>
      </w:r>
    </w:p>
    <w:p w14:paraId="034FA575" w14:textId="77777777" w:rsidR="00F22745" w:rsidRDefault="00B15F7D" w:rsidP="00F22745">
      <w:pPr>
        <w:pStyle w:val="ListParagraph"/>
        <w:numPr>
          <w:ilvl w:val="0"/>
          <w:numId w:val="12"/>
        </w:numPr>
        <w:spacing w:after="0"/>
        <w:ind w:left="714" w:hanging="357"/>
      </w:pPr>
      <w:r>
        <w:t>API Gateway Server 7.</w:t>
      </w:r>
      <w:r w:rsidR="00091201">
        <w:t>4</w:t>
      </w:r>
      <w:r>
        <w:t xml:space="preserve"> installed and configured on the same or another machine.</w:t>
      </w:r>
    </w:p>
    <w:p w14:paraId="218B2D6E" w14:textId="77777777" w:rsidR="00091201" w:rsidRDefault="00091201" w:rsidP="00F22745">
      <w:pPr>
        <w:pStyle w:val="ListParagraph"/>
        <w:numPr>
          <w:ilvl w:val="0"/>
          <w:numId w:val="12"/>
        </w:numPr>
        <w:spacing w:after="0"/>
        <w:ind w:left="714" w:hanging="357"/>
      </w:pPr>
      <w:r>
        <w:t>API Portal 7.3.1 will be used and upgraded</w:t>
      </w:r>
    </w:p>
    <w:p w14:paraId="735AAA14" w14:textId="77777777" w:rsidR="00F22745" w:rsidRDefault="00F22745" w:rsidP="00F22745">
      <w:pPr>
        <w:pStyle w:val="ListParagraph"/>
        <w:spacing w:after="0"/>
        <w:ind w:left="714"/>
      </w:pPr>
    </w:p>
    <w:p w14:paraId="783BBF4B" w14:textId="77777777" w:rsidR="00E75A37" w:rsidRDefault="00E75A37" w:rsidP="00E75A37">
      <w:pPr>
        <w:pStyle w:val="Heading2"/>
      </w:pPr>
      <w:bookmarkStart w:id="101" w:name="_Toc411442135"/>
      <w:r>
        <w:t>Deliverables</w:t>
      </w:r>
      <w:bookmarkEnd w:id="101"/>
    </w:p>
    <w:p w14:paraId="27268E2B" w14:textId="77777777" w:rsidR="00E75A37" w:rsidRPr="00E75A37" w:rsidRDefault="00E75A37" w:rsidP="00E75A37">
      <w:pPr>
        <w:pStyle w:val="sp"/>
        <w:ind w:left="0"/>
      </w:pPr>
      <w:r>
        <w:t>This is a list of the deliverables that will be provided by Axway</w:t>
      </w:r>
    </w:p>
    <w:p w14:paraId="0D28CD15" w14:textId="77777777" w:rsidR="00E75A37" w:rsidRDefault="00091201" w:rsidP="00E75A37">
      <w:pPr>
        <w:pStyle w:val="sp"/>
        <w:numPr>
          <w:ilvl w:val="0"/>
          <w:numId w:val="32"/>
        </w:numPr>
      </w:pPr>
      <w:commentRangeStart w:id="102"/>
      <w:r w:rsidRPr="00091201">
        <w:t>Appliance image</w:t>
      </w:r>
      <w:r>
        <w:t xml:space="preserve"> (ISO) </w:t>
      </w:r>
      <w:r w:rsidRPr="00091201">
        <w:t xml:space="preserve">that can be used for building </w:t>
      </w:r>
      <w:r w:rsidRPr="00091201">
        <w:rPr>
          <w:rFonts w:ascii="Courier New" w:hAnsi="Courier New" w:cs="Courier New"/>
        </w:rPr>
        <w:t>VMWare</w:t>
      </w:r>
      <w:r w:rsidRPr="00091201">
        <w:t xml:space="preserve"> and </w:t>
      </w:r>
      <w:r w:rsidRPr="00091201">
        <w:rPr>
          <w:rFonts w:ascii="Courier New" w:hAnsi="Courier New" w:cs="Courier New"/>
        </w:rPr>
        <w:t>Hyper-V</w:t>
      </w:r>
      <w:r w:rsidRPr="00091201">
        <w:t xml:space="preserve"> deployments</w:t>
      </w:r>
      <w:r w:rsidR="00E75A37">
        <w:t>.</w:t>
      </w:r>
      <w:commentRangeEnd w:id="102"/>
      <w:r w:rsidR="008C0E2D">
        <w:rPr>
          <w:rStyle w:val="CommentReference"/>
          <w:rFonts w:eastAsia="Calibri"/>
          <w:snapToGrid/>
          <w:color w:val="auto"/>
          <w:lang w:eastAsia="en-US"/>
        </w:rPr>
        <w:commentReference w:id="102"/>
      </w:r>
    </w:p>
    <w:p w14:paraId="715060B7" w14:textId="77777777" w:rsidR="00E75A37" w:rsidRPr="00E75A37" w:rsidRDefault="00E75A37" w:rsidP="00E75A37">
      <w:pPr>
        <w:pStyle w:val="sp"/>
        <w:numPr>
          <w:ilvl w:val="0"/>
          <w:numId w:val="32"/>
        </w:numPr>
      </w:pPr>
      <w:r>
        <w:t xml:space="preserve">Documentation and step by step </w:t>
      </w:r>
      <w:r w:rsidR="00091201">
        <w:t>instructions</w:t>
      </w:r>
      <w:r>
        <w:t xml:space="preserve"> regarding how to install and configure the </w:t>
      </w:r>
      <w:r w:rsidR="00091201">
        <w:t>API Portal</w:t>
      </w:r>
    </w:p>
    <w:p w14:paraId="339B2E43" w14:textId="77777777" w:rsidR="00BA47A0" w:rsidRDefault="00BA47A0" w:rsidP="00BA47A0">
      <w:pPr>
        <w:pStyle w:val="Heading2"/>
      </w:pPr>
      <w:bookmarkStart w:id="103" w:name="_Toc411442136"/>
      <w:r>
        <w:t>Assumptions</w:t>
      </w:r>
      <w:bookmarkEnd w:id="103"/>
    </w:p>
    <w:p w14:paraId="634A9BD3" w14:textId="77777777" w:rsidR="00BA47A0" w:rsidRDefault="00BA47A0" w:rsidP="00877694">
      <w:pPr>
        <w:pStyle w:val="sp"/>
        <w:numPr>
          <w:ilvl w:val="0"/>
          <w:numId w:val="27"/>
        </w:numPr>
        <w:ind w:left="709"/>
      </w:pPr>
      <w:r>
        <w:t>The API Portal will be localized in English only.</w:t>
      </w:r>
    </w:p>
    <w:p w14:paraId="4048E58A" w14:textId="77777777" w:rsidR="00B8013D" w:rsidRDefault="00315E06" w:rsidP="00166C38">
      <w:pPr>
        <w:pStyle w:val="Heading2"/>
      </w:pPr>
      <w:bookmarkStart w:id="104" w:name="_Toc411442137"/>
      <w:r>
        <w:t>Requirements</w:t>
      </w:r>
      <w:bookmarkEnd w:id="104"/>
    </w:p>
    <w:p w14:paraId="479AAA96" w14:textId="77777777" w:rsidR="00091201" w:rsidRPr="00091201" w:rsidRDefault="00091201" w:rsidP="00091201">
      <w:pPr>
        <w:pStyle w:val="sp"/>
      </w:pPr>
    </w:p>
    <w:p w14:paraId="138F12F6" w14:textId="77777777" w:rsidR="00091201" w:rsidRDefault="00091201" w:rsidP="00091201">
      <w:pPr>
        <w:pStyle w:val="ListParagraph"/>
        <w:numPr>
          <w:ilvl w:val="1"/>
          <w:numId w:val="13"/>
        </w:numPr>
        <w:spacing w:after="0"/>
        <w:ind w:left="567" w:hanging="357"/>
      </w:pPr>
      <w:r w:rsidRPr="00091201">
        <w:t>Upgrade from 7.3.1 to 7.4</w:t>
      </w:r>
    </w:p>
    <w:p w14:paraId="72D7325E" w14:textId="77777777" w:rsidR="00091201" w:rsidRDefault="00091201" w:rsidP="00091201">
      <w:pPr>
        <w:pStyle w:val="ListParagraph"/>
        <w:numPr>
          <w:ilvl w:val="1"/>
          <w:numId w:val="13"/>
        </w:numPr>
        <w:spacing w:after="0"/>
        <w:ind w:left="567" w:hanging="357"/>
      </w:pPr>
      <w:r w:rsidRPr="00091201">
        <w:t>Support for External User Repositories</w:t>
      </w:r>
    </w:p>
    <w:p w14:paraId="44B43988" w14:textId="77777777" w:rsidR="00091201" w:rsidRDefault="00091201" w:rsidP="00091201">
      <w:pPr>
        <w:pStyle w:val="ListParagraph"/>
        <w:numPr>
          <w:ilvl w:val="1"/>
          <w:numId w:val="13"/>
        </w:numPr>
        <w:spacing w:after="0"/>
        <w:ind w:left="567" w:hanging="357"/>
      </w:pPr>
      <w:r w:rsidRPr="00091201">
        <w:t>Support for Web Services</w:t>
      </w:r>
    </w:p>
    <w:p w14:paraId="510FFA23" w14:textId="77777777" w:rsidR="00091201" w:rsidRDefault="00091201" w:rsidP="00091201">
      <w:pPr>
        <w:pStyle w:val="ListParagraph"/>
        <w:numPr>
          <w:ilvl w:val="1"/>
          <w:numId w:val="13"/>
        </w:numPr>
        <w:spacing w:after="0"/>
        <w:ind w:left="567" w:hanging="357"/>
      </w:pPr>
      <w:r w:rsidRPr="00091201">
        <w:t>OAuth</w:t>
      </w:r>
    </w:p>
    <w:p w14:paraId="6CFBE17C" w14:textId="77777777" w:rsidR="00091201" w:rsidRDefault="00091201" w:rsidP="00091201">
      <w:pPr>
        <w:pStyle w:val="ListParagraph"/>
        <w:numPr>
          <w:ilvl w:val="1"/>
          <w:numId w:val="13"/>
        </w:numPr>
        <w:spacing w:after="0"/>
        <w:ind w:left="567" w:hanging="357"/>
      </w:pPr>
      <w:r w:rsidRPr="00091201">
        <w:t>Support for Organization Administrator</w:t>
      </w:r>
    </w:p>
    <w:p w14:paraId="16064AE9" w14:textId="77777777" w:rsidR="00091201" w:rsidRDefault="00091201" w:rsidP="00091201">
      <w:pPr>
        <w:pStyle w:val="ListParagraph"/>
        <w:numPr>
          <w:ilvl w:val="1"/>
          <w:numId w:val="13"/>
        </w:numPr>
        <w:spacing w:after="0"/>
        <w:ind w:left="567" w:hanging="357"/>
      </w:pPr>
      <w:r w:rsidRPr="00091201">
        <w:t>Support for API Administrator</w:t>
      </w:r>
    </w:p>
    <w:p w14:paraId="0A747FAD" w14:textId="77777777" w:rsidR="00091201" w:rsidRDefault="00091201" w:rsidP="00091201">
      <w:pPr>
        <w:pStyle w:val="ListParagraph"/>
        <w:numPr>
          <w:ilvl w:val="1"/>
          <w:numId w:val="13"/>
        </w:numPr>
        <w:spacing w:after="0"/>
        <w:ind w:left="567" w:hanging="357"/>
        <w:rPr>
          <w:ins w:id="105" w:author="dmckenna" w:date="2014-10-14T08:14:00Z"/>
        </w:rPr>
      </w:pPr>
      <w:r w:rsidRPr="00091201">
        <w:t>API Portal Accessibility Review</w:t>
      </w:r>
    </w:p>
    <w:p w14:paraId="3252B7B6" w14:textId="77777777" w:rsidR="00A778C9" w:rsidRDefault="00A778C9" w:rsidP="00091201">
      <w:pPr>
        <w:pStyle w:val="ListParagraph"/>
        <w:numPr>
          <w:ilvl w:val="1"/>
          <w:numId w:val="13"/>
        </w:numPr>
        <w:spacing w:after="0"/>
        <w:ind w:left="567" w:hanging="357"/>
      </w:pPr>
      <w:ins w:id="106" w:author="dmckenna" w:date="2014-10-14T08:14:00Z">
        <w:r>
          <w:t xml:space="preserve">API Portal Security review (see R&amp;D security objectives </w:t>
        </w:r>
      </w:ins>
      <w:ins w:id="107" w:author="dmckenna" w:date="2014-10-14T08:15:00Z">
        <w:r>
          <w:t>–</w:t>
        </w:r>
      </w:ins>
      <w:ins w:id="108" w:author="dmckenna" w:date="2014-10-14T08:14:00Z">
        <w:r>
          <w:t xml:space="preserve"> i.e. same what was done for API Portal </w:t>
        </w:r>
      </w:ins>
      <w:ins w:id="109" w:author="dmckenna" w:date="2014-10-14T08:15:00Z">
        <w:r>
          <w:t>7.3 release)</w:t>
        </w:r>
      </w:ins>
    </w:p>
    <w:p w14:paraId="2A5E8CDF" w14:textId="77777777" w:rsidR="00091201" w:rsidRDefault="00091201" w:rsidP="00091201">
      <w:pPr>
        <w:pStyle w:val="ListParagraph"/>
        <w:numPr>
          <w:ilvl w:val="1"/>
          <w:numId w:val="13"/>
        </w:numPr>
        <w:spacing w:after="0"/>
        <w:ind w:left="567" w:hanging="357"/>
      </w:pPr>
      <w:r w:rsidRPr="00091201">
        <w:t>Deferred features from API Portal 7.3.1</w:t>
      </w:r>
    </w:p>
    <w:p w14:paraId="084F12FE" w14:textId="77777777" w:rsidR="00F66047" w:rsidRDefault="00F66047" w:rsidP="00E414F4">
      <w:r>
        <w:t xml:space="preserve"> </w:t>
      </w:r>
    </w:p>
    <w:p w14:paraId="5C9854CB" w14:textId="77777777" w:rsidR="00034152" w:rsidRPr="00BF7DE3" w:rsidRDefault="00C24EDE" w:rsidP="006B6F2C">
      <w:pPr>
        <w:pStyle w:val="Heading1"/>
      </w:pPr>
      <w:bookmarkStart w:id="110" w:name="_Toc411442138"/>
      <w:r>
        <w:lastRenderedPageBreak/>
        <w:t>Use Cases</w:t>
      </w:r>
      <w:bookmarkEnd w:id="110"/>
    </w:p>
    <w:p w14:paraId="5AF9C444" w14:textId="77777777" w:rsidR="00BF7DE3" w:rsidRPr="00BF7DE3" w:rsidRDefault="00BF7DE3" w:rsidP="00325398">
      <w:pPr>
        <w:pStyle w:val="introChapter"/>
        <w:spacing w:before="120"/>
        <w:ind w:hanging="288"/>
      </w:pPr>
      <w:r w:rsidRPr="00BF7DE3">
        <w:t>in this chapter</w:t>
      </w:r>
    </w:p>
    <w:p w14:paraId="3AEB3A59" w14:textId="77777777" w:rsidR="00F70364" w:rsidRDefault="00C21AAE" w:rsidP="00D0693E">
      <w:r>
        <w:t>This chapter covers the main use cases this solution would cover.</w:t>
      </w:r>
    </w:p>
    <w:p w14:paraId="6D2A3368" w14:textId="77777777" w:rsidR="00091201" w:rsidRPr="00091201" w:rsidRDefault="00091201" w:rsidP="00091201">
      <w:pPr>
        <w:pStyle w:val="Heading2"/>
      </w:pPr>
      <w:bookmarkStart w:id="111" w:name="_Toc411442139"/>
      <w:commentRangeStart w:id="112"/>
      <w:r w:rsidRPr="00091201">
        <w:t>Upgrade from 7.3.1 to 7.4</w:t>
      </w:r>
      <w:commentRangeEnd w:id="112"/>
      <w:r w:rsidR="008C0E2D">
        <w:rPr>
          <w:rStyle w:val="CommentReference"/>
          <w:rFonts w:ascii="Cambria" w:eastAsia="Calibri" w:hAnsi="Cambria"/>
          <w:b w:val="0"/>
          <w:snapToGrid/>
          <w:color w:val="auto"/>
          <w:lang w:eastAsia="en-US"/>
        </w:rPr>
        <w:commentReference w:id="112"/>
      </w:r>
      <w:bookmarkEnd w:id="111"/>
    </w:p>
    <w:p w14:paraId="07031D23" w14:textId="77777777" w:rsidR="00091201" w:rsidRDefault="00091201" w:rsidP="00091201">
      <w:r>
        <w:t>API Portal 7.4 must support upgrading from 7.3.1 if the customer has not modified the source code to the API Portal.  If the customer has customized the API Portal via configuration in the Joomla administrator screens, then the API Portal must upgrade while maintain those Joomla customizations.</w:t>
      </w:r>
    </w:p>
    <w:p w14:paraId="1D81810A" w14:textId="77777777" w:rsidR="00091201" w:rsidRDefault="00091201" w:rsidP="00091201">
      <w:pPr>
        <w:rPr>
          <w:ins w:id="113" w:author="dmckenna" w:date="2014-10-14T08:15:00Z"/>
        </w:rPr>
      </w:pPr>
      <w:commentRangeStart w:id="114"/>
      <w:r>
        <w:t>Upgrade will be prepared as a</w:t>
      </w:r>
      <w:ins w:id="115" w:author="Totyo Totev" w:date="2014-10-17T10:41:00Z">
        <w:r w:rsidR="008F1AE1">
          <w:t>n</w:t>
        </w:r>
      </w:ins>
      <w:del w:id="116" w:author="Totyo Totev" w:date="2014-10-16T18:15:00Z">
        <w:r w:rsidDel="00BC68B8">
          <w:delText xml:space="preserve"> patch</w:delText>
        </w:r>
      </w:del>
      <w:ins w:id="117" w:author="Totyo Totev" w:date="2014-10-16T18:15:00Z">
        <w:r w:rsidR="00BC68B8">
          <w:t xml:space="preserve"> upgrade package </w:t>
        </w:r>
      </w:ins>
      <w:del w:id="118" w:author="Totyo Totev" w:date="2014-10-16T18:32:00Z">
        <w:r w:rsidDel="00BC68B8">
          <w:delText xml:space="preserve"> (OS/SuSe Patch)</w:delText>
        </w:r>
      </w:del>
      <w:r>
        <w:t>.</w:t>
      </w:r>
      <w:commentRangeEnd w:id="114"/>
      <w:r w:rsidR="008C0E2D">
        <w:rPr>
          <w:rStyle w:val="CommentReference"/>
        </w:rPr>
        <w:commentReference w:id="114"/>
      </w:r>
    </w:p>
    <w:p w14:paraId="0C400E64" w14:textId="77777777" w:rsidR="00BC68B8" w:rsidRDefault="00BC68B8" w:rsidP="00091201">
      <w:pPr>
        <w:rPr>
          <w:ins w:id="119" w:author="Totyo Totev" w:date="2014-10-16T18:33:00Z"/>
        </w:rPr>
      </w:pPr>
      <w:ins w:id="120" w:author="Totyo Totev" w:date="2014-10-16T18:33:00Z">
        <w:r>
          <w:t xml:space="preserve"> Following areas will be subject of the upgrade:</w:t>
        </w:r>
      </w:ins>
    </w:p>
    <w:p w14:paraId="1074B6D2" w14:textId="77777777" w:rsidR="00AB154A" w:rsidRDefault="00BC68B8">
      <w:pPr>
        <w:pStyle w:val="ListParagraph"/>
        <w:numPr>
          <w:ilvl w:val="0"/>
          <w:numId w:val="51"/>
        </w:numPr>
        <w:rPr>
          <w:ins w:id="121" w:author="Totyo Totev" w:date="2014-10-16T18:34:00Z"/>
        </w:rPr>
        <w:pPrChange w:id="122" w:author="Totyo Totev" w:date="2014-10-16T18:36:00Z">
          <w:pPr/>
        </w:pPrChange>
      </w:pPr>
      <w:ins w:id="123" w:author="Totyo Totev" w:date="2014-10-16T18:34:00Z">
        <w:r>
          <w:t>Joomla SQL Schema – the custom configuration and custom user tables will be modified</w:t>
        </w:r>
      </w:ins>
    </w:p>
    <w:p w14:paraId="68965B5F" w14:textId="77777777" w:rsidR="00AB154A" w:rsidRDefault="00BC68B8">
      <w:pPr>
        <w:pStyle w:val="ListParagraph"/>
        <w:numPr>
          <w:ilvl w:val="0"/>
          <w:numId w:val="51"/>
        </w:numPr>
        <w:rPr>
          <w:ins w:id="124" w:author="Totyo Totev" w:date="2014-10-16T18:36:00Z"/>
        </w:rPr>
        <w:pPrChange w:id="125" w:author="Totyo Totev" w:date="2014-10-16T18:36:00Z">
          <w:pPr/>
        </w:pPrChange>
      </w:pPr>
      <w:ins w:id="126" w:author="Totyo Totev" w:date="2014-10-16T18:34:00Z">
        <w:r>
          <w:t>Joomla</w:t>
        </w:r>
      </w:ins>
      <w:ins w:id="127" w:author="Totyo Totev" w:date="2014-10-16T18:36:00Z">
        <w:r>
          <w:t xml:space="preserve"> Code </w:t>
        </w:r>
      </w:ins>
      <w:ins w:id="128" w:author="Totyo Totev" w:date="2014-10-16T18:35:00Z">
        <w:r>
          <w:t>–</w:t>
        </w:r>
      </w:ins>
      <w:ins w:id="129" w:author="Totyo Totev" w:date="2014-10-16T18:34:00Z">
        <w:r>
          <w:t xml:space="preserve"> </w:t>
        </w:r>
      </w:ins>
      <w:ins w:id="130" w:author="Totyo Totev" w:date="2014-10-16T18:35:00Z">
        <w:r>
          <w:t>API Portal Joomla components, plug-ins and templates</w:t>
        </w:r>
      </w:ins>
    </w:p>
    <w:p w14:paraId="6B3C377B" w14:textId="77777777" w:rsidR="00AB154A" w:rsidRDefault="00BC68B8">
      <w:pPr>
        <w:pStyle w:val="ListParagraph"/>
        <w:numPr>
          <w:ilvl w:val="0"/>
          <w:numId w:val="51"/>
        </w:numPr>
        <w:rPr>
          <w:ins w:id="131" w:author="Totyo Totev" w:date="2014-10-17T11:05:00Z"/>
        </w:rPr>
        <w:pPrChange w:id="132" w:author="Totyo Totev" w:date="2014-10-16T18:36:00Z">
          <w:pPr/>
        </w:pPrChange>
      </w:pPr>
      <w:ins w:id="133" w:author="Totyo Totev" w:date="2014-10-16T18:36:00Z">
        <w:r>
          <w:t xml:space="preserve">Joomla resources – API Portal related CSS and image </w:t>
        </w:r>
        <w:commentRangeStart w:id="134"/>
        <w:commentRangeStart w:id="135"/>
        <w:r>
          <w:t>resources</w:t>
        </w:r>
      </w:ins>
      <w:commentRangeEnd w:id="134"/>
      <w:ins w:id="136" w:author="Totyo Totev" w:date="2014-10-17T10:52:00Z">
        <w:r w:rsidR="00D53A4E">
          <w:rPr>
            <w:rStyle w:val="CommentReference"/>
          </w:rPr>
          <w:commentReference w:id="134"/>
        </w:r>
      </w:ins>
      <w:commentRangeEnd w:id="135"/>
      <w:ins w:id="137" w:author="Totyo Totev" w:date="2014-10-17T11:56:00Z">
        <w:r w:rsidR="00321240">
          <w:rPr>
            <w:rStyle w:val="CommentReference"/>
          </w:rPr>
          <w:commentReference w:id="135"/>
        </w:r>
      </w:ins>
    </w:p>
    <w:p w14:paraId="00296013" w14:textId="77777777" w:rsidR="00881EAE" w:rsidRDefault="007E205D" w:rsidP="00705B9B">
      <w:pPr>
        <w:rPr>
          <w:ins w:id="138" w:author="Totyo Totev" w:date="2014-10-17T11:13:00Z"/>
        </w:rPr>
      </w:pPr>
      <w:ins w:id="139" w:author="Totyo Totev" w:date="2014-10-17T11:05:00Z">
        <w:r w:rsidRPr="007E205D">
          <w:rPr>
            <w:b/>
            <w:rPrChange w:id="140" w:author="Totyo Totev" w:date="2014-10-17T11:14:00Z">
              <w:rPr/>
            </w:rPrChange>
          </w:rPr>
          <w:t>Note:</w:t>
        </w:r>
        <w:r w:rsidR="00705B9B">
          <w:t xml:space="preserve"> </w:t>
        </w:r>
      </w:ins>
      <w:ins w:id="141" w:author="Totyo Totev" w:date="2014-10-17T11:13:00Z">
        <w:r w:rsidR="00D5513B">
          <w:t>SQL schema changes will preserve the data in tables which are subject of modi</w:t>
        </w:r>
      </w:ins>
      <w:ins w:id="142" w:author="Totyo Totev" w:date="2014-10-17T11:14:00Z">
        <w:r w:rsidR="00D5513B">
          <w:t>fications.</w:t>
        </w:r>
      </w:ins>
    </w:p>
    <w:p w14:paraId="4E576C14" w14:textId="77777777" w:rsidR="00D5513B" w:rsidRDefault="00D5513B" w:rsidP="00705B9B">
      <w:pPr>
        <w:rPr>
          <w:ins w:id="143" w:author="Totyo Totev" w:date="2014-10-16T18:36:00Z"/>
        </w:rPr>
      </w:pPr>
    </w:p>
    <w:p w14:paraId="0ADA176F" w14:textId="77777777" w:rsidR="00091201" w:rsidRPr="00091201" w:rsidRDefault="00091201" w:rsidP="00091201">
      <w:pPr>
        <w:pStyle w:val="Heading2"/>
      </w:pPr>
      <w:bookmarkStart w:id="144" w:name="_Toc411442140"/>
      <w:r w:rsidRPr="00091201">
        <w:t>Support for External User Repositories</w:t>
      </w:r>
      <w:bookmarkEnd w:id="144"/>
    </w:p>
    <w:p w14:paraId="6BC1A8DB" w14:textId="77777777" w:rsidR="00091201" w:rsidRDefault="00091201" w:rsidP="00091201">
      <w:pPr>
        <w:rPr>
          <w:ins w:id="145" w:author="dmckenna" w:date="2014-10-14T08:35:00Z"/>
        </w:rPr>
      </w:pPr>
      <w:r>
        <w:t xml:space="preserve">This section describes the use cases related to user activities. Users are the partner developers who use the portal to register and read documentation from </w:t>
      </w:r>
      <w:commentRangeStart w:id="146"/>
      <w:commentRangeStart w:id="147"/>
      <w:r>
        <w:t>it</w:t>
      </w:r>
      <w:commentRangeEnd w:id="146"/>
      <w:r w:rsidR="00D53A4E">
        <w:rPr>
          <w:rStyle w:val="CommentReference"/>
        </w:rPr>
        <w:commentReference w:id="146"/>
      </w:r>
      <w:commentRangeEnd w:id="147"/>
      <w:r w:rsidR="00D53A4E">
        <w:rPr>
          <w:rStyle w:val="CommentReference"/>
        </w:rPr>
        <w:commentReference w:id="147"/>
      </w:r>
      <w:r>
        <w:t>.</w:t>
      </w:r>
    </w:p>
    <w:p w14:paraId="7F77C7D9" w14:textId="77777777" w:rsidR="00091201" w:rsidRPr="00091201" w:rsidRDefault="00091201" w:rsidP="00091201">
      <w:pPr>
        <w:pStyle w:val="Heading2"/>
      </w:pPr>
      <w:bookmarkStart w:id="148" w:name="_Toc411442141"/>
      <w:r w:rsidRPr="00091201">
        <w:t>Support for Web Services</w:t>
      </w:r>
      <w:bookmarkEnd w:id="148"/>
    </w:p>
    <w:p w14:paraId="313ADE6C" w14:textId="77777777" w:rsidR="00091201" w:rsidRPr="00091201" w:rsidRDefault="00091201" w:rsidP="00091201">
      <w:pPr>
        <w:pStyle w:val="Normal1"/>
        <w:rPr>
          <w:rFonts w:asciiTheme="majorHAnsi" w:hAnsiTheme="majorHAnsi"/>
        </w:rPr>
      </w:pPr>
      <w:r w:rsidRPr="00091201">
        <w:rPr>
          <w:rFonts w:asciiTheme="majorHAnsi" w:hAnsiTheme="majorHAnsi"/>
        </w:rPr>
        <w:t>A key requirement for API Manager 7.4 is providing support Web Services:</w:t>
      </w:r>
    </w:p>
    <w:p w14:paraId="3A73A230" w14:textId="77777777" w:rsidR="00091201" w:rsidRPr="00091201" w:rsidRDefault="008D2A56" w:rsidP="00091201">
      <w:pPr>
        <w:pStyle w:val="Normal1"/>
        <w:rPr>
          <w:rFonts w:asciiTheme="majorHAnsi" w:hAnsiTheme="majorHAnsi"/>
        </w:rPr>
      </w:pPr>
      <w:hyperlink r:id="rId21" w:anchor="bookmark=id.dck9vn1us7rq">
        <w:r w:rsidR="00091201" w:rsidRPr="00091201">
          <w:rPr>
            <w:rFonts w:asciiTheme="majorHAnsi" w:hAnsiTheme="majorHAnsi"/>
            <w:color w:val="1155CC"/>
            <w:u w:val="single"/>
          </w:rPr>
          <w:t>https://docs.google.com/a/vordel.com/document/d/1VwMkueR3utkUGxb70yi54TvCwaeG5UmBlO_-mNPcDSs/edit#bookmark=id.dck9vn1us7rq</w:t>
        </w:r>
      </w:hyperlink>
    </w:p>
    <w:p w14:paraId="0121D3D3" w14:textId="77777777" w:rsidR="00091201" w:rsidRDefault="00091201" w:rsidP="00091201">
      <w:pPr>
        <w:pStyle w:val="Normal1"/>
      </w:pPr>
    </w:p>
    <w:p w14:paraId="09C7E49A" w14:textId="77777777" w:rsidR="00091201" w:rsidRPr="00091201" w:rsidRDefault="00091201" w:rsidP="00091201">
      <w:pPr>
        <w:pStyle w:val="Normal1"/>
        <w:rPr>
          <w:rFonts w:ascii="Cambria" w:eastAsia="Calibri" w:hAnsi="Cambria" w:cs="Times New Roman"/>
          <w:color w:val="auto"/>
          <w:szCs w:val="22"/>
        </w:rPr>
      </w:pPr>
      <w:r w:rsidRPr="00091201">
        <w:rPr>
          <w:rFonts w:ascii="Cambria" w:eastAsia="Calibri" w:hAnsi="Cambria" w:cs="Times New Roman"/>
          <w:color w:val="auto"/>
          <w:szCs w:val="22"/>
        </w:rPr>
        <w:t>API Portal 7.4 needs to support the application developer browsing and consuming Web Services like it does for REST APIs.</w:t>
      </w:r>
    </w:p>
    <w:p w14:paraId="54999C18" w14:textId="77777777" w:rsidR="00091201" w:rsidRDefault="00091201" w:rsidP="00091201">
      <w:pPr>
        <w:pStyle w:val="Normal1"/>
      </w:pPr>
    </w:p>
    <w:p w14:paraId="24063A3F" w14:textId="77777777" w:rsidR="00091201" w:rsidRDefault="00091201" w:rsidP="00091201">
      <w:r>
        <w:t>API Portal 7.4 needs to support use cases 1 and 2 outlined in the above API Manager 7.4 requirem</w:t>
      </w:r>
      <w:r w:rsidR="000B44E8">
        <w:t>ents document for Web Services.</w:t>
      </w:r>
    </w:p>
    <w:p w14:paraId="1DF545E0" w14:textId="77777777" w:rsidR="000B44E8" w:rsidRDefault="000B44E8" w:rsidP="000B44E8">
      <w:pPr>
        <w:pStyle w:val="Heading3"/>
      </w:pPr>
      <w:bookmarkStart w:id="149" w:name="_Toc411442142"/>
      <w:r>
        <w:t>Use case 1: Application developer browsing Web Services in API Catalog</w:t>
      </w:r>
      <w:bookmarkEnd w:id="149"/>
    </w:p>
    <w:p w14:paraId="658664AF" w14:textId="77777777" w:rsidR="000B44E8" w:rsidRDefault="000B44E8" w:rsidP="000B44E8">
      <w:pPr>
        <w:pStyle w:val="sp"/>
        <w:rPr>
          <w:rFonts w:eastAsia="Calibri"/>
          <w:snapToGrid/>
          <w:color w:val="auto"/>
          <w:szCs w:val="22"/>
          <w:lang w:eastAsia="en-US"/>
        </w:rPr>
      </w:pPr>
      <w:r>
        <w:rPr>
          <w:rFonts w:eastAsia="Calibri"/>
          <w:snapToGrid/>
          <w:color w:val="auto"/>
          <w:szCs w:val="22"/>
          <w:lang w:eastAsia="en-US"/>
        </w:rPr>
        <w:t>The API Portal will a</w:t>
      </w:r>
      <w:r w:rsidRPr="000B44E8">
        <w:rPr>
          <w:rFonts w:eastAsia="Calibri"/>
          <w:snapToGrid/>
          <w:color w:val="auto"/>
          <w:szCs w:val="22"/>
          <w:lang w:eastAsia="en-US"/>
        </w:rPr>
        <w:t>llow application developers to browse the frontend Web Services that are available to them in the API Catalog.</w:t>
      </w:r>
    </w:p>
    <w:p w14:paraId="6FD18442" w14:textId="77777777" w:rsidR="003C1EAF" w:rsidRDefault="000B44E8" w:rsidP="003C1EAF">
      <w:pPr>
        <w:pStyle w:val="sp"/>
        <w:numPr>
          <w:ilvl w:val="0"/>
          <w:numId w:val="27"/>
        </w:numPr>
        <w:rPr>
          <w:ins w:id="150" w:author="pkarastoyanova" w:date="2014-10-15T12:04:00Z"/>
          <w:rFonts w:eastAsia="Calibri"/>
          <w:snapToGrid/>
          <w:color w:val="auto"/>
          <w:szCs w:val="22"/>
          <w:lang w:eastAsia="en-US"/>
        </w:rPr>
      </w:pPr>
      <w:r>
        <w:rPr>
          <w:rFonts w:eastAsia="Calibri"/>
          <w:snapToGrid/>
          <w:color w:val="auto"/>
          <w:szCs w:val="22"/>
          <w:lang w:eastAsia="en-US"/>
        </w:rPr>
        <w:lastRenderedPageBreak/>
        <w:t xml:space="preserve">The </w:t>
      </w:r>
      <w:r w:rsidRPr="000B44E8">
        <w:rPr>
          <w:rFonts w:eastAsia="Calibri"/>
          <w:snapToGrid/>
          <w:color w:val="auto"/>
          <w:szCs w:val="22"/>
          <w:lang w:eastAsia="en-US"/>
        </w:rPr>
        <w:t xml:space="preserve">frontend Web Services </w:t>
      </w:r>
      <w:r>
        <w:rPr>
          <w:rFonts w:eastAsia="Calibri"/>
          <w:snapToGrid/>
          <w:color w:val="auto"/>
          <w:szCs w:val="22"/>
          <w:lang w:eastAsia="en-US"/>
        </w:rPr>
        <w:t xml:space="preserve">will be displayed </w:t>
      </w:r>
      <w:r w:rsidRPr="000B44E8">
        <w:rPr>
          <w:rFonts w:eastAsia="Calibri"/>
          <w:snapToGrid/>
          <w:color w:val="auto"/>
          <w:szCs w:val="22"/>
          <w:lang w:eastAsia="en-US"/>
        </w:rPr>
        <w:t>alongside frontend REST APIs in the API Catalog list.</w:t>
      </w:r>
      <w:r>
        <w:rPr>
          <w:rFonts w:eastAsia="Calibri"/>
          <w:snapToGrid/>
          <w:color w:val="auto"/>
          <w:szCs w:val="22"/>
          <w:lang w:eastAsia="en-US"/>
        </w:rPr>
        <w:t xml:space="preserve"> The frontend Web service will not be viewable by the application developers unless the API administrator has authorized their organization access to the Web Service.</w:t>
      </w:r>
      <w:ins w:id="151" w:author="pkarastoyanova" w:date="2014-10-15T11:20:00Z">
        <w:r w:rsidR="00E64F9B">
          <w:rPr>
            <w:rFonts w:eastAsia="Calibri"/>
            <w:snapToGrid/>
            <w:color w:val="auto"/>
            <w:szCs w:val="22"/>
            <w:lang w:eastAsia="en-US"/>
          </w:rPr>
          <w:t xml:space="preserve"> </w:t>
        </w:r>
      </w:ins>
    </w:p>
    <w:p w14:paraId="53CBCD63" w14:textId="77777777" w:rsidR="000B44E8" w:rsidRPr="00395F44" w:rsidRDefault="00E96AEA" w:rsidP="003C1EAF">
      <w:pPr>
        <w:pStyle w:val="sp"/>
        <w:numPr>
          <w:ilvl w:val="0"/>
          <w:numId w:val="27"/>
        </w:numPr>
        <w:rPr>
          <w:rFonts w:eastAsia="Calibri"/>
          <w:snapToGrid/>
          <w:color w:val="auto"/>
          <w:szCs w:val="22"/>
          <w:lang w:eastAsia="en-US"/>
        </w:rPr>
      </w:pPr>
      <w:ins w:id="152" w:author="pkarastoyanova" w:date="2014-10-15T11:58:00Z">
        <w:r w:rsidRPr="003C1EAF">
          <w:rPr>
            <w:rFonts w:eastAsia="Calibri"/>
            <w:snapToGrid/>
            <w:color w:val="auto"/>
            <w:szCs w:val="22"/>
            <w:lang w:eastAsia="en-US"/>
          </w:rPr>
          <w:t>A label will be displayed</w:t>
        </w:r>
      </w:ins>
      <w:ins w:id="153" w:author="pkarastoyanova" w:date="2014-10-15T12:02:00Z">
        <w:r w:rsidR="00EA34F5" w:rsidRPr="003C1EAF">
          <w:rPr>
            <w:rFonts w:eastAsia="Calibri"/>
            <w:snapToGrid/>
            <w:color w:val="auto"/>
            <w:szCs w:val="22"/>
            <w:lang w:eastAsia="en-US"/>
          </w:rPr>
          <w:t xml:space="preserve"> alongside to each API</w:t>
        </w:r>
      </w:ins>
      <w:ins w:id="154" w:author="pkarastoyanova" w:date="2014-10-15T11:58:00Z">
        <w:r w:rsidRPr="0001508E">
          <w:rPr>
            <w:rFonts w:eastAsia="Calibri"/>
            <w:snapToGrid/>
            <w:color w:val="auto"/>
            <w:szCs w:val="22"/>
            <w:lang w:eastAsia="en-US"/>
          </w:rPr>
          <w:t xml:space="preserve"> so that the application developer will be able to </w:t>
        </w:r>
      </w:ins>
      <w:ins w:id="155" w:author="pkarastoyanova" w:date="2014-10-15T11:59:00Z">
        <w:r w:rsidRPr="00395F44">
          <w:rPr>
            <w:rFonts w:eastAsia="Calibri"/>
            <w:snapToGrid/>
            <w:color w:val="auto"/>
            <w:szCs w:val="22"/>
            <w:lang w:eastAsia="en-US"/>
          </w:rPr>
          <w:t>distinguish</w:t>
        </w:r>
      </w:ins>
      <w:ins w:id="156" w:author="pkarastoyanova" w:date="2014-10-15T11:58:00Z">
        <w:r w:rsidRPr="00395F44">
          <w:rPr>
            <w:rFonts w:eastAsia="Calibri"/>
            <w:snapToGrid/>
            <w:color w:val="auto"/>
            <w:szCs w:val="22"/>
            <w:lang w:eastAsia="en-US"/>
          </w:rPr>
          <w:t xml:space="preserve"> </w:t>
        </w:r>
      </w:ins>
      <w:ins w:id="157" w:author="pkarastoyanova" w:date="2014-10-15T12:00:00Z">
        <w:r w:rsidRPr="00395F44">
          <w:rPr>
            <w:rFonts w:eastAsia="Calibri"/>
            <w:snapToGrid/>
            <w:color w:val="auto"/>
            <w:szCs w:val="22"/>
            <w:lang w:eastAsia="en-US"/>
          </w:rPr>
          <w:t xml:space="preserve">between REST APIs and </w:t>
        </w:r>
      </w:ins>
      <w:ins w:id="158" w:author="pkarastoyanova" w:date="2014-10-15T12:01:00Z">
        <w:r w:rsidRPr="00395F44">
          <w:rPr>
            <w:rFonts w:eastAsia="Calibri"/>
            <w:snapToGrid/>
            <w:color w:val="auto"/>
            <w:szCs w:val="22"/>
            <w:lang w:eastAsia="en-US"/>
          </w:rPr>
          <w:t xml:space="preserve">WSDL </w:t>
        </w:r>
      </w:ins>
      <w:commentRangeStart w:id="159"/>
      <w:ins w:id="160" w:author="pkarastoyanova" w:date="2014-10-15T12:00:00Z">
        <w:r w:rsidR="00395F44">
          <w:rPr>
            <w:rFonts w:eastAsia="Calibri"/>
            <w:snapToGrid/>
            <w:color w:val="auto"/>
            <w:szCs w:val="22"/>
            <w:lang w:eastAsia="en-US"/>
          </w:rPr>
          <w:t>service</w:t>
        </w:r>
      </w:ins>
      <w:ins w:id="161" w:author="pkarastoyanova" w:date="2014-10-15T16:01:00Z">
        <w:r w:rsidR="00395F44">
          <w:rPr>
            <w:rFonts w:eastAsia="Calibri"/>
            <w:snapToGrid/>
            <w:color w:val="auto"/>
            <w:szCs w:val="22"/>
            <w:lang w:eastAsia="en-US"/>
          </w:rPr>
          <w:t>s</w:t>
        </w:r>
      </w:ins>
      <w:commentRangeEnd w:id="159"/>
      <w:r w:rsidR="00D53A4E">
        <w:rPr>
          <w:rStyle w:val="CommentReference"/>
          <w:rFonts w:eastAsia="Calibri"/>
          <w:snapToGrid/>
          <w:color w:val="auto"/>
          <w:lang w:eastAsia="en-US"/>
        </w:rPr>
        <w:commentReference w:id="159"/>
      </w:r>
      <w:ins w:id="162" w:author="pkarastoyanova" w:date="2014-10-15T12:00:00Z">
        <w:r w:rsidRPr="00395F44">
          <w:rPr>
            <w:rFonts w:eastAsia="Calibri"/>
            <w:snapToGrid/>
            <w:color w:val="auto"/>
            <w:szCs w:val="22"/>
            <w:lang w:eastAsia="en-US"/>
          </w:rPr>
          <w:t>.</w:t>
        </w:r>
      </w:ins>
    </w:p>
    <w:p w14:paraId="4C934115" w14:textId="77777777" w:rsidR="000B44E8" w:rsidRDefault="00927874" w:rsidP="000B44E8">
      <w:pPr>
        <w:pStyle w:val="sp"/>
        <w:ind w:left="794"/>
        <w:rPr>
          <w:ins w:id="163" w:author="dmckenna" w:date="2014-10-14T08:37:00Z"/>
          <w:rFonts w:eastAsia="Calibri"/>
          <w:snapToGrid/>
          <w:color w:val="auto"/>
          <w:szCs w:val="22"/>
          <w:lang w:eastAsia="en-US"/>
        </w:rPr>
      </w:pPr>
      <w:ins w:id="164" w:author="Totyo Totev" w:date="2015-02-11T11:59:00Z">
        <w:r>
          <w:rPr>
            <w:noProof/>
            <w:snapToGrid/>
            <w:lang w:eastAsia="en-US"/>
          </w:rPr>
          <w:drawing>
            <wp:inline distT="0" distB="0" distL="0" distR="0" wp14:anchorId="30822EB8" wp14:editId="0D4726A8">
              <wp:extent cx="5381086" cy="3894484"/>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382597" cy="3895578"/>
                      </a:xfrm>
                      <a:prstGeom prst="rect">
                        <a:avLst/>
                      </a:prstGeom>
                      <a:noFill/>
                      <a:ln w="9525">
                        <a:noFill/>
                        <a:miter lim="800000"/>
                        <a:headEnd/>
                        <a:tailEnd/>
                      </a:ln>
                    </pic:spPr>
                  </pic:pic>
                </a:graphicData>
              </a:graphic>
            </wp:inline>
          </w:drawing>
        </w:r>
      </w:ins>
    </w:p>
    <w:p w14:paraId="48348E9B" w14:textId="77777777" w:rsidR="000B44E8" w:rsidRDefault="000B44E8" w:rsidP="000B44E8">
      <w:pPr>
        <w:pStyle w:val="Heading3"/>
      </w:pPr>
      <w:bookmarkStart w:id="165" w:name="_Toc411442143"/>
      <w:r>
        <w:t>Use case 2: Application Developer consuming Web Services in API Catalog</w:t>
      </w:r>
      <w:bookmarkEnd w:id="165"/>
    </w:p>
    <w:p w14:paraId="234FB131" w14:textId="77777777" w:rsidR="000B44E8" w:rsidDel="00447ACA" w:rsidRDefault="000B44E8" w:rsidP="00447ACA">
      <w:pPr>
        <w:spacing w:after="0" w:line="240" w:lineRule="auto"/>
        <w:ind w:firstLine="397"/>
        <w:rPr>
          <w:del w:id="166" w:author="pkarastoyanova" w:date="2015-01-27T18:46:00Z"/>
        </w:rPr>
      </w:pPr>
      <w:r>
        <w:t>The API Portal will be enhanced to a</w:t>
      </w:r>
      <w:r w:rsidRPr="000B44E8">
        <w:rPr>
          <w:snapToGrid w:val="0"/>
        </w:rPr>
        <w:t>llow application developers to consume frontend Web Services by requesting applica</w:t>
      </w:r>
      <w:r>
        <w:t>tion access to the Web Service i</w:t>
      </w:r>
      <w:r w:rsidRPr="000B44E8">
        <w:rPr>
          <w:snapToGrid w:val="0"/>
        </w:rPr>
        <w:t>n the same way the application developer can request application access for a REST API.</w:t>
      </w:r>
      <w:r>
        <w:t xml:space="preserve"> </w:t>
      </w:r>
      <w:r w:rsidRPr="000B44E8">
        <w:t>Application access to the frontend Web Service will allow the application to invoke the Web Service.</w:t>
      </w:r>
      <w:ins w:id="167" w:author="pkarastoyanova" w:date="2014-10-15T11:14:00Z">
        <w:r w:rsidR="00E64F9B">
          <w:t xml:space="preserve"> </w:t>
        </w:r>
      </w:ins>
    </w:p>
    <w:p w14:paraId="434D7952" w14:textId="77777777" w:rsidR="00AB154A" w:rsidRDefault="00AB154A">
      <w:pPr>
        <w:pStyle w:val="sp"/>
        <w:ind w:left="0"/>
        <w:rPr>
          <w:rFonts w:eastAsia="Calibri"/>
          <w:snapToGrid/>
          <w:color w:val="auto"/>
          <w:szCs w:val="22"/>
          <w:lang w:eastAsia="en-US"/>
        </w:rPr>
        <w:pPrChange w:id="168" w:author="pkarastoyanova" w:date="2015-01-27T18:46:00Z">
          <w:pPr>
            <w:pStyle w:val="sp"/>
          </w:pPr>
        </w:pPrChange>
      </w:pPr>
    </w:p>
    <w:p w14:paraId="0E34146F" w14:textId="77777777" w:rsidR="000B44E8" w:rsidRDefault="000B44E8" w:rsidP="000B44E8">
      <w:pPr>
        <w:pStyle w:val="sp"/>
        <w:rPr>
          <w:rFonts w:eastAsia="Calibri"/>
          <w:snapToGrid/>
          <w:color w:val="auto"/>
          <w:szCs w:val="22"/>
          <w:lang w:eastAsia="en-US"/>
        </w:rPr>
      </w:pPr>
      <w:r w:rsidRPr="000B44E8">
        <w:rPr>
          <w:rFonts w:eastAsia="Calibri"/>
          <w:snapToGrid/>
          <w:color w:val="auto"/>
          <w:szCs w:val="22"/>
          <w:lang w:eastAsia="en-US"/>
        </w:rPr>
        <w:br/>
      </w:r>
      <w:r>
        <w:rPr>
          <w:rFonts w:eastAsia="Calibri"/>
          <w:snapToGrid/>
          <w:color w:val="auto"/>
          <w:szCs w:val="22"/>
          <w:lang w:eastAsia="en-US"/>
        </w:rPr>
        <w:t>The API Portal Test page w</w:t>
      </w:r>
      <w:r w:rsidRPr="000B44E8">
        <w:rPr>
          <w:rFonts w:eastAsia="Calibri"/>
          <w:snapToGrid/>
          <w:color w:val="auto"/>
          <w:szCs w:val="22"/>
          <w:lang w:eastAsia="en-US"/>
        </w:rPr>
        <w:t xml:space="preserve">ill </w:t>
      </w:r>
      <w:r>
        <w:rPr>
          <w:rFonts w:eastAsia="Calibri"/>
          <w:snapToGrid/>
          <w:color w:val="auto"/>
          <w:szCs w:val="22"/>
          <w:lang w:eastAsia="en-US"/>
        </w:rPr>
        <w:t>be modified</w:t>
      </w:r>
      <w:r w:rsidRPr="000B44E8">
        <w:rPr>
          <w:rFonts w:eastAsia="Calibri"/>
          <w:snapToGrid/>
          <w:color w:val="auto"/>
          <w:szCs w:val="22"/>
          <w:lang w:eastAsia="en-US"/>
        </w:rPr>
        <w:t xml:space="preserve"> to </w:t>
      </w:r>
      <w:r>
        <w:rPr>
          <w:rFonts w:eastAsia="Calibri"/>
          <w:snapToGrid/>
          <w:color w:val="auto"/>
          <w:szCs w:val="22"/>
          <w:lang w:eastAsia="en-US"/>
        </w:rPr>
        <w:t>allow</w:t>
      </w:r>
      <w:r w:rsidRPr="000B44E8">
        <w:rPr>
          <w:rFonts w:eastAsia="Calibri"/>
          <w:snapToGrid/>
          <w:color w:val="auto"/>
          <w:szCs w:val="22"/>
          <w:lang w:eastAsia="en-US"/>
        </w:rPr>
        <w:t xml:space="preserve"> the application developer to invoke </w:t>
      </w:r>
      <w:r>
        <w:rPr>
          <w:rFonts w:eastAsia="Calibri"/>
          <w:snapToGrid/>
          <w:color w:val="auto"/>
          <w:szCs w:val="22"/>
          <w:lang w:eastAsia="en-US"/>
        </w:rPr>
        <w:t>a</w:t>
      </w:r>
      <w:r w:rsidRPr="000B44E8">
        <w:rPr>
          <w:rFonts w:eastAsia="Calibri"/>
          <w:snapToGrid/>
          <w:color w:val="auto"/>
          <w:szCs w:val="22"/>
          <w:lang w:eastAsia="en-US"/>
        </w:rPr>
        <w:t xml:space="preserve"> Web Service.</w:t>
      </w:r>
      <w:ins w:id="169" w:author="pkarastoyanova" w:date="2014-10-15T09:42:00Z">
        <w:r w:rsidR="00646F73">
          <w:rPr>
            <w:rFonts w:eastAsia="Calibri"/>
            <w:snapToGrid/>
            <w:color w:val="auto"/>
            <w:szCs w:val="22"/>
            <w:lang w:eastAsia="en-US"/>
          </w:rPr>
          <w:t xml:space="preserve"> </w:t>
        </w:r>
      </w:ins>
      <w:ins w:id="170" w:author="pkarastoyanova" w:date="2014-10-15T11:28:00Z">
        <w:r w:rsidR="00E64F9B">
          <w:rPr>
            <w:rFonts w:eastAsia="Calibri"/>
            <w:snapToGrid/>
            <w:color w:val="auto"/>
            <w:szCs w:val="22"/>
            <w:lang w:eastAsia="en-US"/>
          </w:rPr>
          <w:t xml:space="preserve">In addition when a POST method is being expanded </w:t>
        </w:r>
      </w:ins>
      <w:ins w:id="171" w:author="pkarastoyanova" w:date="2014-10-15T09:44:00Z">
        <w:r w:rsidR="00E64F9B">
          <w:rPr>
            <w:rFonts w:eastAsia="Calibri"/>
            <w:snapToGrid/>
            <w:color w:val="auto"/>
            <w:szCs w:val="22"/>
            <w:lang w:eastAsia="en-US"/>
          </w:rPr>
          <w:t>a</w:t>
        </w:r>
        <w:r w:rsidR="00646F73">
          <w:rPr>
            <w:rFonts w:eastAsia="Calibri"/>
            <w:snapToGrid/>
            <w:color w:val="auto"/>
            <w:szCs w:val="22"/>
            <w:lang w:eastAsia="en-US"/>
          </w:rPr>
          <w:t xml:space="preserve"> </w:t>
        </w:r>
      </w:ins>
      <w:ins w:id="172" w:author="pkarastoyanova" w:date="2014-10-15T09:45:00Z">
        <w:r w:rsidR="00646F73">
          <w:rPr>
            <w:rFonts w:eastAsia="Calibri"/>
            <w:snapToGrid/>
            <w:color w:val="auto"/>
            <w:szCs w:val="22"/>
            <w:lang w:eastAsia="en-US"/>
          </w:rPr>
          <w:t>XML template</w:t>
        </w:r>
      </w:ins>
      <w:ins w:id="173" w:author="pkarastoyanova" w:date="2014-10-15T11:30:00Z">
        <w:r w:rsidR="00E64F9B">
          <w:rPr>
            <w:rFonts w:eastAsia="Calibri"/>
            <w:snapToGrid/>
            <w:color w:val="auto"/>
            <w:szCs w:val="22"/>
            <w:lang w:eastAsia="en-US"/>
          </w:rPr>
          <w:t xml:space="preserve"> </w:t>
        </w:r>
      </w:ins>
      <w:ins w:id="174" w:author="pkarastoyanova" w:date="2014-10-15T11:55:00Z">
        <w:r w:rsidR="007E5A0A">
          <w:rPr>
            <w:rFonts w:eastAsia="Calibri"/>
            <w:snapToGrid/>
            <w:color w:val="auto"/>
            <w:szCs w:val="22"/>
            <w:lang w:eastAsia="en-US"/>
          </w:rPr>
          <w:t xml:space="preserve">will be populated </w:t>
        </w:r>
      </w:ins>
      <w:ins w:id="175" w:author="pkarastoyanova" w:date="2014-10-15T16:06:00Z">
        <w:r w:rsidR="00163C52">
          <w:rPr>
            <w:rFonts w:eastAsia="Calibri"/>
            <w:snapToGrid/>
            <w:color w:val="auto"/>
            <w:szCs w:val="22"/>
            <w:lang w:eastAsia="en-US"/>
          </w:rPr>
          <w:t>as a</w:t>
        </w:r>
      </w:ins>
      <w:ins w:id="176" w:author="pkarastoyanova" w:date="2014-10-15T11:30:00Z">
        <w:r w:rsidR="00E64F9B">
          <w:rPr>
            <w:rFonts w:eastAsia="Calibri"/>
            <w:snapToGrid/>
            <w:color w:val="auto"/>
            <w:szCs w:val="22"/>
            <w:lang w:eastAsia="en-US"/>
          </w:rPr>
          <w:t xml:space="preserve"> </w:t>
        </w:r>
      </w:ins>
      <w:ins w:id="177" w:author="pkarastoyanova" w:date="2014-10-15T09:45:00Z">
        <w:r w:rsidR="00E64F9B">
          <w:rPr>
            <w:rFonts w:eastAsia="Calibri"/>
            <w:snapToGrid/>
            <w:color w:val="auto"/>
            <w:szCs w:val="22"/>
            <w:lang w:eastAsia="en-US"/>
          </w:rPr>
          <w:t>body</w:t>
        </w:r>
      </w:ins>
      <w:ins w:id="178" w:author="pkarastoyanova" w:date="2014-10-15T11:54:00Z">
        <w:r w:rsidR="007E5A0A">
          <w:rPr>
            <w:rFonts w:eastAsia="Calibri"/>
            <w:snapToGrid/>
            <w:color w:val="auto"/>
            <w:szCs w:val="22"/>
            <w:lang w:eastAsia="en-US"/>
          </w:rPr>
          <w:t xml:space="preserve"> of the request</w:t>
        </w:r>
      </w:ins>
      <w:ins w:id="179" w:author="pkarastoyanova" w:date="2014-10-15T09:45:00Z">
        <w:r w:rsidR="00646F73">
          <w:rPr>
            <w:rFonts w:eastAsia="Calibri"/>
            <w:snapToGrid/>
            <w:color w:val="auto"/>
            <w:szCs w:val="22"/>
            <w:lang w:eastAsia="en-US"/>
          </w:rPr>
          <w:t>.</w:t>
        </w:r>
      </w:ins>
      <w:ins w:id="180" w:author="pkarastoyanova" w:date="2014-10-15T11:34:00Z">
        <w:r w:rsidR="00E64F9B">
          <w:rPr>
            <w:rFonts w:eastAsia="Calibri"/>
            <w:snapToGrid/>
            <w:color w:val="auto"/>
            <w:szCs w:val="22"/>
            <w:lang w:eastAsia="en-US"/>
          </w:rPr>
          <w:t xml:space="preserve"> </w:t>
        </w:r>
      </w:ins>
    </w:p>
    <w:p w14:paraId="7F00B166" w14:textId="77777777" w:rsidR="000B44E8" w:rsidRDefault="00672E76" w:rsidP="000B44E8">
      <w:pPr>
        <w:pStyle w:val="sp"/>
        <w:rPr>
          <w:rFonts w:eastAsia="Calibri"/>
          <w:snapToGrid/>
          <w:color w:val="auto"/>
          <w:szCs w:val="22"/>
          <w:lang w:eastAsia="en-US"/>
        </w:rPr>
      </w:pPr>
      <w:del w:id="181" w:author="pkarastoyanova" w:date="2014-10-15T11:09:00Z">
        <w:r>
          <w:rPr>
            <w:rFonts w:eastAsia="Calibri"/>
            <w:noProof/>
            <w:snapToGrid/>
            <w:color w:val="auto"/>
            <w:szCs w:val="22"/>
            <w:lang w:eastAsia="en-US"/>
            <w:rPrChange w:id="182" w:author="Unknown">
              <w:rPr>
                <w:noProof/>
                <w:lang w:eastAsia="en-US"/>
              </w:rPr>
            </w:rPrChange>
          </w:rPr>
          <w:drawing>
            <wp:inline distT="0" distB="0" distL="0" distR="0" wp14:anchorId="7DA2BE63" wp14:editId="676EE77B">
              <wp:extent cx="5037826" cy="33400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8093" cy="3346825"/>
                      </a:xfrm>
                      <a:prstGeom prst="rect">
                        <a:avLst/>
                      </a:prstGeom>
                      <a:noFill/>
                      <a:ln>
                        <a:noFill/>
                      </a:ln>
                    </pic:spPr>
                  </pic:pic>
                </a:graphicData>
              </a:graphic>
            </wp:inline>
          </w:drawing>
        </w:r>
      </w:del>
    </w:p>
    <w:p w14:paraId="58A29668" w14:textId="77777777" w:rsidR="000B44E8" w:rsidRDefault="000B44E8" w:rsidP="000B44E8">
      <w:pPr>
        <w:pStyle w:val="sp"/>
        <w:numPr>
          <w:ilvl w:val="0"/>
          <w:numId w:val="27"/>
        </w:numPr>
        <w:rPr>
          <w:ins w:id="183" w:author="pkarastoyanova" w:date="2014-10-14T14:46:00Z"/>
          <w:rFonts w:eastAsia="Calibri"/>
          <w:snapToGrid/>
          <w:color w:val="auto"/>
          <w:szCs w:val="22"/>
          <w:lang w:eastAsia="en-US"/>
        </w:rPr>
      </w:pPr>
      <w:r>
        <w:rPr>
          <w:rFonts w:eastAsia="Calibri"/>
          <w:snapToGrid/>
          <w:color w:val="auto"/>
          <w:szCs w:val="22"/>
          <w:lang w:eastAsia="en-US"/>
        </w:rPr>
        <w:t xml:space="preserve">A link in the API </w:t>
      </w:r>
      <w:commentRangeStart w:id="184"/>
      <w:del w:id="185" w:author="pkarastoyanova" w:date="2014-10-14T14:52:00Z">
        <w:r w:rsidDel="00E00101">
          <w:rPr>
            <w:rFonts w:eastAsia="Calibri"/>
            <w:snapToGrid/>
            <w:color w:val="auto"/>
            <w:szCs w:val="22"/>
            <w:lang w:eastAsia="en-US"/>
          </w:rPr>
          <w:delText xml:space="preserve">properties </w:delText>
        </w:r>
      </w:del>
      <w:commentRangeEnd w:id="184"/>
      <w:ins w:id="186" w:author="pkarastoyanova" w:date="2014-10-14T14:52:00Z">
        <w:r w:rsidR="00E00101">
          <w:rPr>
            <w:rFonts w:eastAsia="Calibri"/>
            <w:snapToGrid/>
            <w:color w:val="auto"/>
            <w:szCs w:val="22"/>
            <w:lang w:eastAsia="en-US"/>
          </w:rPr>
          <w:t xml:space="preserve">info section </w:t>
        </w:r>
      </w:ins>
      <w:r w:rsidR="00792CB6">
        <w:rPr>
          <w:rStyle w:val="CommentReference"/>
          <w:rFonts w:eastAsia="Calibri"/>
          <w:snapToGrid/>
          <w:color w:val="auto"/>
          <w:lang w:eastAsia="en-US"/>
        </w:rPr>
        <w:commentReference w:id="184"/>
      </w:r>
      <w:r>
        <w:rPr>
          <w:rFonts w:eastAsia="Calibri"/>
          <w:snapToGrid/>
          <w:color w:val="auto"/>
          <w:szCs w:val="22"/>
          <w:lang w:eastAsia="en-US"/>
        </w:rPr>
        <w:t>will be added so that the application developer will be able to view/download the API WSDL.</w:t>
      </w:r>
      <w:ins w:id="187" w:author="pkarastoyanova" w:date="2015-01-27T16:50:00Z">
        <w:r w:rsidR="00051B90">
          <w:rPr>
            <w:rFonts w:eastAsia="Calibri"/>
            <w:snapToGrid/>
            <w:color w:val="auto"/>
            <w:szCs w:val="22"/>
            <w:lang w:eastAsia="en-US"/>
          </w:rPr>
          <w:t xml:space="preserve"> In case the API </w:t>
        </w:r>
      </w:ins>
      <w:ins w:id="188" w:author="pkarastoyanova" w:date="2015-01-27T17:58:00Z">
        <w:r w:rsidR="002D45A3">
          <w:rPr>
            <w:rFonts w:eastAsia="Calibri"/>
            <w:snapToGrid/>
            <w:color w:val="auto"/>
            <w:szCs w:val="22"/>
            <w:lang w:eastAsia="en-US"/>
          </w:rPr>
          <w:t xml:space="preserve">type </w:t>
        </w:r>
      </w:ins>
      <w:ins w:id="189" w:author="pkarastoyanova" w:date="2015-01-27T16:50:00Z">
        <w:r w:rsidR="00051B90">
          <w:rPr>
            <w:rFonts w:eastAsia="Calibri"/>
            <w:snapToGrid/>
            <w:color w:val="auto"/>
            <w:szCs w:val="22"/>
            <w:lang w:eastAsia="en-US"/>
          </w:rPr>
          <w:t xml:space="preserve">is REST </w:t>
        </w:r>
      </w:ins>
      <w:ins w:id="190" w:author="pkarastoyanova" w:date="2015-01-27T16:52:00Z">
        <w:r w:rsidR="00051B90">
          <w:rPr>
            <w:rFonts w:eastAsia="Calibri"/>
            <w:snapToGrid/>
            <w:color w:val="auto"/>
            <w:szCs w:val="22"/>
            <w:lang w:eastAsia="en-US"/>
          </w:rPr>
          <w:t xml:space="preserve">the link will </w:t>
        </w:r>
      </w:ins>
      <w:ins w:id="191" w:author="pkarastoyanova" w:date="2015-01-27T17:58:00Z">
        <w:r w:rsidR="002D45A3">
          <w:rPr>
            <w:rFonts w:eastAsia="Calibri"/>
            <w:snapToGrid/>
            <w:color w:val="auto"/>
            <w:szCs w:val="22"/>
            <w:lang w:eastAsia="en-US"/>
          </w:rPr>
          <w:t xml:space="preserve">be </w:t>
        </w:r>
      </w:ins>
      <w:ins w:id="192" w:author="pkarastoyanova" w:date="2015-01-27T16:52:00Z">
        <w:r w:rsidR="002D45A3">
          <w:rPr>
            <w:rFonts w:eastAsia="Calibri"/>
            <w:snapToGrid/>
            <w:color w:val="auto"/>
            <w:szCs w:val="22"/>
            <w:lang w:eastAsia="en-US"/>
          </w:rPr>
          <w:t>point to the swagger feed</w:t>
        </w:r>
      </w:ins>
      <w:ins w:id="193" w:author="pkarastoyanova" w:date="2015-01-27T17:58:00Z">
        <w:r w:rsidR="002D45A3">
          <w:rPr>
            <w:rFonts w:eastAsia="Calibri"/>
            <w:snapToGrid/>
            <w:color w:val="auto"/>
            <w:szCs w:val="22"/>
            <w:lang w:eastAsia="en-US"/>
          </w:rPr>
          <w:t>.</w:t>
        </w:r>
      </w:ins>
    </w:p>
    <w:p w14:paraId="7070F376" w14:textId="77777777" w:rsidR="00AB154A" w:rsidRDefault="00927874">
      <w:pPr>
        <w:pStyle w:val="sp"/>
        <w:ind w:left="0"/>
        <w:rPr>
          <w:rFonts w:eastAsia="Calibri"/>
          <w:snapToGrid/>
          <w:color w:val="auto"/>
          <w:szCs w:val="22"/>
          <w:lang w:eastAsia="en-US"/>
        </w:rPr>
        <w:pPrChange w:id="194" w:author="pkarastoyanova" w:date="2014-10-14T14:47:00Z">
          <w:pPr>
            <w:pStyle w:val="sp"/>
            <w:numPr>
              <w:numId w:val="27"/>
            </w:numPr>
            <w:ind w:left="1140" w:hanging="360"/>
          </w:pPr>
        </w:pPrChange>
      </w:pPr>
      <w:ins w:id="195" w:author="Totyo Totev" w:date="2015-02-11T12:01:00Z">
        <w:r>
          <w:rPr>
            <w:noProof/>
            <w:snapToGrid/>
            <w:lang w:eastAsia="en-US"/>
          </w:rPr>
          <w:lastRenderedPageBreak/>
          <w:drawing>
            <wp:inline distT="0" distB="0" distL="0" distR="0" wp14:anchorId="24B33BEB" wp14:editId="0B0E5EDF">
              <wp:extent cx="5355674" cy="2958861"/>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357178" cy="2959692"/>
                      </a:xfrm>
                      <a:prstGeom prst="rect">
                        <a:avLst/>
                      </a:prstGeom>
                      <a:noFill/>
                      <a:ln w="9525">
                        <a:noFill/>
                        <a:miter lim="800000"/>
                        <a:headEnd/>
                        <a:tailEnd/>
                      </a:ln>
                    </pic:spPr>
                  </pic:pic>
                </a:graphicData>
              </a:graphic>
            </wp:inline>
          </w:drawing>
        </w:r>
      </w:ins>
    </w:p>
    <w:p w14:paraId="3838F459" w14:textId="77777777" w:rsidR="000B44E8" w:rsidRPr="000B44E8" w:rsidRDefault="000B44E8" w:rsidP="000B44E8">
      <w:pPr>
        <w:pStyle w:val="sp"/>
        <w:rPr>
          <w:rFonts w:eastAsia="Calibri"/>
          <w:snapToGrid/>
          <w:color w:val="auto"/>
          <w:szCs w:val="22"/>
          <w:lang w:eastAsia="en-US"/>
        </w:rPr>
      </w:pPr>
    </w:p>
    <w:p w14:paraId="7C02C52F" w14:textId="77777777" w:rsidR="00091201" w:rsidRPr="00091201" w:rsidRDefault="00091201" w:rsidP="00091201">
      <w:pPr>
        <w:pStyle w:val="Heading2"/>
      </w:pPr>
      <w:bookmarkStart w:id="196" w:name="_Toc411442144"/>
      <w:r w:rsidRPr="00091201">
        <w:t>OAuth</w:t>
      </w:r>
      <w:bookmarkEnd w:id="196"/>
    </w:p>
    <w:p w14:paraId="11538786" w14:textId="77777777" w:rsidR="00091201" w:rsidRPr="00091201" w:rsidRDefault="00091201" w:rsidP="00091201">
      <w:pPr>
        <w:pStyle w:val="Normal1"/>
        <w:rPr>
          <w:rFonts w:asciiTheme="majorHAnsi" w:hAnsiTheme="majorHAnsi"/>
        </w:rPr>
      </w:pPr>
      <w:r w:rsidRPr="00091201">
        <w:rPr>
          <w:rFonts w:asciiTheme="majorHAnsi" w:hAnsiTheme="majorHAnsi"/>
        </w:rPr>
        <w:t>API Portal 7.3.1 allows an application developer to invoke OAuth-protected APIs using the “Test” capability.  Alternatively, during development of their application, the application developer will test their application which will invoke OAuth-protected APIs.  In both cases the request must include an access token that has been granted to the application so the request can be authorized.</w:t>
      </w:r>
    </w:p>
    <w:p w14:paraId="4C82E570" w14:textId="77777777" w:rsidR="00091201" w:rsidRPr="00091201" w:rsidRDefault="00091201" w:rsidP="00091201">
      <w:pPr>
        <w:pStyle w:val="Normal1"/>
        <w:rPr>
          <w:rFonts w:asciiTheme="majorHAnsi" w:hAnsiTheme="majorHAnsi"/>
        </w:rPr>
      </w:pPr>
    </w:p>
    <w:p w14:paraId="54A8D7A6" w14:textId="77777777" w:rsidR="00091201" w:rsidRPr="00091201" w:rsidRDefault="00091201" w:rsidP="00091201">
      <w:pPr>
        <w:pStyle w:val="Normal1"/>
        <w:rPr>
          <w:rFonts w:asciiTheme="majorHAnsi" w:hAnsiTheme="majorHAnsi"/>
        </w:rPr>
      </w:pPr>
      <w:r w:rsidRPr="00091201">
        <w:rPr>
          <w:rFonts w:asciiTheme="majorHAnsi" w:hAnsiTheme="majorHAnsi"/>
        </w:rPr>
        <w:t>API Portal 7.3.1 provides no mechanism for the application developer to obtain the access token using the application’s OAuth credentials.  This must be done outside of the API Portal and provides a bad user experience.</w:t>
      </w:r>
    </w:p>
    <w:p w14:paraId="6C65CC99" w14:textId="77777777" w:rsidR="00091201" w:rsidRPr="00091201" w:rsidRDefault="00091201" w:rsidP="00091201">
      <w:pPr>
        <w:pStyle w:val="Normal1"/>
        <w:rPr>
          <w:rFonts w:asciiTheme="majorHAnsi" w:hAnsiTheme="majorHAnsi"/>
        </w:rPr>
      </w:pPr>
    </w:p>
    <w:p w14:paraId="18670CDC" w14:textId="77777777" w:rsidR="00091201" w:rsidRPr="00091201" w:rsidRDefault="00091201" w:rsidP="00091201">
      <w:pPr>
        <w:pStyle w:val="Normal1"/>
        <w:rPr>
          <w:rFonts w:asciiTheme="majorHAnsi" w:hAnsiTheme="majorHAnsi"/>
        </w:rPr>
      </w:pPr>
      <w:r w:rsidRPr="00091201">
        <w:rPr>
          <w:rFonts w:asciiTheme="majorHAnsi" w:hAnsiTheme="majorHAnsi"/>
        </w:rPr>
        <w:t xml:space="preserve">API Portal 7.4 will implement the </w:t>
      </w:r>
      <w:ins w:id="197" w:author="Georgi Velinov" w:date="2015-03-09T18:13:00Z">
        <w:r w:rsidR="006143E7">
          <w:rPr>
            <w:rFonts w:asciiTheme="majorHAnsi" w:hAnsiTheme="majorHAnsi"/>
          </w:rPr>
          <w:t>client credentials</w:t>
        </w:r>
      </w:ins>
      <w:del w:id="198" w:author="Georgi Velinov" w:date="2015-03-09T18:13:00Z">
        <w:r w:rsidRPr="00091201" w:rsidDel="006143E7">
          <w:rPr>
            <w:rFonts w:asciiTheme="majorHAnsi" w:hAnsiTheme="majorHAnsi"/>
          </w:rPr>
          <w:delText>implicit</w:delText>
        </w:r>
      </w:del>
      <w:r w:rsidRPr="00091201">
        <w:rPr>
          <w:rFonts w:asciiTheme="majorHAnsi" w:hAnsiTheme="majorHAnsi"/>
        </w:rPr>
        <w:t xml:space="preserve"> grant request flow to allow an application developer to obtain an access token for the consuming application.  OAuth 2.0 </w:t>
      </w:r>
      <w:ins w:id="199" w:author="Georgi Velinov" w:date="2015-03-09T18:14:00Z">
        <w:r w:rsidR="006143E7">
          <w:rPr>
            <w:rFonts w:asciiTheme="majorHAnsi" w:hAnsiTheme="majorHAnsi"/>
          </w:rPr>
          <w:t>Client Credentials</w:t>
        </w:r>
      </w:ins>
      <w:del w:id="200" w:author="Georgi Velinov" w:date="2015-03-09T18:14:00Z">
        <w:r w:rsidRPr="00091201" w:rsidDel="006143E7">
          <w:rPr>
            <w:rFonts w:asciiTheme="majorHAnsi" w:hAnsiTheme="majorHAnsi"/>
          </w:rPr>
          <w:delText>Implicit</w:delText>
        </w:r>
      </w:del>
      <w:r w:rsidRPr="00091201">
        <w:rPr>
          <w:rFonts w:asciiTheme="majorHAnsi" w:hAnsiTheme="majorHAnsi"/>
        </w:rPr>
        <w:t xml:space="preserve"> Grant Flow is</w:t>
      </w:r>
      <w:hyperlink r:id="rId25" w:anchor="heading=h.kh511kpxu3ql">
        <w:r w:rsidRPr="00091201">
          <w:rPr>
            <w:rFonts w:asciiTheme="majorHAnsi" w:hAnsiTheme="majorHAnsi"/>
          </w:rPr>
          <w:t xml:space="preserve"> </w:t>
        </w:r>
      </w:hyperlink>
      <w:hyperlink r:id="rId26" w:anchor="heading=h.kh511kpxu3ql">
        <w:r w:rsidRPr="00091201">
          <w:rPr>
            <w:rFonts w:asciiTheme="majorHAnsi" w:hAnsiTheme="majorHAnsi"/>
            <w:color w:val="1155CC"/>
            <w:u w:val="single"/>
          </w:rPr>
          <w:t>here in our docs</w:t>
        </w:r>
      </w:hyperlink>
      <w:r w:rsidRPr="00091201">
        <w:rPr>
          <w:rFonts w:asciiTheme="majorHAnsi" w:hAnsiTheme="majorHAnsi"/>
        </w:rPr>
        <w:t xml:space="preserve">, and a good example of what it would be like in the real world is petstore (toggle the OFF switch to request a token): </w:t>
      </w:r>
      <w:hyperlink r:id="rId27" w:anchor="!/pet/deletePet">
        <w:r w:rsidRPr="00091201">
          <w:rPr>
            <w:rFonts w:asciiTheme="majorHAnsi" w:hAnsiTheme="majorHAnsi"/>
            <w:color w:val="1155CC"/>
            <w:u w:val="single"/>
          </w:rPr>
          <w:t>http://petstore.swagger.wordnik.com/#!/pet/deletePet</w:t>
        </w:r>
      </w:hyperlink>
    </w:p>
    <w:p w14:paraId="44651064" w14:textId="77777777" w:rsidR="00091201" w:rsidRPr="00091201" w:rsidRDefault="00091201" w:rsidP="00091201">
      <w:pPr>
        <w:pStyle w:val="Normal1"/>
        <w:rPr>
          <w:rFonts w:asciiTheme="majorHAnsi" w:hAnsiTheme="majorHAnsi"/>
        </w:rPr>
      </w:pPr>
    </w:p>
    <w:p w14:paraId="74329634" w14:textId="77777777" w:rsidR="00091201" w:rsidRPr="00091201" w:rsidRDefault="00091201" w:rsidP="00091201">
      <w:pPr>
        <w:pStyle w:val="Normal1"/>
        <w:rPr>
          <w:rFonts w:asciiTheme="majorHAnsi" w:hAnsiTheme="majorHAnsi"/>
        </w:rPr>
      </w:pPr>
      <w:r w:rsidRPr="00091201">
        <w:rPr>
          <w:rFonts w:asciiTheme="majorHAnsi" w:hAnsiTheme="majorHAnsi"/>
        </w:rPr>
        <w:t>The access token obtained can then be used in either the “Test” capability in API Portal or in the application developer’s application that they are developing.</w:t>
      </w:r>
    </w:p>
    <w:p w14:paraId="53B94CD7" w14:textId="77777777" w:rsidR="00091201" w:rsidRPr="00091201" w:rsidDel="006143E7" w:rsidRDefault="00091201" w:rsidP="00091201">
      <w:pPr>
        <w:pStyle w:val="Normal1"/>
        <w:rPr>
          <w:del w:id="201" w:author="Georgi Velinov" w:date="2015-03-09T18:16:00Z"/>
          <w:rFonts w:asciiTheme="majorHAnsi" w:hAnsiTheme="majorHAnsi"/>
        </w:rPr>
      </w:pPr>
    </w:p>
    <w:p w14:paraId="06C5A901" w14:textId="77777777" w:rsidR="00091201" w:rsidRPr="00091201" w:rsidDel="006143E7" w:rsidRDefault="00091201" w:rsidP="00091201">
      <w:pPr>
        <w:pStyle w:val="Normal1"/>
        <w:rPr>
          <w:del w:id="202" w:author="Georgi Velinov" w:date="2015-03-09T18:16:00Z"/>
          <w:rFonts w:asciiTheme="majorHAnsi" w:hAnsiTheme="majorHAnsi"/>
        </w:rPr>
      </w:pPr>
      <w:del w:id="203" w:author="Georgi Velinov" w:date="2015-03-09T18:16:00Z">
        <w:r w:rsidRPr="00091201" w:rsidDel="006143E7">
          <w:rPr>
            <w:rFonts w:asciiTheme="majorHAnsi" w:hAnsiTheme="majorHAnsi"/>
          </w:rPr>
          <w:delText xml:space="preserve">During this flow the application developer will have to switch persona and log on as the resource owner to grant access.  </w:delText>
        </w:r>
      </w:del>
    </w:p>
    <w:p w14:paraId="67F1371F" w14:textId="77777777" w:rsidR="00091201" w:rsidRPr="00091201" w:rsidRDefault="00091201" w:rsidP="00091201">
      <w:pPr>
        <w:pStyle w:val="Normal1"/>
        <w:rPr>
          <w:rFonts w:asciiTheme="majorHAnsi" w:hAnsiTheme="majorHAnsi"/>
        </w:rPr>
      </w:pPr>
    </w:p>
    <w:p w14:paraId="2BDC7D19" w14:textId="77777777" w:rsidR="00091201" w:rsidRPr="00091201" w:rsidRDefault="00091201" w:rsidP="00091201">
      <w:pPr>
        <w:pStyle w:val="Normal1"/>
        <w:rPr>
          <w:rFonts w:asciiTheme="majorHAnsi" w:hAnsiTheme="majorHAnsi"/>
        </w:rPr>
      </w:pPr>
      <w:r w:rsidRPr="00091201">
        <w:rPr>
          <w:rFonts w:asciiTheme="majorHAnsi" w:hAnsiTheme="majorHAnsi"/>
        </w:rPr>
        <w:t>This OAuth testing capability will primarily be used during the development of the client application in the Sandbox environment.  In this environment the resource owner will be a test “resource owner” provided by the API owner to application developers for this purpose.</w:t>
      </w:r>
    </w:p>
    <w:p w14:paraId="44B803F2" w14:textId="77777777" w:rsidR="00091201" w:rsidRPr="00091201" w:rsidRDefault="00091201" w:rsidP="00091201">
      <w:pPr>
        <w:pStyle w:val="Normal1"/>
        <w:rPr>
          <w:rFonts w:asciiTheme="majorHAnsi" w:hAnsiTheme="majorHAnsi"/>
        </w:rPr>
      </w:pPr>
    </w:p>
    <w:p w14:paraId="627C28EA" w14:textId="77777777" w:rsidR="002F6F10" w:rsidRDefault="00091201" w:rsidP="00091201">
      <w:pPr>
        <w:pStyle w:val="Normal1"/>
        <w:rPr>
          <w:rFonts w:asciiTheme="majorHAnsi" w:hAnsiTheme="majorHAnsi"/>
        </w:rPr>
      </w:pPr>
      <w:r w:rsidRPr="00091201">
        <w:rPr>
          <w:rFonts w:asciiTheme="majorHAnsi" w:hAnsiTheme="majorHAnsi"/>
        </w:rPr>
        <w:t>This requirement also drives the requirement for API Manager to provide an</w:t>
      </w:r>
      <w:del w:id="204" w:author="Georgi Velinov" w:date="2015-03-09T19:04:00Z">
        <w:r w:rsidRPr="00091201" w:rsidDel="00E72D3A">
          <w:rPr>
            <w:rFonts w:asciiTheme="majorHAnsi" w:hAnsiTheme="majorHAnsi"/>
          </w:rPr>
          <w:delText xml:space="preserve"> ootb</w:delText>
        </w:r>
      </w:del>
      <w:r w:rsidRPr="00091201">
        <w:rPr>
          <w:rFonts w:asciiTheme="majorHAnsi" w:hAnsiTheme="majorHAnsi"/>
        </w:rPr>
        <w:t xml:space="preserve"> OAuth Authorization Service API.</w:t>
      </w:r>
    </w:p>
    <w:p w14:paraId="503A7638" w14:textId="77777777" w:rsidR="002F6F10" w:rsidRDefault="002F6F10" w:rsidP="002F6F10">
      <w:pPr>
        <w:pStyle w:val="Heading3"/>
      </w:pPr>
      <w:bookmarkStart w:id="205" w:name="_Toc411442145"/>
      <w:r>
        <w:lastRenderedPageBreak/>
        <w:t xml:space="preserve">OAuth 2.0 </w:t>
      </w:r>
      <w:del w:id="206" w:author="Georgi Velinov" w:date="2015-03-09T18:16:00Z">
        <w:r w:rsidDel="006143E7">
          <w:delText xml:space="preserve">Implicit </w:delText>
        </w:r>
      </w:del>
      <w:ins w:id="207" w:author="Georgi Velinov" w:date="2015-03-09T18:16:00Z">
        <w:r w:rsidR="006143E7">
          <w:t xml:space="preserve">Client credentials </w:t>
        </w:r>
      </w:ins>
      <w:r>
        <w:t>grant flow</w:t>
      </w:r>
      <w:bookmarkEnd w:id="205"/>
    </w:p>
    <w:p w14:paraId="6DD61AAF" w14:textId="77777777" w:rsidR="002F6F10" w:rsidRPr="00CC522F" w:rsidDel="00CC522F" w:rsidRDefault="00CC522F">
      <w:pPr>
        <w:autoSpaceDE w:val="0"/>
        <w:autoSpaceDN w:val="0"/>
        <w:adjustRightInd w:val="0"/>
        <w:spacing w:after="0" w:line="240" w:lineRule="auto"/>
        <w:rPr>
          <w:del w:id="208" w:author="Georgi Velinov" w:date="2015-03-09T18:34:00Z"/>
          <w:rFonts w:asciiTheme="majorHAnsi" w:eastAsia="Times New Roman" w:hAnsiTheme="majorHAnsi" w:cs="Verdana"/>
          <w:lang w:eastAsia="bg-BG"/>
          <w:rPrChange w:id="209" w:author="Georgi Velinov" w:date="2015-03-09T18:34:00Z">
            <w:rPr>
              <w:del w:id="210" w:author="Georgi Velinov" w:date="2015-03-09T18:34:00Z"/>
              <w:rFonts w:asciiTheme="majorHAnsi" w:eastAsia="Arial" w:hAnsiTheme="majorHAnsi" w:cs="Arial"/>
              <w:color w:val="000000"/>
              <w:szCs w:val="20"/>
            </w:rPr>
          </w:rPrChange>
        </w:rPr>
        <w:pPrChange w:id="211" w:author="Georgi Velinov" w:date="2015-03-09T18:35:00Z">
          <w:pPr>
            <w:pStyle w:val="ListParagraph"/>
            <w:numPr>
              <w:numId w:val="46"/>
            </w:numPr>
            <w:autoSpaceDE w:val="0"/>
            <w:autoSpaceDN w:val="0"/>
            <w:adjustRightInd w:val="0"/>
            <w:spacing w:after="0" w:line="240" w:lineRule="auto"/>
            <w:ind w:hanging="360"/>
          </w:pPr>
        </w:pPrChange>
      </w:pPr>
      <w:ins w:id="212" w:author="Georgi Velinov" w:date="2015-03-09T18:34:00Z">
        <w:r w:rsidRPr="00CC522F">
          <w:rPr>
            <w:rFonts w:asciiTheme="majorHAnsi" w:eastAsia="Times New Roman" w:hAnsiTheme="majorHAnsi" w:cs="Verdana"/>
            <w:lang w:eastAsia="bg-BG"/>
            <w:rPrChange w:id="213" w:author="Georgi Velinov" w:date="2015-03-09T18:34:00Z">
              <w:rPr>
                <w:rFonts w:ascii="Verdana" w:eastAsia="Times New Roman" w:hAnsi="Verdana" w:cs="Verdana"/>
                <w:sz w:val="17"/>
                <w:szCs w:val="17"/>
                <w:lang w:eastAsia="bg-BG"/>
              </w:rPr>
            </w:rPrChange>
          </w:rPr>
          <w:t>The OAuth 2.0 Access Token using Client Credentials filter enables an OAuth client to request an access</w:t>
        </w:r>
      </w:ins>
      <w:ins w:id="214" w:author="Georgi Velinov" w:date="2015-03-09T18:35:00Z">
        <w:r>
          <w:rPr>
            <w:rFonts w:asciiTheme="majorHAnsi" w:eastAsia="Times New Roman" w:hAnsiTheme="majorHAnsi" w:cs="Verdana"/>
            <w:lang w:eastAsia="bg-BG"/>
          </w:rPr>
          <w:t xml:space="preserve"> </w:t>
        </w:r>
      </w:ins>
      <w:ins w:id="215" w:author="Georgi Velinov" w:date="2015-03-09T18:34:00Z">
        <w:r w:rsidRPr="00CC522F">
          <w:rPr>
            <w:rFonts w:asciiTheme="majorHAnsi" w:eastAsia="Times New Roman" w:hAnsiTheme="majorHAnsi" w:cs="Verdana"/>
            <w:lang w:eastAsia="bg-BG"/>
            <w:rPrChange w:id="216" w:author="Georgi Velinov" w:date="2015-03-09T18:34:00Z">
              <w:rPr>
                <w:rFonts w:ascii="Verdana" w:eastAsia="Times New Roman" w:hAnsi="Verdana" w:cs="Verdana"/>
                <w:sz w:val="17"/>
                <w:szCs w:val="17"/>
                <w:lang w:eastAsia="bg-BG"/>
              </w:rPr>
            </w:rPrChange>
          </w:rPr>
          <w:t xml:space="preserve">token using only its client credentials. This supports the OAuth 2.0 client </w:t>
        </w:r>
        <w:r>
          <w:rPr>
            <w:rFonts w:asciiTheme="majorHAnsi" w:eastAsia="Times New Roman" w:hAnsiTheme="majorHAnsi" w:cs="Verdana"/>
            <w:lang w:eastAsia="bg-BG"/>
          </w:rPr>
          <w:t xml:space="preserve">credentials flow, which is used </w:t>
        </w:r>
        <w:r w:rsidRPr="00CC522F">
          <w:rPr>
            <w:rFonts w:asciiTheme="majorHAnsi" w:eastAsia="Times New Roman" w:hAnsiTheme="majorHAnsi" w:cs="Verdana"/>
            <w:lang w:eastAsia="bg-BG"/>
            <w:rPrChange w:id="217" w:author="Georgi Velinov" w:date="2015-03-09T18:34:00Z">
              <w:rPr>
                <w:rFonts w:ascii="Verdana" w:eastAsia="Times New Roman" w:hAnsi="Verdana" w:cs="Verdana"/>
                <w:sz w:val="17"/>
                <w:szCs w:val="17"/>
                <w:lang w:eastAsia="bg-BG"/>
              </w:rPr>
            </w:rPrChange>
          </w:rPr>
          <w:t>when</w:t>
        </w:r>
        <w:r>
          <w:rPr>
            <w:rFonts w:asciiTheme="majorHAnsi" w:eastAsia="Times New Roman" w:hAnsiTheme="majorHAnsi" w:cs="Verdana"/>
            <w:lang w:eastAsia="bg-BG"/>
          </w:rPr>
          <w:t xml:space="preserve"> </w:t>
        </w:r>
        <w:r w:rsidRPr="00CC522F">
          <w:rPr>
            <w:rFonts w:asciiTheme="majorHAnsi" w:eastAsia="Times New Roman" w:hAnsiTheme="majorHAnsi" w:cs="Verdana"/>
            <w:lang w:eastAsia="bg-BG"/>
            <w:rPrChange w:id="218" w:author="Georgi Velinov" w:date="2015-03-09T18:34:00Z">
              <w:rPr>
                <w:rFonts w:ascii="Verdana" w:eastAsia="Times New Roman" w:hAnsi="Verdana" w:cs="Verdana"/>
                <w:sz w:val="17"/>
                <w:szCs w:val="17"/>
                <w:lang w:eastAsia="bg-BG"/>
              </w:rPr>
            </w:rPrChange>
          </w:rPr>
          <w:t>the client application needs to directly access its own resources o</w:t>
        </w:r>
        <w:r>
          <w:rPr>
            <w:rFonts w:asciiTheme="majorHAnsi" w:eastAsia="Times New Roman" w:hAnsiTheme="majorHAnsi" w:cs="Verdana"/>
            <w:lang w:eastAsia="bg-BG"/>
          </w:rPr>
          <w:t xml:space="preserve">n the resource server. Only the </w:t>
        </w:r>
        <w:r w:rsidRPr="00CC522F">
          <w:rPr>
            <w:rFonts w:asciiTheme="majorHAnsi" w:eastAsia="Times New Roman" w:hAnsiTheme="majorHAnsi" w:cs="Verdana"/>
            <w:lang w:eastAsia="bg-BG"/>
            <w:rPrChange w:id="219" w:author="Georgi Velinov" w:date="2015-03-09T18:34:00Z">
              <w:rPr>
                <w:rFonts w:ascii="Verdana" w:eastAsia="Times New Roman" w:hAnsi="Verdana" w:cs="Verdana"/>
                <w:sz w:val="17"/>
                <w:szCs w:val="17"/>
                <w:lang w:eastAsia="bg-BG"/>
              </w:rPr>
            </w:rPrChange>
          </w:rPr>
          <w:t>client</w:t>
        </w:r>
        <w:r>
          <w:rPr>
            <w:rFonts w:asciiTheme="majorHAnsi" w:eastAsia="Times New Roman" w:hAnsiTheme="majorHAnsi" w:cs="Verdana"/>
            <w:lang w:eastAsia="bg-BG"/>
          </w:rPr>
          <w:t xml:space="preserve"> </w:t>
        </w:r>
        <w:r w:rsidRPr="00CC522F">
          <w:rPr>
            <w:rFonts w:asciiTheme="majorHAnsi" w:eastAsia="Times New Roman" w:hAnsiTheme="majorHAnsi" w:cs="Verdana"/>
            <w:lang w:eastAsia="bg-BG"/>
            <w:rPrChange w:id="220" w:author="Georgi Velinov" w:date="2015-03-09T18:34:00Z">
              <w:rPr>
                <w:rFonts w:ascii="Verdana" w:eastAsia="Times New Roman" w:hAnsi="Verdana" w:cs="Verdana"/>
                <w:sz w:val="17"/>
                <w:szCs w:val="17"/>
                <w:lang w:eastAsia="bg-BG"/>
              </w:rPr>
            </w:rPrChange>
          </w:rPr>
          <w:t xml:space="preserve">application's credentials or public/private key pair are used in </w:t>
        </w:r>
        <w:r>
          <w:rPr>
            <w:rFonts w:asciiTheme="majorHAnsi" w:eastAsia="Times New Roman" w:hAnsiTheme="majorHAnsi" w:cs="Verdana"/>
            <w:lang w:eastAsia="bg-BG"/>
          </w:rPr>
          <w:t>this flow. The resource owner's</w:t>
        </w:r>
      </w:ins>
      <w:ins w:id="221" w:author="Georgi Velinov" w:date="2015-03-09T18:35:00Z">
        <w:r>
          <w:rPr>
            <w:rFonts w:asciiTheme="majorHAnsi" w:eastAsia="Times New Roman" w:hAnsiTheme="majorHAnsi" w:cs="Verdana"/>
            <w:lang w:eastAsia="bg-BG"/>
          </w:rPr>
          <w:t xml:space="preserve"> </w:t>
        </w:r>
      </w:ins>
      <w:ins w:id="222" w:author="Georgi Velinov" w:date="2015-03-09T18:34:00Z">
        <w:r w:rsidRPr="00CC522F">
          <w:rPr>
            <w:rFonts w:asciiTheme="majorHAnsi" w:eastAsia="Times New Roman" w:hAnsiTheme="majorHAnsi" w:cs="Verdana"/>
            <w:lang w:eastAsia="bg-BG"/>
            <w:rPrChange w:id="223" w:author="Georgi Velinov" w:date="2015-03-09T18:34:00Z">
              <w:rPr>
                <w:rFonts w:ascii="Verdana" w:eastAsia="Times New Roman" w:hAnsi="Verdana" w:cs="Verdana"/>
                <w:sz w:val="17"/>
                <w:szCs w:val="17"/>
                <w:lang w:eastAsia="bg-BG"/>
              </w:rPr>
            </w:rPrChange>
          </w:rPr>
          <w:t>credentials</w:t>
        </w:r>
        <w:r>
          <w:rPr>
            <w:rFonts w:asciiTheme="majorHAnsi" w:eastAsia="Times New Roman" w:hAnsiTheme="majorHAnsi" w:cs="Verdana"/>
            <w:lang w:eastAsia="bg-BG"/>
          </w:rPr>
          <w:t xml:space="preserve"> </w:t>
        </w:r>
        <w:r w:rsidRPr="00CC522F">
          <w:rPr>
            <w:rFonts w:asciiTheme="majorHAnsi" w:eastAsia="Times New Roman" w:hAnsiTheme="majorHAnsi" w:cs="Verdana"/>
            <w:lang w:eastAsia="bg-BG"/>
            <w:rPrChange w:id="224" w:author="Georgi Velinov" w:date="2015-03-09T18:34:00Z">
              <w:rPr>
                <w:rFonts w:ascii="Verdana" w:eastAsia="Times New Roman" w:hAnsi="Verdana" w:cs="Verdana"/>
                <w:sz w:val="17"/>
                <w:szCs w:val="17"/>
                <w:lang w:eastAsia="bg-BG"/>
              </w:rPr>
            </w:rPrChange>
          </w:rPr>
          <w:t>are not required</w:t>
        </w:r>
      </w:ins>
      <w:del w:id="225" w:author="Georgi Velinov" w:date="2015-03-09T18:34:00Z">
        <w:r w:rsidR="002F6F10" w:rsidRPr="002F6F10" w:rsidDel="00CC522F">
          <w:rPr>
            <w:rFonts w:asciiTheme="majorHAnsi" w:eastAsia="Arial" w:hAnsiTheme="majorHAnsi" w:cs="Arial"/>
            <w:color w:val="000000"/>
            <w:szCs w:val="20"/>
          </w:rPr>
          <w:delText>The web server redirects the user to the API Gateway acting as an authorization server to authenticate</w:delText>
        </w:r>
        <w:r w:rsidR="002F6F10" w:rsidDel="00CC522F">
          <w:rPr>
            <w:rFonts w:asciiTheme="majorHAnsi" w:eastAsia="Arial" w:hAnsiTheme="majorHAnsi" w:cs="Arial"/>
            <w:color w:val="000000"/>
            <w:szCs w:val="20"/>
          </w:rPr>
          <w:delText xml:space="preserve"> </w:delText>
        </w:r>
        <w:r w:rsidR="002F6F10" w:rsidRPr="002F6F10" w:rsidDel="00CC522F">
          <w:rPr>
            <w:rFonts w:asciiTheme="majorHAnsi" w:eastAsia="Arial" w:hAnsiTheme="majorHAnsi" w:cs="Arial"/>
            <w:color w:val="000000"/>
            <w:szCs w:val="20"/>
          </w:rPr>
          <w:delText>and authorize the server to access data on their behalf.</w:delText>
        </w:r>
      </w:del>
    </w:p>
    <w:p w14:paraId="49CA8B55" w14:textId="77777777" w:rsidR="002F6F10" w:rsidRPr="002F6F10" w:rsidDel="00CC522F" w:rsidRDefault="002F6F10">
      <w:pPr>
        <w:rPr>
          <w:del w:id="226" w:author="Georgi Velinov" w:date="2015-03-09T18:34:00Z"/>
          <w:rFonts w:asciiTheme="majorHAnsi" w:eastAsia="Arial" w:hAnsiTheme="majorHAnsi" w:cs="Arial"/>
          <w:color w:val="000000"/>
          <w:szCs w:val="20"/>
        </w:rPr>
        <w:pPrChange w:id="227" w:author="Georgi Velinov" w:date="2015-03-09T18:34:00Z">
          <w:pPr>
            <w:pStyle w:val="ListParagraph"/>
            <w:numPr>
              <w:numId w:val="46"/>
            </w:numPr>
            <w:autoSpaceDE w:val="0"/>
            <w:autoSpaceDN w:val="0"/>
            <w:adjustRightInd w:val="0"/>
            <w:spacing w:after="0" w:line="240" w:lineRule="auto"/>
            <w:ind w:hanging="360"/>
          </w:pPr>
        </w:pPrChange>
      </w:pPr>
      <w:del w:id="228" w:author="Georgi Velinov" w:date="2015-03-09T18:34:00Z">
        <w:r w:rsidRPr="002F6F10" w:rsidDel="00CC522F">
          <w:rPr>
            <w:rFonts w:asciiTheme="majorHAnsi" w:eastAsia="Arial" w:hAnsiTheme="majorHAnsi" w:cs="Arial"/>
            <w:color w:val="000000"/>
            <w:szCs w:val="20"/>
          </w:rPr>
          <w:delText>After the user approves access, the web server receives a callback with an access token in the fragment</w:delText>
        </w:r>
        <w:r w:rsidDel="00CC522F">
          <w:rPr>
            <w:rFonts w:asciiTheme="majorHAnsi" w:eastAsia="Arial" w:hAnsiTheme="majorHAnsi" w:cs="Arial"/>
            <w:color w:val="000000"/>
            <w:szCs w:val="20"/>
          </w:rPr>
          <w:delText xml:space="preserve"> </w:delText>
        </w:r>
        <w:r w:rsidRPr="002F6F10" w:rsidDel="00CC522F">
          <w:rPr>
            <w:rFonts w:asciiTheme="majorHAnsi" w:eastAsia="Arial" w:hAnsiTheme="majorHAnsi" w:cs="Arial"/>
            <w:color w:val="000000"/>
            <w:szCs w:val="20"/>
          </w:rPr>
          <w:delText>of the redirect URL.</w:delText>
        </w:r>
      </w:del>
    </w:p>
    <w:p w14:paraId="7A501B1C" w14:textId="77777777" w:rsidR="002F6F10" w:rsidDel="00CC522F" w:rsidRDefault="002F6F10">
      <w:pPr>
        <w:rPr>
          <w:del w:id="229" w:author="Georgi Velinov" w:date="2015-03-09T18:34:00Z"/>
          <w:rFonts w:asciiTheme="majorHAnsi" w:eastAsia="Arial" w:hAnsiTheme="majorHAnsi" w:cs="Arial"/>
        </w:rPr>
        <w:pPrChange w:id="230" w:author="Georgi Velinov" w:date="2015-03-09T18:34:00Z">
          <w:pPr>
            <w:pStyle w:val="sp"/>
            <w:numPr>
              <w:numId w:val="46"/>
            </w:numPr>
            <w:ind w:left="720" w:hanging="360"/>
          </w:pPr>
        </w:pPrChange>
      </w:pPr>
      <w:del w:id="231" w:author="Georgi Velinov" w:date="2015-03-09T18:34:00Z">
        <w:r w:rsidRPr="002F6F10" w:rsidDel="00CC522F">
          <w:rPr>
            <w:rFonts w:asciiTheme="majorHAnsi" w:eastAsia="Arial" w:hAnsiTheme="majorHAnsi" w:cs="Arial"/>
          </w:rPr>
          <w:delText>After the token is granted, the application can access the protected data with the access token.</w:delText>
        </w:r>
      </w:del>
    </w:p>
    <w:p w14:paraId="6E2CFC34" w14:textId="77777777" w:rsidR="00AB154A" w:rsidRDefault="00AB154A">
      <w:pPr>
        <w:pPrChange w:id="232" w:author="Georgi Velinov" w:date="2015-03-09T18:34:00Z">
          <w:pPr>
            <w:pStyle w:val="sp"/>
            <w:ind w:left="720"/>
          </w:pPr>
        </w:pPrChange>
      </w:pPr>
    </w:p>
    <w:p w14:paraId="4ED43A9F" w14:textId="77777777" w:rsidR="002F6F10" w:rsidRDefault="002F6F10" w:rsidP="002F6F10">
      <w:pPr>
        <w:pStyle w:val="Heading4"/>
        <w:ind w:left="709"/>
        <w:rPr>
          <w:ins w:id="233" w:author="pkarastoyanova" w:date="2015-02-05T10:59:00Z"/>
        </w:rPr>
      </w:pPr>
      <w:r>
        <w:t xml:space="preserve">Obtain an access token </w:t>
      </w:r>
    </w:p>
    <w:p w14:paraId="3ED9B69C" w14:textId="77777777" w:rsidR="00AB154A" w:rsidRDefault="00AB154A">
      <w:pPr>
        <w:pStyle w:val="sp"/>
        <w:pPrChange w:id="234" w:author="pkarastoyanova" w:date="2015-02-05T10:59:00Z">
          <w:pPr>
            <w:pStyle w:val="Heading4"/>
            <w:ind w:left="709"/>
          </w:pPr>
        </w:pPrChange>
      </w:pPr>
    </w:p>
    <w:p w14:paraId="413F5823" w14:textId="77777777" w:rsidR="000B0D2C" w:rsidRDefault="002F6F10" w:rsidP="002F6F10">
      <w:pPr>
        <w:pStyle w:val="sp"/>
        <w:ind w:left="720"/>
        <w:rPr>
          <w:ins w:id="235" w:author="pkarastoyanova" w:date="2015-02-05T11:00:00Z"/>
        </w:rPr>
      </w:pPr>
      <w:r>
        <w:t xml:space="preserve">                                                                   </w:t>
      </w:r>
    </w:p>
    <w:p w14:paraId="36250BE9" w14:textId="77777777" w:rsidR="002F6F10" w:rsidRDefault="002F6F10" w:rsidP="002F6F10">
      <w:pPr>
        <w:pStyle w:val="sp"/>
        <w:ind w:left="720"/>
      </w:pPr>
      <w:r>
        <w:t xml:space="preserve">                                            </w:t>
      </w:r>
    </w:p>
    <w:p w14:paraId="4646B147" w14:textId="77777777" w:rsidR="002F6F10" w:rsidRDefault="008D2A56" w:rsidP="002F6F10">
      <w:pPr>
        <w:pStyle w:val="sp"/>
        <w:ind w:left="720"/>
      </w:pPr>
      <w:r>
        <w:rPr>
          <w:noProof/>
          <w:snapToGrid/>
          <w:lang w:val="bg-BG" w:eastAsia="bg-BG"/>
        </w:rPr>
        <w:pict w14:anchorId="415A42D7">
          <v:group id="_x0000_s1066" style="position:absolute;left:0;text-align:left;margin-left:73.5pt;margin-top:-28.5pt;width:414.55pt;height:244.15pt;z-index:251671040" coordorigin="2550,870" coordsize="8291,4883">
            <v:roundrect id="_x0000_s1045" style="position:absolute;left:3054;top:1809;width:2390;height:1425;visibility:visible;mso-wrap-style:none;v-text-anchor:middle" arcsize="4833f" filled="f" strokecolor="black [3213]" strokeweight="2.25pt">
              <v:stroke dashstyle="1 1"/>
            </v:roundrect>
            <v:group id="_x0000_s1065" style="position:absolute;left:2550;top:870;width:8291;height:4883" coordorigin="2550,870" coordsize="8291,4883">
              <v:roundrect id="Rounded Rectangle 86" o:spid="_x0000_s1043" style="position:absolute;left:7058;top:1603;width:3783;height:1947;visibility:visible;mso-wrap-style:none;v-text-anchor:middle" arcsize="483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" filled="f" strokecolor="#d8d8d8 [2732]" strokeweight="6pt">
                <v:stroke dashstyle="1 1"/>
              </v:roundrect>
              <v:group id="_x0000_s1064" style="position:absolute;left:2550;top:870;width:8025;height:4883" coordorigin="2550,870" coordsize="8025,4883">
                <v:shapetype id="_x0000_t202" coordsize="21600,21600" o:spt="202" path="m,l,21600r21600,l21600,xe">
                  <v:stroke joinstyle="miter"/>
                  <v:path gradientshapeok="t" o:connecttype="rect"/>
                </v:shapetype>
                <v:shape id="_x0000_s1053" type="#_x0000_t202" style="position:absolute;left:7564;top:870;width:1931;height:412" stroked="f">
                  <v:textbox style="mso-next-textbox:#_x0000_s1053">
                    <w:txbxContent>
                      <w:p w14:paraId="58F140F7" w14:textId="77777777" w:rsidR="006143E7" w:rsidRPr="00117FEA" w:rsidRDefault="006143E7" w:rsidP="002F6F10">
                        <w:pPr>
                          <w:rPr>
                            <w:color w:val="C00000"/>
                          </w:rPr>
                        </w:pPr>
                        <w:r w:rsidRPr="00117FEA">
                          <w:rPr>
                            <w:color w:val="C00000"/>
                          </w:rPr>
                          <w:t>API Gateway</w:t>
                        </w:r>
                      </w:p>
                    </w:txbxContent>
                  </v:textbox>
                </v:shape>
                <v:group id="_x0000_s1063" style="position:absolute;left:2550;top:1730;width:8025;height:4023" coordorigin="2550,1730" coordsize="8025,4023">
                  <v:group id="_x0000_s1062" style="position:absolute;left:2550;top:1730;width:7372;height:3400" coordorigin="2550,1730" coordsize="7372,3400">
                    <v:shape id="_x0000_s1054" type="#_x0000_t202" style="position:absolute;left:8371;top:1730;width:1551;height:616" stroked="f">
                      <v:textbox style="mso-next-textbox:#_x0000_s1054">
                        <w:txbxContent>
                          <w:p w14:paraId="171D802B" w14:textId="77777777" w:rsidR="006143E7" w:rsidRPr="00117FEA" w:rsidRDefault="006143E7" w:rsidP="002F6F10">
                            <w:pPr>
                              <w:jc w:val="center"/>
                              <w:rPr>
                                <w:sz w:val="18"/>
                                <w:szCs w:val="18"/>
                              </w:rPr>
                            </w:pPr>
                            <w:r w:rsidRPr="00117FEA">
                              <w:rPr>
                                <w:sz w:val="18"/>
                                <w:szCs w:val="18"/>
                              </w:rPr>
                              <w:t>Authorization Server</w:t>
                            </w:r>
                          </w:p>
                        </w:txbxContent>
                      </v:textbox>
                    </v:shape>
                    <v:group id="_x0000_s1061" style="position:absolute;left:2550;top:2046;width:5640;height:3084" coordorigin="2550,2046" coordsize="5640,3084">
                      <v:group id="_x0000_s1060" style="position:absolute;left:2550;top:2046;width:5378;height:1519" coordorigin="2550,2046" coordsize="5378,1519">
                        <v:shapetype id="_x0000_t32" coordsize="21600,21600" o:spt="32" o:oned="t" path="m,l21600,21600e" filled="f">
                          <v:path arrowok="t" fillok="f" o:connecttype="none"/>
                          <o:lock v:ext="edit" shapetype="t"/>
                        </v:shapetype>
                        <v:shape id="_x0000_s1044" type="#_x0000_t32" style="position:absolute;left:5063;top:2743;width:2501;height:0;flip:x" o:connectortype="straight">
                          <v:stroke dashstyle="dash" endarrow="block"/>
                        </v:shape>
                        <v:oval id="_x0000_s1046" style="position:absolute;left:3576;top:2601;width:1487;height:443">
                          <v:textbox style="mso-next-textbox:#_x0000_s1046">
                            <w:txbxContent>
                              <w:p w14:paraId="36CA9AA4" w14:textId="77777777" w:rsidR="006143E7" w:rsidRPr="00117FEA" w:rsidRDefault="006143E7" w:rsidP="002F6F10">
                                <w:pPr>
                                  <w:rPr>
                                    <w:sz w:val="16"/>
                                    <w:szCs w:val="16"/>
                                  </w:rPr>
                                </w:pPr>
                                <w:r w:rsidRPr="00117FEA">
                                  <w:rPr>
                                    <w:sz w:val="16"/>
                                    <w:szCs w:val="16"/>
                                  </w:rPr>
                                  <w:t>Javascript</w:t>
                                </w:r>
                              </w:p>
                            </w:txbxContent>
                          </v:textbox>
                        </v:oval>
                        <v:shape id="_x0000_s1047" type="#_x0000_t32" style="position:absolute;left:4241;top:3565;width:3687;height:0" o:connectortype="straight"/>
                        <v:shape id="_x0000_s1048" type="#_x0000_t32" style="position:absolute;left:4241;top:2984;width:1;height:566;flip:y" o:connectortype="straight"/>
                        <v:shape id="_x0000_s1049" type="#_x0000_t32" style="position:absolute;left:7928;top:2984;width:0;height:566;flip:y" o:connectortype="straight">
                          <v:stroke endarrow="block"/>
                        </v:shape>
                        <v:shape id="_x0000_s1050" type="#_x0000_t202" style="position:absolute;left:5721;top:2507;width:1644;height:396" stroked="f">
                          <v:textbox style="mso-next-textbox:#_x0000_s1050">
                            <w:txbxContent>
                              <w:p w14:paraId="051E383F" w14:textId="77777777" w:rsidR="006143E7" w:rsidRPr="00117FEA" w:rsidRDefault="006143E7" w:rsidP="002F6F10">
                                <w:pPr>
                                  <w:rPr>
                                    <w:sz w:val="16"/>
                                    <w:szCs w:val="16"/>
                                  </w:rPr>
                                </w:pPr>
                                <w:r>
                                  <w:rPr>
                                    <w:sz w:val="16"/>
                                    <w:szCs w:val="16"/>
                                  </w:rPr>
                                  <w:t>Issues access token</w:t>
                                </w:r>
                              </w:p>
                            </w:txbxContent>
                          </v:textbox>
                        </v:shape>
                        <v:shape id="_x0000_s1052" type="#_x0000_t202" style="position:absolute;left:3576;top:2046;width:1329;height:300" stroked="f">
                          <v:textbox style="mso-next-textbox:#_x0000_s1052">
                            <w:txbxContent>
                              <w:p w14:paraId="552B8901" w14:textId="77777777" w:rsidR="006143E7" w:rsidRPr="00117FEA" w:rsidRDefault="006143E7" w:rsidP="002F6F10">
                                <w:pPr>
                                  <w:rPr>
                                    <w:color w:val="C00000"/>
                                    <w:sz w:val="16"/>
                                    <w:szCs w:val="16"/>
                                  </w:rPr>
                                </w:pPr>
                                <w:r w:rsidRPr="00117FEA">
                                  <w:rPr>
                                    <w:color w:val="C00000"/>
                                    <w:sz w:val="16"/>
                                    <w:szCs w:val="16"/>
                                  </w:rPr>
                                  <w:t>API Portal</w:t>
                                </w:r>
                              </w:p>
                            </w:txbxContent>
                          </v:textbox>
                        </v:shape>
                        <v:shape id="_x0000_s1055" type="#_x0000_t32" style="position:absolute;left:2550;top:2742;width:504;height:2" o:connectortype="straight">
                          <v:stroke endarrow="block"/>
                        </v:shape>
                      </v:group>
                      <v:shape id="_x0000_s1056" type="#_x0000_t32" style="position:absolute;left:8190;top:3703;width:0;height:1427" o:connectortype="straight">
                        <v:stroke startarrow="block" endarrow="block"/>
                      </v:shape>
                    </v:group>
                  </v:group>
                  <v:shape id="_x0000_s1057" type="#_x0000_t202" style="position:absolute;left:8550;top:5294;width:2025;height:459" stroked="f">
                    <v:textbox style="mso-next-textbox:#_x0000_s1057">
                      <w:txbxContent>
                        <w:p w14:paraId="1663761A" w14:textId="77777777" w:rsidR="006143E7" w:rsidRPr="00117FEA" w:rsidRDefault="006143E7" w:rsidP="002F6F10">
                          <w:pPr>
                            <w:rPr>
                              <w:color w:val="C00000"/>
                            </w:rPr>
                          </w:pPr>
                          <w:r w:rsidRPr="00117FEA">
                            <w:rPr>
                              <w:color w:val="C00000"/>
                            </w:rPr>
                            <w:t>Resource Server</w:t>
                          </w:r>
                        </w:p>
                      </w:txbxContent>
                    </v:textbox>
                  </v:shape>
                </v:group>
              </v:group>
            </v:group>
          </v:group>
        </w:pict>
      </w:r>
      <w:r>
        <w:rPr>
          <w:noProof/>
          <w:snapToGrid/>
          <w:lang w:val="bg-BG" w:eastAsia="bg-BG"/>
        </w:rPr>
        <w:pict w14:anchorId="3EC303ED">
          <v:shape id="_x0000_s1058" type="#_x0000_t32" style="position:absolute;left:0;text-align:left;margin-left:218.2pt;margin-top:80.2pt;width:80.7pt;height:0;z-index:251674624" o:connectortype="straight">
            <v:stroke startarrow="block" endarrow="block"/>
          </v:shape>
        </w:pict>
      </w:r>
      <w:r w:rsidR="002F6F10">
        <w:rPr>
          <w:rFonts w:eastAsia="MS PGothic" w:cs="+mn-cs"/>
          <w:color w:val="C00000"/>
          <w:kern w:val="24"/>
          <w:sz w:val="28"/>
          <w:szCs w:val="28"/>
        </w:rPr>
        <w:t xml:space="preserve">                                                      </w:t>
      </w:r>
      <w:r w:rsidR="002F6F10">
        <w:t xml:space="preserve">                                                                                                                                                                                                                                                                                                                                                                                                                                                                                                                                                                 </w:t>
      </w:r>
      <w:r w:rsidR="002F6F10">
        <w:rPr>
          <w:noProof/>
          <w:snapToGrid/>
          <w:lang w:eastAsia="en-US"/>
        </w:rPr>
        <w:drawing>
          <wp:inline distT="0" distB="0" distL="0" distR="0" wp14:anchorId="5A7A826C" wp14:editId="28EA5595">
            <wp:extent cx="472272" cy="540475"/>
            <wp:effectExtent l="0" t="0" r="0" b="0"/>
            <wp:docPr id="67645" name="Picture 67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2272" cy="540475"/>
                    </a:xfrm>
                    <a:prstGeom prst="rect">
                      <a:avLst/>
                    </a:prstGeom>
                    <a:noFill/>
                  </pic:spPr>
                </pic:pic>
              </a:graphicData>
            </a:graphic>
          </wp:inline>
        </w:drawing>
      </w:r>
      <w:r w:rsidR="002F6F10">
        <w:t xml:space="preserve">                                                                                                        </w:t>
      </w:r>
      <w:r w:rsidR="002F6F10">
        <w:rPr>
          <w:noProof/>
          <w:snapToGrid/>
          <w:lang w:eastAsia="en-US"/>
        </w:rPr>
        <w:drawing>
          <wp:inline distT="0" distB="0" distL="0" distR="0" wp14:anchorId="40E201A2" wp14:editId="396568C9">
            <wp:extent cx="518118" cy="884255"/>
            <wp:effectExtent l="0" t="0" r="0" b="0"/>
            <wp:docPr id="64532" name="Picture 64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8118" cy="884255"/>
                    </a:xfrm>
                    <a:prstGeom prst="rect">
                      <a:avLst/>
                    </a:prstGeom>
                    <a:noFill/>
                  </pic:spPr>
                </pic:pic>
              </a:graphicData>
            </a:graphic>
          </wp:inline>
        </w:drawing>
      </w:r>
      <w:r w:rsidR="002F6F10">
        <w:t xml:space="preserve">   </w:t>
      </w:r>
      <w:r w:rsidR="002F6F10">
        <w:rPr>
          <w:noProof/>
          <w:snapToGrid/>
          <w:lang w:eastAsia="en-US"/>
        </w:rPr>
        <w:drawing>
          <wp:inline distT="0" distB="0" distL="0" distR="0" wp14:anchorId="0271C50F" wp14:editId="61A1825A">
            <wp:extent cx="854109" cy="522335"/>
            <wp:effectExtent l="0" t="0" r="0" b="0"/>
            <wp:docPr id="67589" name="Picture 67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55798" cy="523368"/>
                    </a:xfrm>
                    <a:prstGeom prst="rect">
                      <a:avLst/>
                    </a:prstGeom>
                    <a:noFill/>
                  </pic:spPr>
                </pic:pic>
              </a:graphicData>
            </a:graphic>
          </wp:inline>
        </w:drawing>
      </w:r>
      <w:r w:rsidR="002F6F10">
        <w:t xml:space="preserve">                            </w:t>
      </w:r>
    </w:p>
    <w:p w14:paraId="210BBD26" w14:textId="77777777" w:rsidR="002F6F10" w:rsidRDefault="002F6F10" w:rsidP="002F6F10">
      <w:pPr>
        <w:pStyle w:val="sp"/>
        <w:ind w:left="720"/>
      </w:pPr>
    </w:p>
    <w:p w14:paraId="5A6411CD" w14:textId="77777777" w:rsidR="002F6F10" w:rsidRDefault="008D2A56" w:rsidP="002F6F10">
      <w:pPr>
        <w:pStyle w:val="sp"/>
        <w:ind w:left="720"/>
      </w:pPr>
      <w:r>
        <w:rPr>
          <w:noProof/>
          <w:snapToGrid/>
          <w:lang w:val="bg-BG" w:eastAsia="bg-BG"/>
        </w:rPr>
        <w:pict w14:anchorId="0C128F7E">
          <v:shape id="_x0000_s1051" type="#_x0000_t202" style="position:absolute;left:0;text-align:left;margin-left:147.75pt;margin-top:5.75pt;width:186.75pt;height:17.55pt;z-index:251667456" stroked="f">
            <v:textbox style="mso-next-textbox:#_x0000_s1051">
              <w:txbxContent>
                <w:p w14:paraId="73701F3C" w14:textId="77777777" w:rsidR="006143E7" w:rsidRPr="00117FEA" w:rsidRDefault="006143E7" w:rsidP="002F6F10">
                  <w:pPr>
                    <w:rPr>
                      <w:sz w:val="16"/>
                      <w:szCs w:val="16"/>
                    </w:rPr>
                  </w:pPr>
                  <w:del w:id="236" w:author="Georgi Velinov" w:date="2015-03-09T18:36:00Z">
                    <w:r w:rsidDel="00CC522F">
                      <w:rPr>
                        <w:sz w:val="16"/>
                        <w:szCs w:val="16"/>
                      </w:rPr>
                      <w:delText>Redirects user-agent to authorization UI</w:delText>
                    </w:r>
                  </w:del>
                </w:p>
              </w:txbxContent>
            </v:textbox>
          </v:shape>
        </w:pict>
      </w:r>
    </w:p>
    <w:p w14:paraId="4C0BCBC0" w14:textId="77777777" w:rsidR="002F6F10" w:rsidRPr="00117FEA" w:rsidRDefault="002F6F10" w:rsidP="002F6F10">
      <w:pPr>
        <w:pStyle w:val="sp"/>
        <w:ind w:left="720"/>
        <w:rPr>
          <w:sz w:val="16"/>
          <w:szCs w:val="16"/>
        </w:rPr>
      </w:pPr>
      <w:r>
        <w:t xml:space="preserve">                                                                 </w:t>
      </w:r>
    </w:p>
    <w:p w14:paraId="7B945C43" w14:textId="77777777" w:rsidR="002F6F10" w:rsidRDefault="002F6F10" w:rsidP="002F6F10">
      <w:pPr>
        <w:pStyle w:val="sp"/>
        <w:ind w:left="720"/>
      </w:pPr>
    </w:p>
    <w:p w14:paraId="05A47C8A" w14:textId="77777777" w:rsidR="002F6F10" w:rsidRDefault="002F6F10" w:rsidP="002F6F10">
      <w:pPr>
        <w:pStyle w:val="sp"/>
        <w:ind w:left="720"/>
      </w:pPr>
    </w:p>
    <w:p w14:paraId="124A79E6" w14:textId="77777777" w:rsidR="002F6F10" w:rsidRDefault="002F6F10" w:rsidP="002F6F10">
      <w:pPr>
        <w:pStyle w:val="sp"/>
        <w:ind w:left="720"/>
      </w:pPr>
      <w:r>
        <w:t xml:space="preserve">                                                                                                                        </w:t>
      </w:r>
      <w:r>
        <w:rPr>
          <w:noProof/>
          <w:snapToGrid/>
          <w:lang w:eastAsia="bg-BG"/>
        </w:rPr>
        <w:t xml:space="preserve">   </w:t>
      </w:r>
      <w:r>
        <w:rPr>
          <w:noProof/>
          <w:snapToGrid/>
          <w:lang w:eastAsia="en-US"/>
        </w:rPr>
        <w:drawing>
          <wp:inline distT="0" distB="0" distL="0" distR="0" wp14:anchorId="3F178241" wp14:editId="03ECDB46">
            <wp:extent cx="518118" cy="884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8118" cy="884255"/>
                    </a:xfrm>
                    <a:prstGeom prst="rect">
                      <a:avLst/>
                    </a:prstGeom>
                    <a:noFill/>
                  </pic:spPr>
                </pic:pic>
              </a:graphicData>
            </a:graphic>
          </wp:inline>
        </w:drawing>
      </w:r>
    </w:p>
    <w:p w14:paraId="4E333622" w14:textId="77777777" w:rsidR="002F6F10" w:rsidRDefault="002F6F10" w:rsidP="002F6F10">
      <w:pPr>
        <w:pStyle w:val="sp"/>
        <w:ind w:left="720"/>
      </w:pPr>
      <w:r>
        <w:t xml:space="preserve">                                                          </w:t>
      </w:r>
    </w:p>
    <w:p w14:paraId="1DB09E6E" w14:textId="77777777" w:rsidR="002F6F10" w:rsidRDefault="002F6F10" w:rsidP="002F6F10">
      <w:pPr>
        <w:pStyle w:val="sp"/>
        <w:numPr>
          <w:ilvl w:val="0"/>
          <w:numId w:val="47"/>
        </w:numPr>
        <w:rPr>
          <w:rFonts w:asciiTheme="majorHAnsi" w:eastAsia="Arial" w:hAnsiTheme="majorHAnsi" w:cs="Arial"/>
          <w:snapToGrid/>
          <w:lang w:eastAsia="en-US"/>
        </w:rPr>
      </w:pPr>
      <w:r w:rsidRPr="002F6F10">
        <w:rPr>
          <w:rFonts w:asciiTheme="majorHAnsi" w:eastAsia="Arial" w:hAnsiTheme="majorHAnsi" w:cs="Arial"/>
          <w:snapToGrid/>
          <w:lang w:eastAsia="en-US"/>
        </w:rPr>
        <w:t>The application developer request an access token in the API Portal.</w:t>
      </w:r>
      <w:ins w:id="237" w:author="Georgi Velinov" w:date="2015-03-09T18:22:00Z">
        <w:r w:rsidR="00197AA1">
          <w:rPr>
            <w:rFonts w:asciiTheme="majorHAnsi" w:eastAsia="Arial" w:hAnsiTheme="majorHAnsi" w:cs="Arial"/>
            <w:snapToGrid/>
            <w:lang w:eastAsia="en-US"/>
          </w:rPr>
          <w:t xml:space="preserve"> </w:t>
        </w:r>
        <w:r w:rsidR="00197AA1">
          <w:t>The JavaScript client includes the client ID, client SECRET and requested scope(s).</w:t>
        </w:r>
      </w:ins>
    </w:p>
    <w:p w14:paraId="1BBAA0E7" w14:textId="77777777" w:rsidR="002F6F10" w:rsidRPr="002F6F10" w:rsidDel="00197AA1" w:rsidRDefault="002F6F10" w:rsidP="002F6F10">
      <w:pPr>
        <w:pStyle w:val="sp"/>
        <w:numPr>
          <w:ilvl w:val="0"/>
          <w:numId w:val="47"/>
        </w:numPr>
        <w:rPr>
          <w:del w:id="238" w:author="Georgi Velinov" w:date="2015-03-09T18:22:00Z"/>
          <w:rFonts w:asciiTheme="majorHAnsi" w:eastAsia="Arial" w:hAnsiTheme="majorHAnsi" w:cs="Arial"/>
          <w:snapToGrid/>
          <w:lang w:eastAsia="en-US"/>
        </w:rPr>
      </w:pPr>
      <w:del w:id="239" w:author="Georgi Velinov" w:date="2015-03-09T18:22:00Z">
        <w:r w:rsidDel="00197AA1">
          <w:delText>The JavaScript initiates the flow by redirecting the resource owner’s user-agent to the API Gateway Authorization Server. The JavaScript client includes the client identifier, requested scope(s) and redirect URI to which the authorization server will send the user-agent back once access is granted or denied.</w:delText>
        </w:r>
      </w:del>
    </w:p>
    <w:p w14:paraId="61BB8792" w14:textId="77777777" w:rsidR="002F6F10" w:rsidRPr="002F6F10" w:rsidRDefault="002F6F10" w:rsidP="002F6F10">
      <w:pPr>
        <w:pStyle w:val="sp"/>
        <w:numPr>
          <w:ilvl w:val="0"/>
          <w:numId w:val="47"/>
        </w:numPr>
        <w:rPr>
          <w:rFonts w:asciiTheme="majorHAnsi" w:eastAsia="Arial" w:hAnsiTheme="majorHAnsi" w:cs="Arial"/>
          <w:snapToGrid/>
          <w:lang w:eastAsia="en-US"/>
        </w:rPr>
      </w:pPr>
      <w:r>
        <w:t>The API Gateway Authorization server authenticates the resource owner and checks if the owner grants permissions or not to the client’s access request.</w:t>
      </w:r>
    </w:p>
    <w:p w14:paraId="724CDB14" w14:textId="77777777" w:rsidR="002F6F10" w:rsidRPr="002F6F10" w:rsidRDefault="002F6F10" w:rsidP="002F6F10">
      <w:pPr>
        <w:pStyle w:val="sp"/>
        <w:numPr>
          <w:ilvl w:val="0"/>
          <w:numId w:val="47"/>
        </w:numPr>
        <w:rPr>
          <w:rFonts w:asciiTheme="majorHAnsi" w:eastAsia="Arial" w:hAnsiTheme="majorHAnsi" w:cs="Arial"/>
          <w:snapToGrid/>
          <w:lang w:eastAsia="en-US"/>
        </w:rPr>
      </w:pPr>
      <w:r>
        <w:t xml:space="preserve">Assuming that the resource owner grants access, the API Gateway Authorization server </w:t>
      </w:r>
      <w:del w:id="240" w:author="Georgi Velinov" w:date="2015-03-09T18:22:00Z">
        <w:r w:rsidDel="00197AA1">
          <w:delText xml:space="preserve">redirects </w:delText>
        </w:r>
      </w:del>
      <w:ins w:id="241" w:author="Georgi Velinov" w:date="2015-03-09T18:22:00Z">
        <w:r w:rsidR="00197AA1">
          <w:t xml:space="preserve">send </w:t>
        </w:r>
      </w:ins>
      <w:ins w:id="242" w:author="Georgi Velinov" w:date="2015-03-09T18:23:00Z">
        <w:r w:rsidR="00197AA1">
          <w:t>response</w:t>
        </w:r>
      </w:ins>
      <w:ins w:id="243" w:author="Georgi Velinov" w:date="2015-03-09T18:22:00Z">
        <w:r w:rsidR="00197AA1">
          <w:t xml:space="preserve"> </w:t>
        </w:r>
      </w:ins>
      <w:ins w:id="244" w:author="Georgi Velinov" w:date="2015-03-09T18:23:00Z">
        <w:r w:rsidR="00197AA1">
          <w:t>containing</w:t>
        </w:r>
      </w:ins>
      <w:ins w:id="245" w:author="Georgi Velinov" w:date="2015-03-09T18:22:00Z">
        <w:r w:rsidR="00197AA1">
          <w:t xml:space="preserve"> </w:t>
        </w:r>
      </w:ins>
      <w:del w:id="246" w:author="Georgi Velinov" w:date="2015-03-09T18:23:00Z">
        <w:r w:rsidDel="00197AA1">
          <w:delText xml:space="preserve">the user-agent back to the previously provided URI by the JavaScript. The redirection URI contains </w:delText>
        </w:r>
      </w:del>
      <w:r>
        <w:t>the access token</w:t>
      </w:r>
      <w:ins w:id="247" w:author="Georgi Velinov" w:date="2015-03-09T18:24:00Z">
        <w:r w:rsidR="00197AA1">
          <w:t xml:space="preserve"> or error message</w:t>
        </w:r>
      </w:ins>
      <w:r>
        <w:t>.</w:t>
      </w:r>
    </w:p>
    <w:p w14:paraId="097D95D1" w14:textId="77777777" w:rsidR="002F6F10" w:rsidRPr="002F6F10" w:rsidRDefault="002F6F10" w:rsidP="002F6F10">
      <w:pPr>
        <w:pStyle w:val="sp"/>
        <w:numPr>
          <w:ilvl w:val="0"/>
          <w:numId w:val="47"/>
        </w:numPr>
        <w:rPr>
          <w:rFonts w:asciiTheme="majorHAnsi" w:eastAsia="Arial" w:hAnsiTheme="majorHAnsi" w:cs="Arial"/>
          <w:snapToGrid/>
          <w:lang w:eastAsia="en-US"/>
        </w:rPr>
      </w:pPr>
      <w:r>
        <w:t>The user-agent executes javascript which extracts the access token</w:t>
      </w:r>
      <w:ins w:id="248" w:author="Georgi Velinov" w:date="2015-03-09T18:24:00Z">
        <w:r w:rsidR="00197AA1">
          <w:t xml:space="preserve"> from the response</w:t>
        </w:r>
      </w:ins>
      <w:r>
        <w:t>.</w:t>
      </w:r>
    </w:p>
    <w:p w14:paraId="31E916AB" w14:textId="77777777" w:rsidR="002F6F10" w:rsidRDefault="002F6F10" w:rsidP="002F6F10">
      <w:pPr>
        <w:pStyle w:val="sp"/>
        <w:numPr>
          <w:ilvl w:val="0"/>
          <w:numId w:val="47"/>
        </w:numPr>
      </w:pPr>
      <w:r>
        <w:t>After the access token is extracted the application developer is able to access the protected data.</w:t>
      </w:r>
    </w:p>
    <w:p w14:paraId="56176A3F" w14:textId="77777777" w:rsidR="002F6F10" w:rsidRDefault="002F6F10" w:rsidP="002F6F10">
      <w:pPr>
        <w:pStyle w:val="sp"/>
        <w:ind w:left="1080"/>
        <w:rPr>
          <w:ins w:id="249" w:author="Georgi Velinov" w:date="2015-03-10T11:27:00Z"/>
        </w:rPr>
      </w:pPr>
    </w:p>
    <w:p w14:paraId="1E750012" w14:textId="77777777" w:rsidR="00B41C82" w:rsidRDefault="00B41C82" w:rsidP="002F6F10">
      <w:pPr>
        <w:pStyle w:val="sp"/>
        <w:ind w:left="1080"/>
      </w:pPr>
    </w:p>
    <w:p w14:paraId="5B53E1B4" w14:textId="77777777" w:rsidR="002F6F10" w:rsidRDefault="002F6F10" w:rsidP="002F6F10">
      <w:pPr>
        <w:pStyle w:val="Heading4"/>
        <w:numPr>
          <w:ilvl w:val="0"/>
          <w:numId w:val="49"/>
        </w:numPr>
        <w:rPr>
          <w:snapToGrid w:val="0"/>
        </w:rPr>
      </w:pPr>
      <w:r>
        <w:rPr>
          <w:snapToGrid w:val="0"/>
        </w:rPr>
        <w:lastRenderedPageBreak/>
        <w:t>Sample request and response URLs</w:t>
      </w:r>
    </w:p>
    <w:p w14:paraId="3C06A908" w14:textId="77777777" w:rsidR="002F6F10" w:rsidRDefault="002F6F10" w:rsidP="002F6F10">
      <w:pPr>
        <w:pStyle w:val="sp"/>
        <w:numPr>
          <w:ilvl w:val="1"/>
          <w:numId w:val="49"/>
        </w:numPr>
      </w:pPr>
      <w:r>
        <w:t>Request an access token from API Gateway</w:t>
      </w:r>
    </w:p>
    <w:p w14:paraId="668F6E4C" w14:textId="77777777" w:rsidR="002F6F10" w:rsidRPr="00197AA1" w:rsidDel="00197AA1" w:rsidRDefault="00197AA1" w:rsidP="002F6F10">
      <w:pPr>
        <w:pStyle w:val="sp"/>
        <w:rPr>
          <w:del w:id="250" w:author="Georgi Velinov" w:date="2015-03-09T18:26:00Z"/>
          <w:rFonts w:asciiTheme="majorHAnsi" w:hAnsiTheme="majorHAnsi"/>
          <w:szCs w:val="22"/>
          <w:rPrChange w:id="251" w:author="Georgi Velinov" w:date="2015-03-09T18:27:00Z">
            <w:rPr>
              <w:del w:id="252" w:author="Georgi Velinov" w:date="2015-03-09T18:26:00Z"/>
            </w:rPr>
          </w:rPrChange>
        </w:rPr>
      </w:pPr>
      <w:ins w:id="253" w:author="Georgi Velinov" w:date="2015-03-09T18:26:00Z">
        <w:r w:rsidRPr="00197AA1">
          <w:rPr>
            <w:rFonts w:asciiTheme="majorHAnsi" w:hAnsiTheme="majorHAnsi" w:cs="Verdana"/>
            <w:szCs w:val="22"/>
            <w:lang w:eastAsia="bg-BG"/>
            <w:rPrChange w:id="254" w:author="Georgi Velinov" w:date="2015-03-09T18:27:00Z">
              <w:rPr>
                <w:rFonts w:ascii="Verdana" w:hAnsi="Verdana" w:cs="Verdana"/>
                <w:sz w:val="17"/>
                <w:szCs w:val="17"/>
                <w:lang w:eastAsia="bg-BG"/>
              </w:rPr>
            </w:rPrChange>
          </w:rPr>
          <w:t xml:space="preserve">The client token request should be sent in an HTTP </w:t>
        </w:r>
        <w:r w:rsidRPr="00197AA1">
          <w:rPr>
            <w:rFonts w:asciiTheme="majorHAnsi" w:hAnsiTheme="majorHAnsi" w:cs="Courier"/>
            <w:szCs w:val="22"/>
            <w:lang w:eastAsia="bg-BG"/>
            <w:rPrChange w:id="255" w:author="Georgi Velinov" w:date="2015-03-09T18:27:00Z">
              <w:rPr>
                <w:rFonts w:ascii="Courier" w:hAnsi="Courier" w:cs="Courier"/>
                <w:sz w:val="17"/>
                <w:szCs w:val="17"/>
                <w:lang w:eastAsia="bg-BG"/>
              </w:rPr>
            </w:rPrChange>
          </w:rPr>
          <w:t xml:space="preserve">POST </w:t>
        </w:r>
        <w:r w:rsidRPr="00197AA1">
          <w:rPr>
            <w:rFonts w:asciiTheme="majorHAnsi" w:hAnsiTheme="majorHAnsi" w:cs="Verdana"/>
            <w:szCs w:val="22"/>
            <w:lang w:eastAsia="bg-BG"/>
            <w:rPrChange w:id="256" w:author="Georgi Velinov" w:date="2015-03-09T18:27:00Z">
              <w:rPr>
                <w:rFonts w:ascii="Verdana" w:hAnsi="Verdana" w:cs="Verdana"/>
                <w:sz w:val="17"/>
                <w:szCs w:val="17"/>
                <w:lang w:eastAsia="bg-BG"/>
              </w:rPr>
            </w:rPrChange>
          </w:rPr>
          <w:t>to the token endpoint with the following parameters:</w:t>
        </w:r>
      </w:ins>
      <w:del w:id="257" w:author="Georgi Velinov" w:date="2015-03-09T18:26:00Z">
        <w:r w:rsidR="006143E7" w:rsidRPr="00197AA1" w:rsidDel="00197AA1">
          <w:rPr>
            <w:rFonts w:asciiTheme="majorHAnsi" w:hAnsiTheme="majorHAnsi"/>
            <w:rPrChange w:id="258" w:author="Georgi Velinov" w:date="2015-03-09T18:27:00Z">
              <w:rPr/>
            </w:rPrChange>
          </w:rPr>
          <w:fldChar w:fldCharType="begin"/>
        </w:r>
        <w:r w:rsidR="006143E7" w:rsidRPr="00197AA1" w:rsidDel="00197AA1">
          <w:rPr>
            <w:rFonts w:asciiTheme="majorHAnsi" w:hAnsiTheme="majorHAnsi"/>
            <w:szCs w:val="22"/>
            <w:rPrChange w:id="259" w:author="Georgi Velinov" w:date="2015-03-09T18:27:00Z">
              <w:rPr/>
            </w:rPrChange>
          </w:rPr>
          <w:delInstrText xml:space="preserve"> HYPERLINK "https://10.232.14.136:8089/api/oauth/authorize?client_id=7f9d6a21-cbcd-4ea6-8eb2-2bbfbf4f23f2&amp;response_type=token" </w:delInstrText>
        </w:r>
        <w:r w:rsidR="006143E7" w:rsidRPr="00197AA1" w:rsidDel="00197AA1">
          <w:rPr>
            <w:rFonts w:asciiTheme="majorHAnsi" w:hAnsiTheme="majorHAnsi"/>
            <w:rPrChange w:id="260" w:author="Georgi Velinov" w:date="2015-03-09T18:27:00Z">
              <w:rPr>
                <w:rStyle w:val="Hyperlink"/>
              </w:rPr>
            </w:rPrChange>
          </w:rPr>
          <w:fldChar w:fldCharType="separate"/>
        </w:r>
        <w:r w:rsidR="002F6F10" w:rsidRPr="00197AA1" w:rsidDel="00197AA1">
          <w:rPr>
            <w:rStyle w:val="Hyperlink"/>
            <w:rFonts w:asciiTheme="majorHAnsi" w:hAnsiTheme="majorHAnsi"/>
            <w:szCs w:val="22"/>
            <w:rPrChange w:id="261" w:author="Georgi Velinov" w:date="2015-03-09T18:27:00Z">
              <w:rPr>
                <w:rStyle w:val="Hyperlink"/>
              </w:rPr>
            </w:rPrChange>
          </w:rPr>
          <w:delText>https://10.232.14.136:8089/api/oauth/authorize?client_id=7f9d6a21-cbcd-4ea6-8eb2-2bbfbf4f23f2&amp;response_type=token</w:delText>
        </w:r>
        <w:r w:rsidR="006143E7" w:rsidRPr="00197AA1" w:rsidDel="00197AA1">
          <w:rPr>
            <w:rStyle w:val="Hyperlink"/>
            <w:rFonts w:asciiTheme="majorHAnsi" w:hAnsiTheme="majorHAnsi"/>
            <w:szCs w:val="22"/>
            <w:rPrChange w:id="262" w:author="Georgi Velinov" w:date="2015-03-09T18:27:00Z">
              <w:rPr>
                <w:rStyle w:val="Hyperlink"/>
              </w:rPr>
            </w:rPrChange>
          </w:rPr>
          <w:fldChar w:fldCharType="end"/>
        </w:r>
      </w:del>
    </w:p>
    <w:p w14:paraId="27874402" w14:textId="77777777" w:rsidR="002F6F10" w:rsidRPr="00197AA1" w:rsidRDefault="002F6F10" w:rsidP="002F6F10">
      <w:pPr>
        <w:pStyle w:val="sp"/>
        <w:rPr>
          <w:rFonts w:asciiTheme="majorHAnsi" w:hAnsiTheme="majorHAnsi"/>
          <w:szCs w:val="22"/>
          <w:rPrChange w:id="263" w:author="Georgi Velinov" w:date="2015-03-09T18:27:00Z">
            <w:rPr/>
          </w:rPrChange>
        </w:rPr>
      </w:pPr>
      <w:del w:id="264" w:author="Georgi Velinov" w:date="2015-03-09T18:26:00Z">
        <w:r w:rsidRPr="00197AA1" w:rsidDel="00197AA1">
          <w:rPr>
            <w:rFonts w:asciiTheme="majorHAnsi" w:hAnsiTheme="majorHAnsi"/>
            <w:szCs w:val="22"/>
            <w:rPrChange w:id="265" w:author="Georgi Velinov" w:date="2015-03-09T18:27:00Z">
              <w:rPr/>
            </w:rPrChange>
          </w:rPr>
          <w:delText>Request attributes:</w:delText>
        </w:r>
      </w:del>
    </w:p>
    <w:tbl>
      <w:tblPr>
        <w:tblStyle w:val="AxwayDocTable"/>
        <w:tblW w:w="9356" w:type="dxa"/>
        <w:tblInd w:w="817" w:type="dxa"/>
        <w:tblLook w:val="04A0" w:firstRow="1" w:lastRow="0" w:firstColumn="1" w:lastColumn="0" w:noHBand="0" w:noVBand="1"/>
      </w:tblPr>
      <w:tblGrid>
        <w:gridCol w:w="2972"/>
        <w:gridCol w:w="6384"/>
      </w:tblGrid>
      <w:tr w:rsidR="002F6F10" w14:paraId="60AD51A8" w14:textId="77777777" w:rsidTr="006143E7">
        <w:trPr>
          <w:cnfStyle w:val="100000000000" w:firstRow="1" w:lastRow="0" w:firstColumn="0" w:lastColumn="0" w:oddVBand="0" w:evenVBand="0" w:oddHBand="0" w:evenHBand="0" w:firstRowFirstColumn="0" w:firstRowLastColumn="0" w:lastRowFirstColumn="0" w:lastRowLastColumn="0"/>
        </w:trPr>
        <w:tc>
          <w:tcPr>
            <w:tcW w:w="2972" w:type="dxa"/>
          </w:tcPr>
          <w:p w14:paraId="0B48D7DF" w14:textId="77777777" w:rsidR="002F6F10" w:rsidRDefault="002F6F10" w:rsidP="006143E7">
            <w:pPr>
              <w:pStyle w:val="sp"/>
              <w:ind w:left="0"/>
            </w:pPr>
            <w:r>
              <w:t>Parameter</w:t>
            </w:r>
          </w:p>
        </w:tc>
        <w:tc>
          <w:tcPr>
            <w:tcW w:w="6384" w:type="dxa"/>
          </w:tcPr>
          <w:p w14:paraId="048E4302" w14:textId="77777777" w:rsidR="002F6F10" w:rsidRDefault="002F6F10" w:rsidP="006143E7">
            <w:pPr>
              <w:pStyle w:val="sp"/>
              <w:ind w:left="0"/>
            </w:pPr>
            <w:r>
              <w:t>Description</w:t>
            </w:r>
          </w:p>
        </w:tc>
      </w:tr>
      <w:tr w:rsidR="002F6F10" w14:paraId="017D60B1" w14:textId="77777777" w:rsidTr="006143E7">
        <w:trPr>
          <w:cnfStyle w:val="000000100000" w:firstRow="0" w:lastRow="0" w:firstColumn="0" w:lastColumn="0" w:oddVBand="0" w:evenVBand="0" w:oddHBand="1" w:evenHBand="0" w:firstRowFirstColumn="0" w:firstRowLastColumn="0" w:lastRowFirstColumn="0" w:lastRowLastColumn="0"/>
        </w:trPr>
        <w:tc>
          <w:tcPr>
            <w:tcW w:w="2972" w:type="dxa"/>
          </w:tcPr>
          <w:p w14:paraId="74228121" w14:textId="77777777" w:rsidR="002F6F10" w:rsidRDefault="00197AA1" w:rsidP="006143E7">
            <w:pPr>
              <w:pStyle w:val="sp"/>
              <w:ind w:left="0"/>
            </w:pPr>
            <w:ins w:id="266" w:author="Georgi Velinov" w:date="2015-03-09T18:27:00Z">
              <w:r>
                <w:t>grant_type</w:t>
              </w:r>
            </w:ins>
            <w:del w:id="267" w:author="Georgi Velinov" w:date="2015-03-09T18:27:00Z">
              <w:r w:rsidR="002F6F10" w:rsidDel="00197AA1">
                <w:delText>response_type</w:delText>
              </w:r>
            </w:del>
          </w:p>
        </w:tc>
        <w:tc>
          <w:tcPr>
            <w:tcW w:w="6384" w:type="dxa"/>
          </w:tcPr>
          <w:p w14:paraId="6AC0CCCA" w14:textId="77777777" w:rsidR="002F6F10" w:rsidRPr="00117FEA" w:rsidRDefault="002F6F10">
            <w:pPr>
              <w:pStyle w:val="sp"/>
              <w:ind w:left="0"/>
            </w:pPr>
            <w:r w:rsidRPr="00117FEA">
              <w:rPr>
                <w:b/>
              </w:rPr>
              <w:t>Required.</w:t>
            </w:r>
            <w:r w:rsidRPr="00117FEA">
              <w:t xml:space="preserve"> Must be set to </w:t>
            </w:r>
            <w:del w:id="268" w:author="Georgi Velinov" w:date="2015-03-09T18:27:00Z">
              <w:r w:rsidRPr="00117FEA" w:rsidDel="00197AA1">
                <w:rPr>
                  <w:rFonts w:ascii="Courier New" w:hAnsi="Courier New" w:cs="Courier New"/>
                  <w:b/>
                  <w:sz w:val="20"/>
                </w:rPr>
                <w:delText>token</w:delText>
              </w:r>
            </w:del>
            <w:ins w:id="269" w:author="Georgi Velinov" w:date="2015-03-09T18:27:00Z">
              <w:r w:rsidR="00197AA1">
                <w:rPr>
                  <w:rFonts w:ascii="Courier New" w:hAnsi="Courier New" w:cs="Courier New"/>
                  <w:b/>
                  <w:sz w:val="20"/>
                </w:rPr>
                <w:t>client_credentials</w:t>
              </w:r>
            </w:ins>
            <w:r w:rsidRPr="00117FEA">
              <w:t>.</w:t>
            </w:r>
          </w:p>
        </w:tc>
      </w:tr>
      <w:tr w:rsidR="002F6F10" w14:paraId="20EB9C90" w14:textId="77777777" w:rsidTr="006143E7">
        <w:trPr>
          <w:cnfStyle w:val="000000010000" w:firstRow="0" w:lastRow="0" w:firstColumn="0" w:lastColumn="0" w:oddVBand="0" w:evenVBand="0" w:oddHBand="0" w:evenHBand="1" w:firstRowFirstColumn="0" w:firstRowLastColumn="0" w:lastRowFirstColumn="0" w:lastRowLastColumn="0"/>
        </w:trPr>
        <w:tc>
          <w:tcPr>
            <w:tcW w:w="2972" w:type="dxa"/>
          </w:tcPr>
          <w:p w14:paraId="41F30AB7" w14:textId="77777777" w:rsidR="002F6F10" w:rsidRDefault="002F6F10" w:rsidP="006143E7">
            <w:pPr>
              <w:pStyle w:val="sp"/>
              <w:ind w:left="0"/>
            </w:pPr>
            <w:r>
              <w:t>client_id</w:t>
            </w:r>
          </w:p>
        </w:tc>
        <w:tc>
          <w:tcPr>
            <w:tcW w:w="6384" w:type="dxa"/>
          </w:tcPr>
          <w:p w14:paraId="23EEF2F6" w14:textId="77777777" w:rsidR="002F6F10" w:rsidRPr="00117FEA" w:rsidRDefault="002F6F10" w:rsidP="006143E7">
            <w:pPr>
              <w:autoSpaceDE w:val="0"/>
              <w:autoSpaceDN w:val="0"/>
              <w:adjustRightInd w:val="0"/>
              <w:spacing w:after="0" w:line="240" w:lineRule="auto"/>
              <w:rPr>
                <w:rFonts w:eastAsia="Times New Roman"/>
                <w:snapToGrid w:val="0"/>
                <w:color w:val="000000"/>
                <w:szCs w:val="20"/>
                <w:lang w:eastAsia="fr-FR"/>
              </w:rPr>
            </w:pPr>
            <w:r w:rsidRPr="00117FEA">
              <w:rPr>
                <w:rFonts w:eastAsia="Times New Roman"/>
                <w:b/>
                <w:snapToGrid w:val="0"/>
                <w:color w:val="000000"/>
                <w:szCs w:val="20"/>
                <w:lang w:eastAsia="fr-FR"/>
              </w:rPr>
              <w:t>Required.</w:t>
            </w:r>
            <w:r w:rsidRPr="00117FEA">
              <w:rPr>
                <w:rFonts w:eastAsia="Times New Roman"/>
                <w:snapToGrid w:val="0"/>
                <w:color w:val="000000"/>
                <w:szCs w:val="20"/>
                <w:lang w:eastAsia="fr-FR"/>
              </w:rPr>
              <w:t xml:space="preserve"> The Client ID generated when the application was registered in the Axway Client Application Registry.</w:t>
            </w:r>
          </w:p>
        </w:tc>
      </w:tr>
      <w:tr w:rsidR="002F6F10" w14:paraId="1EEC5D11" w14:textId="77777777" w:rsidTr="006143E7">
        <w:trPr>
          <w:cnfStyle w:val="000000100000" w:firstRow="0" w:lastRow="0" w:firstColumn="0" w:lastColumn="0" w:oddVBand="0" w:evenVBand="0" w:oddHBand="1" w:evenHBand="0" w:firstRowFirstColumn="0" w:firstRowLastColumn="0" w:lastRowFirstColumn="0" w:lastRowLastColumn="0"/>
        </w:trPr>
        <w:tc>
          <w:tcPr>
            <w:tcW w:w="2972" w:type="dxa"/>
          </w:tcPr>
          <w:p w14:paraId="09E207F3" w14:textId="77777777" w:rsidR="002F6F10" w:rsidRDefault="00197AA1" w:rsidP="006143E7">
            <w:pPr>
              <w:pStyle w:val="sp"/>
              <w:ind w:left="0"/>
            </w:pPr>
            <w:ins w:id="270" w:author="Georgi Velinov" w:date="2015-03-09T18:28:00Z">
              <w:r>
                <w:t>client_secret</w:t>
              </w:r>
            </w:ins>
            <w:del w:id="271" w:author="Georgi Velinov" w:date="2015-03-09T18:28:00Z">
              <w:r w:rsidR="002F6F10" w:rsidDel="00197AA1">
                <w:delText>redirect_uri</w:delText>
              </w:r>
            </w:del>
          </w:p>
        </w:tc>
        <w:tc>
          <w:tcPr>
            <w:tcW w:w="6384" w:type="dxa"/>
          </w:tcPr>
          <w:p w14:paraId="3F579B44" w14:textId="77777777" w:rsidR="002F6F10" w:rsidRPr="009129AE" w:rsidRDefault="00197AA1" w:rsidP="009129AE">
            <w:pPr>
              <w:autoSpaceDE w:val="0"/>
              <w:autoSpaceDN w:val="0"/>
              <w:adjustRightInd w:val="0"/>
              <w:spacing w:after="0" w:line="240" w:lineRule="auto"/>
              <w:rPr>
                <w:rFonts w:eastAsia="Times New Roman"/>
                <w:snapToGrid w:val="0"/>
                <w:color w:val="000000"/>
                <w:szCs w:val="20"/>
                <w:lang w:eastAsia="fr-FR"/>
              </w:rPr>
            </w:pPr>
            <w:ins w:id="272" w:author="Georgi Velinov" w:date="2015-03-09T18:29:00Z">
              <w:r w:rsidRPr="00117FEA">
                <w:rPr>
                  <w:rFonts w:eastAsia="Times New Roman"/>
                  <w:b/>
                  <w:snapToGrid w:val="0"/>
                  <w:color w:val="000000"/>
                  <w:szCs w:val="20"/>
                  <w:lang w:eastAsia="fr-FR"/>
                </w:rPr>
                <w:t>Required</w:t>
              </w:r>
            </w:ins>
            <w:del w:id="273" w:author="Georgi Velinov" w:date="2015-03-09T18:29:00Z">
              <w:r w:rsidR="002F6F10" w:rsidRPr="00117FEA" w:rsidDel="00197AA1">
                <w:rPr>
                  <w:rFonts w:eastAsia="Times New Roman"/>
                  <w:snapToGrid w:val="0"/>
                  <w:color w:val="000000"/>
                  <w:szCs w:val="20"/>
                  <w:lang w:eastAsia="fr-FR"/>
                </w:rPr>
                <w:delText>Optional</w:delText>
              </w:r>
            </w:del>
            <w:r w:rsidR="002F6F10" w:rsidRPr="00117FEA">
              <w:rPr>
                <w:rFonts w:eastAsia="Times New Roman"/>
                <w:snapToGrid w:val="0"/>
                <w:color w:val="000000"/>
                <w:szCs w:val="20"/>
                <w:lang w:eastAsia="fr-FR"/>
              </w:rPr>
              <w:t xml:space="preserve">. </w:t>
            </w:r>
            <w:ins w:id="274" w:author="Georgi Velinov" w:date="2015-03-09T18:29:00Z">
              <w:r>
                <w:rPr>
                  <w:rFonts w:eastAsia="Times New Roman"/>
                  <w:snapToGrid w:val="0"/>
                  <w:color w:val="000000"/>
                  <w:szCs w:val="20"/>
                  <w:lang w:eastAsia="fr-FR"/>
                </w:rPr>
                <w:t>The Client SECRET</w:t>
              </w:r>
              <w:r w:rsidRPr="00117FEA">
                <w:rPr>
                  <w:rFonts w:eastAsia="Times New Roman"/>
                  <w:snapToGrid w:val="0"/>
                  <w:color w:val="000000"/>
                  <w:szCs w:val="20"/>
                  <w:lang w:eastAsia="fr-FR"/>
                </w:rPr>
                <w:t xml:space="preserve"> generated when the application was registered in the Axway Client Application Registry.</w:t>
              </w:r>
            </w:ins>
            <w:del w:id="275" w:author="Georgi Velinov" w:date="2015-03-09T18:29:00Z">
              <w:r w:rsidR="002F6F10" w:rsidRPr="00117FEA" w:rsidDel="00197AA1">
                <w:rPr>
                  <w:rFonts w:eastAsia="Times New Roman"/>
                  <w:snapToGrid w:val="0"/>
                  <w:color w:val="000000"/>
                  <w:szCs w:val="20"/>
                  <w:lang w:eastAsia="fr-FR"/>
                </w:rPr>
                <w:delText>Where the access token will be sent. This value must match</w:delText>
              </w:r>
              <w:r w:rsidR="009129AE" w:rsidDel="00197AA1">
                <w:rPr>
                  <w:rFonts w:eastAsia="Times New Roman"/>
                  <w:snapToGrid w:val="0"/>
                  <w:color w:val="000000"/>
                  <w:szCs w:val="20"/>
                  <w:lang w:eastAsia="fr-FR"/>
                </w:rPr>
                <w:delText xml:space="preserve"> </w:delText>
              </w:r>
              <w:r w:rsidR="002F6F10" w:rsidRPr="00117FEA" w:rsidDel="00197AA1">
                <w:delText>one of the values provided in the Axway Client Application Registry.</w:delText>
              </w:r>
            </w:del>
          </w:p>
        </w:tc>
      </w:tr>
      <w:tr w:rsidR="002F6F10" w14:paraId="03534CD9" w14:textId="77777777" w:rsidTr="006143E7">
        <w:trPr>
          <w:cnfStyle w:val="000000010000" w:firstRow="0" w:lastRow="0" w:firstColumn="0" w:lastColumn="0" w:oddVBand="0" w:evenVBand="0" w:oddHBand="0" w:evenHBand="1" w:firstRowFirstColumn="0" w:firstRowLastColumn="0" w:lastRowFirstColumn="0" w:lastRowLastColumn="0"/>
        </w:trPr>
        <w:tc>
          <w:tcPr>
            <w:tcW w:w="2972" w:type="dxa"/>
          </w:tcPr>
          <w:p w14:paraId="6CBB1516" w14:textId="77777777" w:rsidR="002F6F10" w:rsidRDefault="002F6F10" w:rsidP="006143E7">
            <w:pPr>
              <w:pStyle w:val="sp"/>
              <w:ind w:left="0"/>
            </w:pPr>
            <w:r>
              <w:t>scope</w:t>
            </w:r>
          </w:p>
        </w:tc>
        <w:tc>
          <w:tcPr>
            <w:tcW w:w="6384" w:type="dxa"/>
          </w:tcPr>
          <w:p w14:paraId="6024EADF" w14:textId="77777777" w:rsidR="002F6F10" w:rsidRPr="009129AE" w:rsidRDefault="00197AA1" w:rsidP="009129AE">
            <w:pPr>
              <w:autoSpaceDE w:val="0"/>
              <w:autoSpaceDN w:val="0"/>
              <w:adjustRightInd w:val="0"/>
              <w:spacing w:after="0" w:line="240" w:lineRule="auto"/>
              <w:rPr>
                <w:rFonts w:eastAsia="Times New Roman"/>
                <w:snapToGrid w:val="0"/>
                <w:color w:val="000000"/>
                <w:szCs w:val="20"/>
                <w:lang w:eastAsia="fr-FR"/>
              </w:rPr>
            </w:pPr>
            <w:ins w:id="276" w:author="Georgi Velinov" w:date="2015-03-09T18:29:00Z">
              <w:r w:rsidRPr="00117FEA">
                <w:rPr>
                  <w:rFonts w:eastAsia="Times New Roman"/>
                  <w:b/>
                  <w:snapToGrid w:val="0"/>
                  <w:color w:val="000000"/>
                  <w:szCs w:val="20"/>
                  <w:lang w:eastAsia="fr-FR"/>
                </w:rPr>
                <w:t>Required</w:t>
              </w:r>
            </w:ins>
            <w:del w:id="277" w:author="Georgi Velinov" w:date="2015-03-09T18:29:00Z">
              <w:r w:rsidR="002F6F10" w:rsidRPr="00117FEA" w:rsidDel="00197AA1">
                <w:rPr>
                  <w:rFonts w:eastAsia="Times New Roman"/>
                  <w:snapToGrid w:val="0"/>
                  <w:color w:val="000000"/>
                  <w:szCs w:val="20"/>
                  <w:lang w:eastAsia="fr-FR"/>
                </w:rPr>
                <w:delText>Optional</w:delText>
              </w:r>
            </w:del>
            <w:r w:rsidR="002F6F10" w:rsidRPr="00117FEA">
              <w:rPr>
                <w:rFonts w:eastAsia="Times New Roman"/>
                <w:snapToGrid w:val="0"/>
                <w:color w:val="000000"/>
                <w:szCs w:val="20"/>
                <w:lang w:eastAsia="fr-FR"/>
              </w:rPr>
              <w:t>. A space delimited list of scopes, which indicates the access to</w:t>
            </w:r>
            <w:r w:rsidR="009129AE">
              <w:rPr>
                <w:rFonts w:eastAsia="Times New Roman"/>
                <w:snapToGrid w:val="0"/>
                <w:color w:val="000000"/>
                <w:szCs w:val="20"/>
                <w:lang w:eastAsia="fr-FR"/>
              </w:rPr>
              <w:t xml:space="preserve"> </w:t>
            </w:r>
            <w:r w:rsidR="002F6F10" w:rsidRPr="00117FEA">
              <w:t>the Resource Owner's data requested by the application.</w:t>
            </w:r>
          </w:p>
        </w:tc>
      </w:tr>
    </w:tbl>
    <w:p w14:paraId="2DB7E086" w14:textId="77777777" w:rsidR="002F6F10" w:rsidRDefault="002F6F10" w:rsidP="002F6F10">
      <w:pPr>
        <w:pStyle w:val="sp"/>
        <w:numPr>
          <w:ilvl w:val="1"/>
          <w:numId w:val="49"/>
        </w:numPr>
      </w:pPr>
      <w:r>
        <w:t>API Gateway response if resource owner grants permissions to the application</w:t>
      </w:r>
    </w:p>
    <w:p w14:paraId="022D374C" w14:textId="77777777" w:rsidR="002F6F10" w:rsidRPr="009129AE" w:rsidDel="00197AA1" w:rsidRDefault="006143E7" w:rsidP="009129AE">
      <w:pPr>
        <w:pStyle w:val="sp"/>
        <w:rPr>
          <w:del w:id="278" w:author="Georgi Velinov" w:date="2015-03-09T18:29:00Z"/>
          <w:color w:val="0000FF"/>
          <w:u w:val="single"/>
        </w:rPr>
      </w:pPr>
      <w:del w:id="279" w:author="Georgi Velinov" w:date="2015-03-09T18:29:00Z">
        <w:r w:rsidDel="00197AA1">
          <w:fldChar w:fldCharType="begin"/>
        </w:r>
        <w:r w:rsidDel="00197AA1">
          <w:delInstrText xml:space="preserve"> HYPERLINK "https://10.232.14.136:8089/api/oauth/authorize/txn/d90bc674-f734-43cd-8843-d550d2fb9107" \l "access_token=qygoicRwo6l7fSjg3SFZ3KhV3YHVWeFoz5d3sP4hCQkbIAvNkK1vqs&amp;expires_in=3600&amp;refresh_token=21SnLxAZFAGqg1ZnbJDPsWdQ1U7hfAA7lJRtRLr574ScJv&amp;token_type=Bearer" </w:delInstrText>
        </w:r>
        <w:r w:rsidDel="00197AA1">
          <w:fldChar w:fldCharType="separate"/>
        </w:r>
        <w:r w:rsidR="002F6F10" w:rsidRPr="00076AF6" w:rsidDel="00197AA1">
          <w:rPr>
            <w:rStyle w:val="Hyperlink"/>
          </w:rPr>
          <w:delText>https://10.232.14.136:8089/api/oauth/authorize/txn/d90bc674-f734-43cd-8843-d550d2fb9107#access_token=qygoicRwo6l7fSjg3SFZ3KhV3YHVWeFoz5d3sP4hCQkbIAvNkK1vqs&amp;expires_in=3600&amp;refresh_token=21SnLxAZFAGqg1ZnbJDPsWdQ1U7hfAA7lJRtRLr574ScJv&amp;token_type=Bearer</w:delText>
        </w:r>
        <w:r w:rsidDel="00197AA1">
          <w:rPr>
            <w:rStyle w:val="Hyperlink"/>
          </w:rPr>
          <w:fldChar w:fldCharType="end"/>
        </w:r>
      </w:del>
    </w:p>
    <w:p w14:paraId="1BAF1516" w14:textId="77777777" w:rsidR="002F6F10" w:rsidRPr="002F6F10" w:rsidRDefault="002F6F10" w:rsidP="002F6F10">
      <w:pPr>
        <w:pStyle w:val="sp"/>
      </w:pPr>
      <w:r>
        <w:t>Response attributes:</w:t>
      </w:r>
    </w:p>
    <w:tbl>
      <w:tblPr>
        <w:tblStyle w:val="AxwayDocTable"/>
        <w:tblW w:w="9356" w:type="dxa"/>
        <w:tblInd w:w="817" w:type="dxa"/>
        <w:tblLook w:val="04A0" w:firstRow="1" w:lastRow="0" w:firstColumn="1" w:lastColumn="0" w:noHBand="0" w:noVBand="1"/>
      </w:tblPr>
      <w:tblGrid>
        <w:gridCol w:w="2972"/>
        <w:gridCol w:w="6384"/>
      </w:tblGrid>
      <w:tr w:rsidR="002F6F10" w14:paraId="1E3AC671" w14:textId="77777777" w:rsidTr="006143E7">
        <w:trPr>
          <w:cnfStyle w:val="100000000000" w:firstRow="1" w:lastRow="0" w:firstColumn="0" w:lastColumn="0" w:oddVBand="0" w:evenVBand="0" w:oddHBand="0" w:evenHBand="0" w:firstRowFirstColumn="0" w:firstRowLastColumn="0" w:lastRowFirstColumn="0" w:lastRowLastColumn="0"/>
        </w:trPr>
        <w:tc>
          <w:tcPr>
            <w:tcW w:w="2972" w:type="dxa"/>
          </w:tcPr>
          <w:p w14:paraId="26C8A27F" w14:textId="77777777" w:rsidR="002F6F10" w:rsidRDefault="002F6F10" w:rsidP="006143E7">
            <w:pPr>
              <w:pStyle w:val="sp"/>
              <w:ind w:left="0"/>
            </w:pPr>
            <w:r>
              <w:t>Parameter</w:t>
            </w:r>
          </w:p>
        </w:tc>
        <w:tc>
          <w:tcPr>
            <w:tcW w:w="6384" w:type="dxa"/>
          </w:tcPr>
          <w:p w14:paraId="7A0EA0C6" w14:textId="77777777" w:rsidR="002F6F10" w:rsidRDefault="002F6F10" w:rsidP="006143E7">
            <w:pPr>
              <w:pStyle w:val="sp"/>
              <w:ind w:left="0"/>
            </w:pPr>
            <w:r>
              <w:t>Description</w:t>
            </w:r>
          </w:p>
        </w:tc>
      </w:tr>
      <w:tr w:rsidR="002F6F10" w14:paraId="287262BF" w14:textId="77777777" w:rsidTr="006143E7">
        <w:trPr>
          <w:cnfStyle w:val="000000100000" w:firstRow="0" w:lastRow="0" w:firstColumn="0" w:lastColumn="0" w:oddVBand="0" w:evenVBand="0" w:oddHBand="1" w:evenHBand="0" w:firstRowFirstColumn="0" w:firstRowLastColumn="0" w:lastRowFirstColumn="0" w:lastRowLastColumn="0"/>
        </w:trPr>
        <w:tc>
          <w:tcPr>
            <w:tcW w:w="2972" w:type="dxa"/>
          </w:tcPr>
          <w:p w14:paraId="4FDB8FED" w14:textId="77777777" w:rsidR="002F6F10" w:rsidRDefault="002F6F10" w:rsidP="006143E7">
            <w:pPr>
              <w:pStyle w:val="sp"/>
              <w:ind w:left="0"/>
            </w:pPr>
            <w:r w:rsidRPr="00117FEA">
              <w:t>access_token</w:t>
            </w:r>
          </w:p>
        </w:tc>
        <w:tc>
          <w:tcPr>
            <w:tcW w:w="6384" w:type="dxa"/>
          </w:tcPr>
          <w:p w14:paraId="352D5DC0" w14:textId="77777777" w:rsidR="002F6F10" w:rsidRPr="00117FEA" w:rsidRDefault="002F6F10" w:rsidP="006143E7">
            <w:pPr>
              <w:autoSpaceDE w:val="0"/>
              <w:autoSpaceDN w:val="0"/>
              <w:adjustRightInd w:val="0"/>
              <w:spacing w:after="0" w:line="240" w:lineRule="auto"/>
              <w:rPr>
                <w:rFonts w:eastAsia="Times New Roman"/>
                <w:snapToGrid w:val="0"/>
                <w:color w:val="000000"/>
                <w:szCs w:val="20"/>
                <w:lang w:eastAsia="fr-FR"/>
              </w:rPr>
            </w:pPr>
            <w:r w:rsidRPr="00117FEA">
              <w:rPr>
                <w:rFonts w:eastAsia="Times New Roman"/>
                <w:snapToGrid w:val="0"/>
                <w:color w:val="000000"/>
                <w:szCs w:val="20"/>
                <w:lang w:eastAsia="fr-FR"/>
              </w:rPr>
              <w:t>The token that can be sent to the Resource Server to access the</w:t>
            </w:r>
            <w:r>
              <w:rPr>
                <w:rFonts w:eastAsia="Times New Roman"/>
                <w:snapToGrid w:val="0"/>
                <w:color w:val="000000"/>
                <w:szCs w:val="20"/>
                <w:lang w:eastAsia="fr-FR"/>
              </w:rPr>
              <w:t xml:space="preserve"> </w:t>
            </w:r>
            <w:r w:rsidRPr="00117FEA">
              <w:rPr>
                <w:rFonts w:eastAsia="Times New Roman"/>
                <w:szCs w:val="20"/>
                <w:lang w:eastAsia="fr-FR"/>
              </w:rPr>
              <w:t>protected resources of the Resource Owner (user).</w:t>
            </w:r>
          </w:p>
        </w:tc>
      </w:tr>
      <w:tr w:rsidR="002F6F10" w14:paraId="4953CEBC" w14:textId="77777777" w:rsidTr="006143E7">
        <w:trPr>
          <w:cnfStyle w:val="000000010000" w:firstRow="0" w:lastRow="0" w:firstColumn="0" w:lastColumn="0" w:oddVBand="0" w:evenVBand="0" w:oddHBand="0" w:evenHBand="1" w:firstRowFirstColumn="0" w:firstRowLastColumn="0" w:lastRowFirstColumn="0" w:lastRowLastColumn="0"/>
        </w:trPr>
        <w:tc>
          <w:tcPr>
            <w:tcW w:w="2972" w:type="dxa"/>
          </w:tcPr>
          <w:p w14:paraId="4743049D" w14:textId="77777777" w:rsidR="002F6F10" w:rsidRDefault="00197AA1" w:rsidP="006143E7">
            <w:pPr>
              <w:pStyle w:val="sp"/>
              <w:ind w:left="0"/>
            </w:pPr>
            <w:ins w:id="280" w:author="Georgi Velinov" w:date="2015-03-09T18:30:00Z">
              <w:r>
                <w:t>expires</w:t>
              </w:r>
            </w:ins>
            <w:del w:id="281" w:author="Georgi Velinov" w:date="2015-03-09T18:30:00Z">
              <w:r w:rsidDel="00197AA1">
                <w:delText>E</w:delText>
              </w:r>
              <w:r w:rsidR="002F6F10" w:rsidDel="00197AA1">
                <w:delText>xpires</w:delText>
              </w:r>
            </w:del>
            <w:ins w:id="282" w:author="Georgi Velinov" w:date="2015-03-09T18:30:00Z">
              <w:r>
                <w:t>_in</w:t>
              </w:r>
            </w:ins>
          </w:p>
        </w:tc>
        <w:tc>
          <w:tcPr>
            <w:tcW w:w="6384" w:type="dxa"/>
          </w:tcPr>
          <w:p w14:paraId="7114E2F5" w14:textId="77777777" w:rsidR="002F6F10" w:rsidRPr="00117FEA" w:rsidRDefault="002F6F10" w:rsidP="006143E7">
            <w:pPr>
              <w:autoSpaceDE w:val="0"/>
              <w:autoSpaceDN w:val="0"/>
              <w:adjustRightInd w:val="0"/>
              <w:spacing w:after="0" w:line="240" w:lineRule="auto"/>
              <w:rPr>
                <w:rFonts w:eastAsia="Times New Roman"/>
                <w:snapToGrid w:val="0"/>
                <w:color w:val="000000"/>
                <w:szCs w:val="20"/>
                <w:lang w:eastAsia="fr-FR"/>
              </w:rPr>
            </w:pPr>
            <w:r w:rsidRPr="00117FEA">
              <w:rPr>
                <w:rFonts w:eastAsia="Times New Roman"/>
                <w:snapToGrid w:val="0"/>
                <w:color w:val="000000"/>
                <w:szCs w:val="20"/>
                <w:lang w:eastAsia="fr-FR"/>
              </w:rPr>
              <w:t>The remaining lifetime on the access token.</w:t>
            </w:r>
          </w:p>
        </w:tc>
      </w:tr>
      <w:tr w:rsidR="002F6F10" w14:paraId="1AA736BA" w14:textId="77777777" w:rsidTr="006143E7">
        <w:trPr>
          <w:cnfStyle w:val="000000100000" w:firstRow="0" w:lastRow="0" w:firstColumn="0" w:lastColumn="0" w:oddVBand="0" w:evenVBand="0" w:oddHBand="1" w:evenHBand="0" w:firstRowFirstColumn="0" w:firstRowLastColumn="0" w:lastRowFirstColumn="0" w:lastRowLastColumn="0"/>
        </w:trPr>
        <w:tc>
          <w:tcPr>
            <w:tcW w:w="2972" w:type="dxa"/>
          </w:tcPr>
          <w:p w14:paraId="2F2ED458" w14:textId="77777777" w:rsidR="002F6F10" w:rsidRDefault="00197AA1" w:rsidP="006143E7">
            <w:pPr>
              <w:pStyle w:val="sp"/>
              <w:ind w:left="0"/>
            </w:pPr>
            <w:ins w:id="283" w:author="Georgi Velinov" w:date="2015-03-09T18:30:00Z">
              <w:r>
                <w:t>token_</w:t>
              </w:r>
            </w:ins>
            <w:r w:rsidR="002F6F10">
              <w:t>type</w:t>
            </w:r>
          </w:p>
        </w:tc>
        <w:tc>
          <w:tcPr>
            <w:tcW w:w="6384" w:type="dxa"/>
          </w:tcPr>
          <w:p w14:paraId="329509D6" w14:textId="77777777" w:rsidR="002F6F10" w:rsidRPr="00117FEA" w:rsidRDefault="002F6F10" w:rsidP="006143E7">
            <w:pPr>
              <w:autoSpaceDE w:val="0"/>
              <w:autoSpaceDN w:val="0"/>
              <w:adjustRightInd w:val="0"/>
              <w:spacing w:after="0" w:line="240" w:lineRule="auto"/>
              <w:rPr>
                <w:rFonts w:eastAsia="Times New Roman"/>
                <w:snapToGrid w:val="0"/>
                <w:color w:val="000000"/>
                <w:szCs w:val="20"/>
                <w:lang w:eastAsia="fr-FR"/>
              </w:rPr>
            </w:pPr>
            <w:r w:rsidRPr="00117FEA">
              <w:rPr>
                <w:rFonts w:eastAsia="Times New Roman"/>
                <w:snapToGrid w:val="0"/>
                <w:color w:val="000000"/>
                <w:szCs w:val="20"/>
                <w:lang w:eastAsia="fr-FR"/>
              </w:rPr>
              <w:t>Indicates the type of token returned. At this time, this field will always</w:t>
            </w:r>
            <w:r>
              <w:rPr>
                <w:rFonts w:eastAsia="Times New Roman"/>
                <w:snapToGrid w:val="0"/>
                <w:color w:val="000000"/>
                <w:szCs w:val="20"/>
                <w:lang w:eastAsia="fr-FR"/>
              </w:rPr>
              <w:t xml:space="preserve"> </w:t>
            </w:r>
            <w:r w:rsidRPr="00117FEA">
              <w:rPr>
                <w:rFonts w:eastAsia="Times New Roman"/>
                <w:szCs w:val="20"/>
                <w:lang w:eastAsia="fr-FR"/>
              </w:rPr>
              <w:t xml:space="preserve">have a value of </w:t>
            </w:r>
            <w:r w:rsidRPr="00117FEA">
              <w:rPr>
                <w:rFonts w:ascii="Courier New" w:eastAsia="Times New Roman" w:hAnsi="Courier New" w:cs="Courier New"/>
                <w:sz w:val="20"/>
                <w:szCs w:val="20"/>
                <w:lang w:eastAsia="fr-FR"/>
              </w:rPr>
              <w:t>Bearer</w:t>
            </w:r>
            <w:r w:rsidRPr="00117FEA">
              <w:rPr>
                <w:rFonts w:eastAsia="Times New Roman"/>
                <w:szCs w:val="20"/>
                <w:lang w:eastAsia="fr-FR"/>
              </w:rPr>
              <w:t>.</w:t>
            </w:r>
          </w:p>
        </w:tc>
      </w:tr>
    </w:tbl>
    <w:p w14:paraId="1BEB4B33" w14:textId="77777777" w:rsidR="002F6F10" w:rsidRDefault="002F6F10" w:rsidP="002F6F10">
      <w:pPr>
        <w:pStyle w:val="sp"/>
      </w:pPr>
    </w:p>
    <w:p w14:paraId="2CB09DE6" w14:textId="77777777" w:rsidR="002F6F10" w:rsidRDefault="002F6F10" w:rsidP="002F6F10">
      <w:pPr>
        <w:pStyle w:val="sp"/>
        <w:rPr>
          <w:ins w:id="284" w:author="pkarastoyanova" w:date="2015-02-05T10:48:00Z"/>
        </w:rPr>
      </w:pPr>
      <w:r>
        <w:t xml:space="preserve">After the API Portal obtains an access token then it will access protected resources on the Resource Server by placing it in an </w:t>
      </w:r>
      <w:r w:rsidRPr="002F6F10">
        <w:rPr>
          <w:rFonts w:ascii="Courier New" w:hAnsi="Courier New" w:cs="Courier New"/>
        </w:rPr>
        <w:t>Authorization: Bearer</w:t>
      </w:r>
      <w:r>
        <w:t xml:space="preserve"> HTTP header.</w:t>
      </w:r>
    </w:p>
    <w:p w14:paraId="0EA64724" w14:textId="77777777" w:rsidR="00AB154A" w:rsidRDefault="00771A41">
      <w:pPr>
        <w:pStyle w:val="sp"/>
        <w:numPr>
          <w:ilvl w:val="0"/>
          <w:numId w:val="49"/>
        </w:numPr>
        <w:rPr>
          <w:ins w:id="285" w:author="pkarastoyanova" w:date="2015-02-05T10:49:00Z"/>
        </w:rPr>
        <w:pPrChange w:id="286" w:author="pkarastoyanova" w:date="2015-02-05T10:48:00Z">
          <w:pPr>
            <w:pStyle w:val="sp"/>
          </w:pPr>
        </w:pPrChange>
      </w:pPr>
      <w:ins w:id="287" w:author="pkarastoyanova" w:date="2015-02-05T10:48:00Z">
        <w:r>
          <w:t>Request token flow diagram</w:t>
        </w:r>
      </w:ins>
    </w:p>
    <w:p w14:paraId="1C03E79A" w14:textId="62C1CD91" w:rsidR="00AB154A" w:rsidRDefault="00771A41">
      <w:pPr>
        <w:pStyle w:val="sp"/>
        <w:ind w:left="947"/>
        <w:rPr>
          <w:ins w:id="288" w:author="pkarastoyanova" w:date="2015-02-05T10:48:00Z"/>
        </w:rPr>
        <w:pPrChange w:id="289" w:author="pkarastoyanova" w:date="2015-02-05T10:49:00Z">
          <w:pPr>
            <w:pStyle w:val="sp"/>
          </w:pPr>
        </w:pPrChange>
      </w:pPr>
      <w:ins w:id="290" w:author="pkarastoyanova" w:date="2015-02-05T10:49:00Z">
        <w:r>
          <w:t xml:space="preserve">The following diagram </w:t>
        </w:r>
      </w:ins>
      <w:ins w:id="291" w:author="pkarastoyanova" w:date="2015-02-05T10:50:00Z">
        <w:r>
          <w:t>illustrates</w:t>
        </w:r>
      </w:ins>
      <w:ins w:id="292" w:author="pkarastoyanova" w:date="2015-02-05T10:49:00Z">
        <w:r>
          <w:t xml:space="preserve"> </w:t>
        </w:r>
      </w:ins>
      <w:ins w:id="293" w:author="pkarastoyanova" w:date="2015-02-05T10:50:00Z">
        <w:r>
          <w:t>the user flow of obtaining an access token from the API Gateway server.</w:t>
        </w:r>
      </w:ins>
      <w:ins w:id="294" w:author="Georgi Velinov" w:date="2015-03-10T11:28:00Z">
        <w:r w:rsidR="00B41C82">
          <w:t xml:space="preserve"> </w:t>
        </w:r>
      </w:ins>
      <w:ins w:id="295" w:author="pkarastoyanova" w:date="2015-02-05T10:51:00Z">
        <w:del w:id="296" w:author="Georgi Velinov" w:date="2015-03-10T11:28:00Z">
          <w:r w:rsidDel="00B41C82">
            <w:delText xml:space="preserve"> Depending on the user setup the </w:delText>
          </w:r>
        </w:del>
      </w:ins>
      <w:ins w:id="297" w:author="Georgi Velinov" w:date="2015-03-10T11:28:00Z">
        <w:r w:rsidR="00B41C82">
          <w:t>A</w:t>
        </w:r>
      </w:ins>
      <w:ins w:id="298" w:author="pkarastoyanova" w:date="2015-02-05T10:51:00Z">
        <w:del w:id="299" w:author="Georgi Velinov" w:date="2015-03-10T11:28:00Z">
          <w:r w:rsidDel="00B41C82">
            <w:delText>a</w:delText>
          </w:r>
        </w:del>
        <w:r>
          <w:t xml:space="preserve">ccess token </w:t>
        </w:r>
      </w:ins>
      <w:ins w:id="300" w:author="Georgi Velinov" w:date="2015-03-10T11:28:00Z">
        <w:r w:rsidR="00B41C82">
          <w:t xml:space="preserve">is </w:t>
        </w:r>
      </w:ins>
      <w:bookmarkStart w:id="301" w:name="_GoBack"/>
      <w:bookmarkEnd w:id="301"/>
      <w:ins w:id="302" w:author="pkarastoyanova" w:date="2015-02-05T10:51:00Z">
        <w:del w:id="303" w:author="Georgi Velinov" w:date="2015-03-10T11:28:00Z">
          <w:r w:rsidDel="00B41C82">
            <w:delText xml:space="preserve">can be </w:delText>
          </w:r>
        </w:del>
        <w:r>
          <w:t>extracted and returned to the portal</w:t>
        </w:r>
        <w:del w:id="304" w:author="Georgi Velinov" w:date="2015-03-10T11:28:00Z">
          <w:r w:rsidDel="00B41C82">
            <w:delText xml:space="preserve"> or it can be ‘sent’ to a different location</w:delText>
          </w:r>
        </w:del>
        <w:r>
          <w:t xml:space="preserve">. This behavior is controlled by the </w:t>
        </w:r>
      </w:ins>
      <w:ins w:id="305" w:author="pkarastoyanova" w:date="2015-02-05T10:52:00Z">
        <w:r>
          <w:t xml:space="preserve">user </w:t>
        </w:r>
      </w:ins>
      <w:ins w:id="306" w:author="pkarastoyanova" w:date="2015-02-05T10:55:00Z">
        <w:r w:rsidR="000B0D2C">
          <w:t xml:space="preserve">and </w:t>
        </w:r>
      </w:ins>
      <w:ins w:id="307" w:author="pkarastoyanova" w:date="2015-02-05T10:52:00Z">
        <w:r>
          <w:t>his preferences for a given application.</w:t>
        </w:r>
      </w:ins>
      <w:ins w:id="308" w:author="pkarastoyanova" w:date="2015-02-05T10:50:00Z">
        <w:r>
          <w:t xml:space="preserve"> </w:t>
        </w:r>
      </w:ins>
    </w:p>
    <w:p w14:paraId="5CD8C946" w14:textId="77777777" w:rsidR="00942FE5" w:rsidRDefault="00942FE5">
      <w:pPr>
        <w:pStyle w:val="sp"/>
        <w:ind w:left="947"/>
        <w:rPr>
          <w:ins w:id="309" w:author="Georgi Velinov" w:date="2015-03-09T18:58:00Z"/>
        </w:rPr>
        <w:pPrChange w:id="310" w:author="pkarastoyanova" w:date="2015-02-05T10:49:00Z">
          <w:pPr>
            <w:pStyle w:val="sp"/>
          </w:pPr>
        </w:pPrChange>
      </w:pPr>
    </w:p>
    <w:p w14:paraId="03AE6377" w14:textId="77777777" w:rsidR="00942FE5" w:rsidRDefault="00942FE5">
      <w:pPr>
        <w:pStyle w:val="sp"/>
        <w:ind w:left="947"/>
        <w:rPr>
          <w:ins w:id="311" w:author="Georgi Velinov" w:date="2015-03-09T18:58:00Z"/>
        </w:rPr>
        <w:pPrChange w:id="312" w:author="pkarastoyanova" w:date="2015-02-05T10:49:00Z">
          <w:pPr>
            <w:pStyle w:val="sp"/>
          </w:pPr>
        </w:pPrChange>
      </w:pPr>
    </w:p>
    <w:p w14:paraId="542A8852" w14:textId="77777777" w:rsidR="00942FE5" w:rsidRDefault="00942FE5">
      <w:pPr>
        <w:pStyle w:val="sp"/>
        <w:ind w:left="947"/>
        <w:rPr>
          <w:ins w:id="313" w:author="Georgi Velinov" w:date="2015-03-09T18:58:00Z"/>
        </w:rPr>
        <w:pPrChange w:id="314" w:author="pkarastoyanova" w:date="2015-02-05T10:49:00Z">
          <w:pPr>
            <w:pStyle w:val="sp"/>
          </w:pPr>
        </w:pPrChange>
      </w:pPr>
    </w:p>
    <w:p w14:paraId="7EBCA58D" w14:textId="77777777" w:rsidR="00942FE5" w:rsidRDefault="00942FE5">
      <w:pPr>
        <w:pStyle w:val="sp"/>
        <w:ind w:left="947"/>
        <w:rPr>
          <w:ins w:id="315" w:author="Georgi Velinov" w:date="2015-03-09T18:58:00Z"/>
        </w:rPr>
        <w:pPrChange w:id="316" w:author="pkarastoyanova" w:date="2015-02-05T10:49:00Z">
          <w:pPr>
            <w:pStyle w:val="sp"/>
          </w:pPr>
        </w:pPrChange>
      </w:pPr>
    </w:p>
    <w:p w14:paraId="2628046A" w14:textId="77777777" w:rsidR="00942FE5" w:rsidRDefault="00942FE5">
      <w:pPr>
        <w:pStyle w:val="sp"/>
        <w:ind w:left="947"/>
        <w:rPr>
          <w:ins w:id="317" w:author="Georgi Velinov" w:date="2015-03-09T18:58:00Z"/>
        </w:rPr>
        <w:pPrChange w:id="318" w:author="pkarastoyanova" w:date="2015-02-05T10:49:00Z">
          <w:pPr>
            <w:pStyle w:val="sp"/>
          </w:pPr>
        </w:pPrChange>
      </w:pPr>
    </w:p>
    <w:p w14:paraId="683E2974" w14:textId="77777777" w:rsidR="00942FE5" w:rsidRDefault="00942FE5">
      <w:pPr>
        <w:pStyle w:val="sp"/>
        <w:ind w:left="947"/>
        <w:rPr>
          <w:ins w:id="319" w:author="Georgi Velinov" w:date="2015-03-09T18:58:00Z"/>
        </w:rPr>
        <w:pPrChange w:id="320" w:author="pkarastoyanova" w:date="2015-02-05T10:49:00Z">
          <w:pPr>
            <w:pStyle w:val="sp"/>
          </w:pPr>
        </w:pPrChange>
      </w:pPr>
    </w:p>
    <w:p w14:paraId="33C923E7" w14:textId="77777777" w:rsidR="00942FE5" w:rsidRDefault="00942FE5">
      <w:pPr>
        <w:pStyle w:val="sp"/>
        <w:ind w:left="947"/>
        <w:rPr>
          <w:ins w:id="321" w:author="Georgi Velinov" w:date="2015-03-09T18:58:00Z"/>
        </w:rPr>
        <w:pPrChange w:id="322" w:author="pkarastoyanova" w:date="2015-02-05T10:49:00Z">
          <w:pPr>
            <w:pStyle w:val="sp"/>
          </w:pPr>
        </w:pPrChange>
      </w:pPr>
    </w:p>
    <w:p w14:paraId="467329D0" w14:textId="77777777" w:rsidR="00942FE5" w:rsidRDefault="00942FE5">
      <w:pPr>
        <w:pStyle w:val="sp"/>
        <w:ind w:left="947"/>
        <w:rPr>
          <w:ins w:id="323" w:author="Georgi Velinov" w:date="2015-03-09T18:58:00Z"/>
        </w:rPr>
        <w:pPrChange w:id="324" w:author="pkarastoyanova" w:date="2015-02-05T10:49:00Z">
          <w:pPr>
            <w:pStyle w:val="sp"/>
          </w:pPr>
        </w:pPrChange>
      </w:pPr>
    </w:p>
    <w:p w14:paraId="6E603068" w14:textId="77777777" w:rsidR="00942FE5" w:rsidRDefault="00942FE5">
      <w:pPr>
        <w:pStyle w:val="sp"/>
        <w:ind w:left="947"/>
        <w:rPr>
          <w:ins w:id="325" w:author="Georgi Velinov" w:date="2015-03-09T18:58:00Z"/>
        </w:rPr>
        <w:pPrChange w:id="326" w:author="pkarastoyanova" w:date="2015-02-05T10:49:00Z">
          <w:pPr>
            <w:pStyle w:val="sp"/>
          </w:pPr>
        </w:pPrChange>
      </w:pPr>
    </w:p>
    <w:p w14:paraId="7B2E0801" w14:textId="77777777" w:rsidR="00AB154A" w:rsidRDefault="00771A41">
      <w:pPr>
        <w:pStyle w:val="sp"/>
        <w:ind w:left="947"/>
        <w:rPr>
          <w:ins w:id="327" w:author="Georgi Velinov" w:date="2015-03-09T18:44:00Z"/>
        </w:rPr>
        <w:pPrChange w:id="328" w:author="pkarastoyanova" w:date="2015-02-05T10:49:00Z">
          <w:pPr>
            <w:pStyle w:val="sp"/>
          </w:pPr>
        </w:pPrChange>
      </w:pPr>
      <w:ins w:id="329" w:author="pkarastoyanova" w:date="2015-02-05T10:49:00Z">
        <w:del w:id="330" w:author="Georgi Velinov" w:date="2015-03-09T18:58:00Z">
          <w:r w:rsidDel="00942FE5">
            <w:object w:dxaOrig="9798" w:dyaOrig="12640" w14:anchorId="30A4AF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5pt;height:508.5pt" o:ole="">
                <v:imagedata r:id="rId31" o:title=""/>
              </v:shape>
              <o:OLEObject Type="Embed" ProgID="Visio.Drawing.11" ShapeID="_x0000_i1025" DrawAspect="Content" ObjectID="_1487492112" r:id="rId32"/>
            </w:object>
          </w:r>
        </w:del>
      </w:ins>
    </w:p>
    <w:p w14:paraId="2FF602E1" w14:textId="77777777" w:rsidR="00D8521C" w:rsidRDefault="008D2A56">
      <w:pPr>
        <w:pStyle w:val="sp"/>
        <w:ind w:left="947"/>
        <w:rPr>
          <w:ins w:id="331" w:author="Georgi Velinov" w:date="2015-03-09T18:44:00Z"/>
        </w:rPr>
        <w:pPrChange w:id="332" w:author="pkarastoyanova" w:date="2015-02-05T10:49:00Z">
          <w:pPr>
            <w:pStyle w:val="sp"/>
          </w:pPr>
        </w:pPrChange>
      </w:pPr>
      <w:r>
        <w:rPr>
          <w:noProof/>
          <w:snapToGrid/>
          <w:lang w:eastAsia="en-US"/>
        </w:rPr>
        <w:pict w14:anchorId="38FBD4A1">
          <v:rect id="_x0000_s1069" style="position:absolute;left:0;text-align:left;margin-left:188.25pt;margin-top:12.9pt;width:103.5pt;height:63.75pt;z-index:251675648" fillcolor="#dbe5f1 [660]" strokecolor="black [3200]" strokeweight="1pt">
            <v:stroke dashstyle="dash"/>
            <v:shadow color="#868686"/>
            <v:textbox style="mso-next-textbox:#_x0000_s1069">
              <w:txbxContent>
                <w:p w14:paraId="3D877E4B" w14:textId="77777777" w:rsidR="00D8521C" w:rsidRPr="00D8521C" w:rsidRDefault="00D8521C">
                  <w:pPr>
                    <w:jc w:val="center"/>
                    <w:rPr>
                      <w:sz w:val="20"/>
                      <w:szCs w:val="20"/>
                      <w:rPrChange w:id="333" w:author="Georgi Velinov" w:date="2015-03-09T18:46:00Z">
                        <w:rPr/>
                      </w:rPrChange>
                    </w:rPr>
                    <w:pPrChange w:id="334" w:author="Georgi Velinov" w:date="2015-03-09T18:46:00Z">
                      <w:pPr/>
                    </w:pPrChange>
                  </w:pPr>
                  <w:ins w:id="335" w:author="Georgi Velinov" w:date="2015-03-09T18:45:00Z">
                    <w:r w:rsidRPr="00D8521C">
                      <w:rPr>
                        <w:sz w:val="20"/>
                        <w:szCs w:val="20"/>
                        <w:rPrChange w:id="336" w:author="Georgi Velinov" w:date="2015-03-09T18:46:00Z">
                          <w:rPr/>
                        </w:rPrChange>
                      </w:rPr>
                      <w:t>User request</w:t>
                    </w:r>
                    <w:r>
                      <w:rPr>
                        <w:sz w:val="20"/>
                        <w:szCs w:val="20"/>
                      </w:rPr>
                      <w:t xml:space="preserve"> </w:t>
                    </w:r>
                    <w:r w:rsidRPr="00D8521C">
                      <w:rPr>
                        <w:sz w:val="20"/>
                        <w:szCs w:val="20"/>
                        <w:rPrChange w:id="337" w:author="Georgi Velinov" w:date="2015-03-09T18:46:00Z">
                          <w:rPr/>
                        </w:rPrChange>
                      </w:rPr>
                      <w:t>an access token. The request is sent to API GW</w:t>
                    </w:r>
                  </w:ins>
                </w:p>
              </w:txbxContent>
            </v:textbox>
          </v:rect>
        </w:pict>
      </w:r>
    </w:p>
    <w:p w14:paraId="0BD9369A" w14:textId="77777777" w:rsidR="00D8521C" w:rsidRDefault="00D8521C">
      <w:pPr>
        <w:pStyle w:val="sp"/>
        <w:ind w:left="947"/>
        <w:rPr>
          <w:ins w:id="338" w:author="Georgi Velinov" w:date="2015-03-09T18:44:00Z"/>
        </w:rPr>
        <w:pPrChange w:id="339" w:author="pkarastoyanova" w:date="2015-02-05T10:49:00Z">
          <w:pPr>
            <w:pStyle w:val="sp"/>
          </w:pPr>
        </w:pPrChange>
      </w:pPr>
    </w:p>
    <w:p w14:paraId="271062A7" w14:textId="77777777" w:rsidR="00D8521C" w:rsidRDefault="00D8521C">
      <w:pPr>
        <w:pStyle w:val="sp"/>
        <w:ind w:left="947"/>
        <w:rPr>
          <w:ins w:id="340" w:author="Georgi Velinov" w:date="2015-03-09T18:44:00Z"/>
        </w:rPr>
        <w:pPrChange w:id="341" w:author="pkarastoyanova" w:date="2015-02-05T10:49:00Z">
          <w:pPr>
            <w:pStyle w:val="sp"/>
          </w:pPr>
        </w:pPrChange>
      </w:pPr>
    </w:p>
    <w:p w14:paraId="3AA556B1" w14:textId="77777777" w:rsidR="00D8521C" w:rsidRDefault="00D8521C">
      <w:pPr>
        <w:pStyle w:val="sp"/>
        <w:ind w:left="947"/>
        <w:pPrChange w:id="342" w:author="pkarastoyanova" w:date="2015-02-05T10:49:00Z">
          <w:pPr>
            <w:pStyle w:val="sp"/>
          </w:pPr>
        </w:pPrChange>
      </w:pPr>
    </w:p>
    <w:p w14:paraId="73FB9CB7" w14:textId="77777777" w:rsidR="00D8521C" w:rsidRDefault="008D2A56">
      <w:pPr>
        <w:pStyle w:val="Heading4"/>
        <w:numPr>
          <w:ilvl w:val="0"/>
          <w:numId w:val="0"/>
        </w:numPr>
        <w:ind w:left="426"/>
        <w:rPr>
          <w:ins w:id="343" w:author="Georgi Velinov" w:date="2015-03-09T18:50:00Z"/>
        </w:rPr>
        <w:pPrChange w:id="344" w:author="Georgi Velinov" w:date="2015-03-09T18:50:00Z">
          <w:pPr>
            <w:pStyle w:val="Heading4"/>
            <w:ind w:left="426" w:hanging="492"/>
          </w:pPr>
        </w:pPrChange>
      </w:pPr>
      <w:r>
        <w:rPr>
          <w:noProof/>
          <w:lang w:eastAsia="en-US"/>
        </w:rPr>
        <w:pict w14:anchorId="3018FD6E">
          <v:shape id="_x0000_s1070" type="#_x0000_t32" style="position:absolute;left:0;text-align:left;margin-left:240pt;margin-top:5.05pt;width:0;height:41.25pt;z-index:251676672" o:connectortype="straight">
            <v:stroke endarrow="block"/>
          </v:shape>
        </w:pict>
      </w:r>
    </w:p>
    <w:p w14:paraId="16B7FF36" w14:textId="77777777" w:rsidR="00D8521C" w:rsidRDefault="00D8521C">
      <w:pPr>
        <w:pStyle w:val="sp"/>
        <w:rPr>
          <w:ins w:id="345" w:author="Georgi Velinov" w:date="2015-03-09T18:50:00Z"/>
        </w:rPr>
        <w:pPrChange w:id="346" w:author="Georgi Velinov" w:date="2015-03-09T18:50:00Z">
          <w:pPr>
            <w:pStyle w:val="Heading4"/>
            <w:ind w:left="426" w:hanging="492"/>
          </w:pPr>
        </w:pPrChange>
      </w:pPr>
    </w:p>
    <w:p w14:paraId="2BC66F4B" w14:textId="77777777" w:rsidR="00D8521C" w:rsidRDefault="008D2A56">
      <w:pPr>
        <w:pStyle w:val="sp"/>
        <w:rPr>
          <w:ins w:id="347" w:author="Georgi Velinov" w:date="2015-03-09T18:50:00Z"/>
        </w:rPr>
        <w:pPrChange w:id="348" w:author="Georgi Velinov" w:date="2015-03-09T18:50:00Z">
          <w:pPr>
            <w:pStyle w:val="Heading4"/>
            <w:ind w:left="426" w:hanging="492"/>
          </w:pPr>
        </w:pPrChange>
      </w:pPr>
      <w:ins w:id="349" w:author="Georgi Velinov" w:date="2015-03-09T18:50:00Z">
        <w:r>
          <w:rPr>
            <w:noProof/>
            <w:snapToGrid/>
            <w:lang w:eastAsia="en-US"/>
          </w:rPr>
          <w:pict w14:anchorId="49BF2FBD">
            <v:rect id="_x0000_s1071" style="position:absolute;left:0;text-align:left;margin-left:188.25pt;margin-top:6.75pt;width:103.5pt;height:63pt;z-index:251677696" fillcolor="#dbe5f1 [660]" strokecolor="black [3200]" strokeweight="1pt">
              <v:stroke dashstyle="dash"/>
              <v:shadow color="#868686"/>
              <v:textbox style="mso-next-textbox:#_x0000_s1071">
                <w:txbxContent>
                  <w:p w14:paraId="5F3DCB30" w14:textId="77777777" w:rsidR="00D8521C" w:rsidRPr="00D8521C" w:rsidRDefault="00D8521C">
                    <w:pPr>
                      <w:jc w:val="center"/>
                      <w:rPr>
                        <w:sz w:val="20"/>
                        <w:szCs w:val="20"/>
                        <w:rPrChange w:id="350" w:author="Georgi Velinov" w:date="2015-03-09T18:46:00Z">
                          <w:rPr/>
                        </w:rPrChange>
                      </w:rPr>
                      <w:pPrChange w:id="351" w:author="Georgi Velinov" w:date="2015-03-09T18:46:00Z">
                        <w:pPr/>
                      </w:pPrChange>
                    </w:pPr>
                    <w:ins w:id="352" w:author="Georgi Velinov" w:date="2015-03-09T18:51:00Z">
                      <w:r>
                        <w:rPr>
                          <w:sz w:val="20"/>
                          <w:szCs w:val="20"/>
                        </w:rPr>
                        <w:t xml:space="preserve">API Gateway return </w:t>
                      </w:r>
                    </w:ins>
                    <w:ins w:id="353" w:author="Georgi Velinov" w:date="2015-03-09T19:06:00Z">
                      <w:r w:rsidR="00E72D3A">
                        <w:rPr>
                          <w:sz w:val="20"/>
                          <w:szCs w:val="20"/>
                        </w:rPr>
                        <w:t xml:space="preserve">a </w:t>
                      </w:r>
                    </w:ins>
                    <w:ins w:id="354" w:author="Georgi Velinov" w:date="2015-03-09T18:51:00Z">
                      <w:r>
                        <w:rPr>
                          <w:sz w:val="20"/>
                          <w:szCs w:val="20"/>
                        </w:rPr>
                        <w:t>response with access token or error message</w:t>
                      </w:r>
                    </w:ins>
                  </w:p>
                </w:txbxContent>
              </v:textbox>
            </v:rect>
          </w:pict>
        </w:r>
      </w:ins>
    </w:p>
    <w:p w14:paraId="76A85E52" w14:textId="77777777" w:rsidR="00D8521C" w:rsidRDefault="00D8521C">
      <w:pPr>
        <w:pStyle w:val="sp"/>
        <w:rPr>
          <w:ins w:id="355" w:author="Georgi Velinov" w:date="2015-03-09T18:50:00Z"/>
        </w:rPr>
        <w:pPrChange w:id="356" w:author="Georgi Velinov" w:date="2015-03-09T18:50:00Z">
          <w:pPr>
            <w:pStyle w:val="Heading4"/>
            <w:ind w:left="426" w:hanging="492"/>
          </w:pPr>
        </w:pPrChange>
      </w:pPr>
    </w:p>
    <w:p w14:paraId="343753F8" w14:textId="77777777" w:rsidR="00D8521C" w:rsidRDefault="00D8521C">
      <w:pPr>
        <w:pStyle w:val="sp"/>
        <w:rPr>
          <w:ins w:id="357" w:author="Georgi Velinov" w:date="2015-03-09T18:50:00Z"/>
        </w:rPr>
        <w:pPrChange w:id="358" w:author="Georgi Velinov" w:date="2015-03-09T18:50:00Z">
          <w:pPr>
            <w:pStyle w:val="Heading4"/>
            <w:ind w:left="426" w:hanging="492"/>
          </w:pPr>
        </w:pPrChange>
      </w:pPr>
    </w:p>
    <w:p w14:paraId="499D2563" w14:textId="77777777" w:rsidR="00D8521C" w:rsidRDefault="008D2A56">
      <w:pPr>
        <w:pStyle w:val="sp"/>
        <w:rPr>
          <w:ins w:id="359" w:author="Georgi Velinov" w:date="2015-03-09T18:50:00Z"/>
        </w:rPr>
        <w:pPrChange w:id="360" w:author="Georgi Velinov" w:date="2015-03-09T18:50:00Z">
          <w:pPr>
            <w:pStyle w:val="Heading4"/>
            <w:ind w:left="426" w:hanging="492"/>
          </w:pPr>
        </w:pPrChange>
      </w:pPr>
      <w:ins w:id="361" w:author="Georgi Velinov" w:date="2015-03-09T18:52:00Z">
        <w:r>
          <w:rPr>
            <w:noProof/>
            <w:snapToGrid/>
            <w:lang w:eastAsia="en-US"/>
          </w:rPr>
          <w:pict w14:anchorId="46974A24">
            <v:shape id="_x0000_s1073" type="#_x0000_t32" style="position:absolute;left:0;text-align:left;margin-left:240pt;margin-top:15.45pt;width:0;height:41.25pt;z-index:251678720" o:connectortype="straight">
              <v:stroke endarrow="block"/>
            </v:shape>
          </w:pict>
        </w:r>
      </w:ins>
    </w:p>
    <w:p w14:paraId="2CB02E11" w14:textId="77777777" w:rsidR="00D8521C" w:rsidRDefault="00D8521C">
      <w:pPr>
        <w:pStyle w:val="sp"/>
        <w:rPr>
          <w:ins w:id="362" w:author="Georgi Velinov" w:date="2015-03-09T18:52:00Z"/>
        </w:rPr>
        <w:pPrChange w:id="363" w:author="Georgi Velinov" w:date="2015-03-09T18:50:00Z">
          <w:pPr>
            <w:pStyle w:val="Heading4"/>
            <w:ind w:left="426" w:hanging="492"/>
          </w:pPr>
        </w:pPrChange>
      </w:pPr>
    </w:p>
    <w:p w14:paraId="7DE4199D" w14:textId="77777777" w:rsidR="00D8521C" w:rsidRDefault="00D8521C">
      <w:pPr>
        <w:pStyle w:val="sp"/>
        <w:rPr>
          <w:ins w:id="364" w:author="Georgi Velinov" w:date="2015-03-09T18:52:00Z"/>
        </w:rPr>
        <w:pPrChange w:id="365" w:author="Georgi Velinov" w:date="2015-03-09T18:50:00Z">
          <w:pPr>
            <w:pStyle w:val="Heading4"/>
            <w:ind w:left="426" w:hanging="492"/>
          </w:pPr>
        </w:pPrChange>
      </w:pPr>
    </w:p>
    <w:p w14:paraId="32B79B44" w14:textId="77777777" w:rsidR="00D8521C" w:rsidRDefault="008D2A56">
      <w:pPr>
        <w:pStyle w:val="sp"/>
        <w:rPr>
          <w:ins w:id="366" w:author="Georgi Velinov" w:date="2015-03-09T18:52:00Z"/>
        </w:rPr>
        <w:pPrChange w:id="367" w:author="Georgi Velinov" w:date="2015-03-09T18:50:00Z">
          <w:pPr>
            <w:pStyle w:val="Heading4"/>
            <w:ind w:left="426" w:hanging="492"/>
          </w:pPr>
        </w:pPrChange>
      </w:pPr>
      <w:ins w:id="368" w:author="Georgi Velinov" w:date="2015-03-09T18:52:00Z">
        <w:r>
          <w:rPr>
            <w:noProof/>
            <w:snapToGrid/>
            <w:lang w:eastAsia="en-US"/>
          </w:rPr>
          <w:pict w14:anchorId="350410CF">
            <v:rect id="_x0000_s1074" style="position:absolute;left:0;text-align:left;margin-left:188.25pt;margin-top:6.05pt;width:103.5pt;height:62.15pt;z-index:251679744" fillcolor="#dbe5f1 [660]" strokecolor="black [3200]" strokeweight="1pt">
              <v:stroke dashstyle="dash"/>
              <v:shadow color="#868686"/>
              <v:textbox style="mso-next-textbox:#_x0000_s1074">
                <w:txbxContent>
                  <w:p w14:paraId="4AB1C5EF" w14:textId="77777777" w:rsidR="00D8521C" w:rsidRPr="00D8521C" w:rsidRDefault="00942FE5">
                    <w:pPr>
                      <w:jc w:val="center"/>
                      <w:rPr>
                        <w:sz w:val="20"/>
                        <w:szCs w:val="20"/>
                        <w:rPrChange w:id="369" w:author="Georgi Velinov" w:date="2015-03-09T18:46:00Z">
                          <w:rPr/>
                        </w:rPrChange>
                      </w:rPr>
                      <w:pPrChange w:id="370" w:author="Georgi Velinov" w:date="2015-03-09T18:46:00Z">
                        <w:pPr/>
                      </w:pPrChange>
                    </w:pPr>
                    <w:ins w:id="371" w:author="Georgi Velinov" w:date="2015-03-09T18:53:00Z">
                      <w:r>
                        <w:rPr>
                          <w:sz w:val="20"/>
                          <w:szCs w:val="20"/>
                        </w:rPr>
                        <w:t xml:space="preserve">The Portal extracts the access token </w:t>
                      </w:r>
                    </w:ins>
                    <w:ins w:id="372" w:author="Georgi Velinov" w:date="2015-03-09T18:54:00Z">
                      <w:r>
                        <w:rPr>
                          <w:sz w:val="20"/>
                          <w:szCs w:val="20"/>
                        </w:rPr>
                        <w:t xml:space="preserve">or error </w:t>
                      </w:r>
                    </w:ins>
                    <w:ins w:id="373" w:author="Georgi Velinov" w:date="2015-03-09T18:53:00Z">
                      <w:r>
                        <w:rPr>
                          <w:sz w:val="20"/>
                          <w:szCs w:val="20"/>
                        </w:rPr>
                        <w:t xml:space="preserve">and pass it to the API Test Page </w:t>
                      </w:r>
                    </w:ins>
                  </w:p>
                </w:txbxContent>
              </v:textbox>
            </v:rect>
          </w:pict>
        </w:r>
      </w:ins>
    </w:p>
    <w:p w14:paraId="48CC43AA" w14:textId="77777777" w:rsidR="00D8521C" w:rsidRDefault="00D8521C">
      <w:pPr>
        <w:pStyle w:val="sp"/>
        <w:rPr>
          <w:ins w:id="374" w:author="Georgi Velinov" w:date="2015-03-09T18:52:00Z"/>
        </w:rPr>
        <w:pPrChange w:id="375" w:author="Georgi Velinov" w:date="2015-03-09T18:50:00Z">
          <w:pPr>
            <w:pStyle w:val="Heading4"/>
            <w:ind w:left="426" w:hanging="492"/>
          </w:pPr>
        </w:pPrChange>
      </w:pPr>
    </w:p>
    <w:p w14:paraId="5F4CA0EE" w14:textId="77777777" w:rsidR="00D8521C" w:rsidRDefault="00D8521C">
      <w:pPr>
        <w:pStyle w:val="sp"/>
        <w:rPr>
          <w:ins w:id="376" w:author="Georgi Velinov" w:date="2015-03-09T18:53:00Z"/>
        </w:rPr>
        <w:pPrChange w:id="377" w:author="Georgi Velinov" w:date="2015-03-09T18:50:00Z">
          <w:pPr>
            <w:pStyle w:val="Heading4"/>
            <w:ind w:left="426" w:hanging="492"/>
          </w:pPr>
        </w:pPrChange>
      </w:pPr>
    </w:p>
    <w:p w14:paraId="19C6B1F1" w14:textId="77777777" w:rsidR="00D8521C" w:rsidRDefault="008D2A56">
      <w:pPr>
        <w:pStyle w:val="sp"/>
        <w:rPr>
          <w:ins w:id="378" w:author="Georgi Velinov" w:date="2015-03-09T18:53:00Z"/>
        </w:rPr>
        <w:pPrChange w:id="379" w:author="Georgi Velinov" w:date="2015-03-09T18:50:00Z">
          <w:pPr>
            <w:pStyle w:val="Heading4"/>
            <w:ind w:left="426" w:hanging="492"/>
          </w:pPr>
        </w:pPrChange>
      </w:pPr>
      <w:ins w:id="380" w:author="Georgi Velinov" w:date="2015-03-09T18:55:00Z">
        <w:r>
          <w:rPr>
            <w:noProof/>
            <w:snapToGrid/>
            <w:lang w:eastAsia="en-US"/>
          </w:rPr>
          <w:pict w14:anchorId="7805A4D8">
            <v:shape id="_x0000_s1075" type="#_x0000_t32" style="position:absolute;left:0;text-align:left;margin-left:240pt;margin-top:16.1pt;width:0;height:41.25pt;z-index:251680768" o:connectortype="straight">
              <v:stroke endarrow="block"/>
            </v:shape>
          </w:pict>
        </w:r>
      </w:ins>
    </w:p>
    <w:p w14:paraId="76A5181B" w14:textId="77777777" w:rsidR="00D8521C" w:rsidRDefault="00D8521C">
      <w:pPr>
        <w:pStyle w:val="sp"/>
        <w:rPr>
          <w:ins w:id="381" w:author="Georgi Velinov" w:date="2015-03-09T18:55:00Z"/>
        </w:rPr>
        <w:pPrChange w:id="382" w:author="Georgi Velinov" w:date="2015-03-09T18:50:00Z">
          <w:pPr>
            <w:pStyle w:val="Heading4"/>
            <w:ind w:left="426" w:hanging="492"/>
          </w:pPr>
        </w:pPrChange>
      </w:pPr>
    </w:p>
    <w:p w14:paraId="369AAE6F" w14:textId="77777777" w:rsidR="00942FE5" w:rsidRDefault="00942FE5">
      <w:pPr>
        <w:pStyle w:val="sp"/>
        <w:rPr>
          <w:ins w:id="383" w:author="Georgi Velinov" w:date="2015-03-09T18:55:00Z"/>
        </w:rPr>
        <w:pPrChange w:id="384" w:author="Georgi Velinov" w:date="2015-03-09T18:50:00Z">
          <w:pPr>
            <w:pStyle w:val="Heading4"/>
            <w:ind w:left="426" w:hanging="492"/>
          </w:pPr>
        </w:pPrChange>
      </w:pPr>
    </w:p>
    <w:p w14:paraId="67229E15" w14:textId="77777777" w:rsidR="00942FE5" w:rsidRDefault="008D2A56">
      <w:pPr>
        <w:pStyle w:val="sp"/>
        <w:rPr>
          <w:ins w:id="385" w:author="Georgi Velinov" w:date="2015-03-09T18:53:00Z"/>
        </w:rPr>
        <w:pPrChange w:id="386" w:author="Georgi Velinov" w:date="2015-03-09T18:50:00Z">
          <w:pPr>
            <w:pStyle w:val="Heading4"/>
            <w:ind w:left="426" w:hanging="492"/>
          </w:pPr>
        </w:pPrChange>
      </w:pPr>
      <w:r>
        <w:rPr>
          <w:noProof/>
          <w:snapToGrid/>
          <w:lang w:eastAsia="en-US"/>
        </w:rPr>
        <w:pict w14:anchorId="0B91F5E6">
          <v:oval id="_x0000_s1076" style="position:absolute;left:0;text-align:left;margin-left:179.25pt;margin-top:5.15pt;width:120.75pt;height:109.35pt;z-index:251681792" fillcolor="#eaf1dd [662]" strokecolor="black [3200]" strokeweight="1pt">
            <v:stroke dashstyle="dash"/>
            <v:shadow color="#868686"/>
            <v:textbox>
              <w:txbxContent>
                <w:p w14:paraId="1331A4A6" w14:textId="77777777" w:rsidR="00942FE5" w:rsidRPr="00942FE5" w:rsidRDefault="00942FE5">
                  <w:pPr>
                    <w:jc w:val="center"/>
                    <w:rPr>
                      <w:sz w:val="20"/>
                      <w:szCs w:val="20"/>
                      <w:rPrChange w:id="387" w:author="Georgi Velinov" w:date="2015-03-09T18:57:00Z">
                        <w:rPr/>
                      </w:rPrChange>
                    </w:rPr>
                    <w:pPrChange w:id="388" w:author="Georgi Velinov" w:date="2015-03-09T18:57:00Z">
                      <w:pPr/>
                    </w:pPrChange>
                  </w:pPr>
                  <w:ins w:id="389" w:author="Georgi Velinov" w:date="2015-03-09T18:56:00Z">
                    <w:r w:rsidRPr="00942FE5">
                      <w:rPr>
                        <w:sz w:val="20"/>
                        <w:szCs w:val="20"/>
                        <w:rPrChange w:id="390" w:author="Georgi Velinov" w:date="2015-03-09T18:57:00Z">
                          <w:rPr/>
                        </w:rPrChange>
                      </w:rPr>
                      <w:t xml:space="preserve">The </w:t>
                    </w:r>
                  </w:ins>
                  <w:ins w:id="391" w:author="Georgi Velinov" w:date="2015-03-09T18:57:00Z">
                    <w:r w:rsidRPr="00942FE5">
                      <w:rPr>
                        <w:sz w:val="20"/>
                        <w:szCs w:val="20"/>
                        <w:rPrChange w:id="392" w:author="Georgi Velinov" w:date="2015-03-09T18:57:00Z">
                          <w:rPr/>
                        </w:rPrChange>
                      </w:rPr>
                      <w:t>token is available and ready to be used or error message is shown</w:t>
                    </w:r>
                  </w:ins>
                </w:p>
              </w:txbxContent>
            </v:textbox>
          </v:oval>
        </w:pict>
      </w:r>
    </w:p>
    <w:p w14:paraId="36176997" w14:textId="77777777" w:rsidR="00D8521C" w:rsidRDefault="00D8521C">
      <w:pPr>
        <w:pStyle w:val="sp"/>
        <w:rPr>
          <w:ins w:id="393" w:author="Georgi Velinov" w:date="2015-03-09T18:56:00Z"/>
        </w:rPr>
        <w:pPrChange w:id="394" w:author="Georgi Velinov" w:date="2015-03-09T18:50:00Z">
          <w:pPr>
            <w:pStyle w:val="Heading4"/>
            <w:ind w:left="426" w:hanging="492"/>
          </w:pPr>
        </w:pPrChange>
      </w:pPr>
    </w:p>
    <w:p w14:paraId="3B3A9727" w14:textId="77777777" w:rsidR="00942FE5" w:rsidRDefault="00942FE5">
      <w:pPr>
        <w:pStyle w:val="sp"/>
        <w:rPr>
          <w:ins w:id="395" w:author="Georgi Velinov" w:date="2015-03-09T18:56:00Z"/>
        </w:rPr>
        <w:pPrChange w:id="396" w:author="Georgi Velinov" w:date="2015-03-09T18:50:00Z">
          <w:pPr>
            <w:pStyle w:val="Heading4"/>
            <w:ind w:left="426" w:hanging="492"/>
          </w:pPr>
        </w:pPrChange>
      </w:pPr>
    </w:p>
    <w:p w14:paraId="51C59014" w14:textId="77777777" w:rsidR="00942FE5" w:rsidRDefault="00942FE5">
      <w:pPr>
        <w:pStyle w:val="sp"/>
        <w:rPr>
          <w:ins w:id="397" w:author="Georgi Velinov" w:date="2015-03-09T18:56:00Z"/>
        </w:rPr>
        <w:pPrChange w:id="398" w:author="Georgi Velinov" w:date="2015-03-09T18:50:00Z">
          <w:pPr>
            <w:pStyle w:val="Heading4"/>
            <w:ind w:left="426" w:hanging="492"/>
          </w:pPr>
        </w:pPrChange>
      </w:pPr>
    </w:p>
    <w:p w14:paraId="23353219" w14:textId="77777777" w:rsidR="00942FE5" w:rsidRDefault="00942FE5">
      <w:pPr>
        <w:pStyle w:val="sp"/>
        <w:rPr>
          <w:ins w:id="399" w:author="Georgi Velinov" w:date="2015-03-09T18:56:00Z"/>
        </w:rPr>
        <w:pPrChange w:id="400" w:author="Georgi Velinov" w:date="2015-03-09T18:50:00Z">
          <w:pPr>
            <w:pStyle w:val="Heading4"/>
            <w:ind w:left="426" w:hanging="492"/>
          </w:pPr>
        </w:pPrChange>
      </w:pPr>
    </w:p>
    <w:p w14:paraId="4ACFB2F6" w14:textId="77777777" w:rsidR="00942FE5" w:rsidRDefault="00942FE5">
      <w:pPr>
        <w:pStyle w:val="sp"/>
        <w:rPr>
          <w:ins w:id="401" w:author="Georgi Velinov" w:date="2015-03-09T19:01:00Z"/>
        </w:rPr>
        <w:pPrChange w:id="402" w:author="Georgi Velinov" w:date="2015-03-09T18:50:00Z">
          <w:pPr>
            <w:pStyle w:val="Heading4"/>
            <w:ind w:left="426" w:hanging="492"/>
          </w:pPr>
        </w:pPrChange>
      </w:pPr>
    </w:p>
    <w:p w14:paraId="1D1164F5" w14:textId="77777777" w:rsidR="00942FE5" w:rsidRDefault="00942FE5">
      <w:pPr>
        <w:pStyle w:val="sp"/>
        <w:rPr>
          <w:ins w:id="403" w:author="Georgi Velinov" w:date="2015-03-09T19:02:00Z"/>
        </w:rPr>
        <w:pPrChange w:id="404" w:author="Georgi Velinov" w:date="2015-03-09T18:50:00Z">
          <w:pPr>
            <w:pStyle w:val="Heading4"/>
            <w:ind w:left="426" w:hanging="492"/>
          </w:pPr>
        </w:pPrChange>
      </w:pPr>
    </w:p>
    <w:p w14:paraId="3F5AB976" w14:textId="77777777" w:rsidR="00942FE5" w:rsidRPr="00D8521C" w:rsidRDefault="00942FE5">
      <w:pPr>
        <w:pStyle w:val="sp"/>
        <w:rPr>
          <w:ins w:id="405" w:author="Georgi Velinov" w:date="2015-03-09T18:50:00Z"/>
          <w:rPrChange w:id="406" w:author="Georgi Velinov" w:date="2015-03-09T18:50:00Z">
            <w:rPr>
              <w:ins w:id="407" w:author="Georgi Velinov" w:date="2015-03-09T18:50:00Z"/>
            </w:rPr>
          </w:rPrChange>
        </w:rPr>
        <w:pPrChange w:id="408" w:author="Georgi Velinov" w:date="2015-03-09T18:50:00Z">
          <w:pPr>
            <w:pStyle w:val="Heading4"/>
            <w:ind w:left="426" w:hanging="492"/>
          </w:pPr>
        </w:pPrChange>
      </w:pPr>
    </w:p>
    <w:p w14:paraId="1689AF06" w14:textId="77777777" w:rsidR="002F6F10" w:rsidRDefault="002F6F10" w:rsidP="002F6F10">
      <w:pPr>
        <w:pStyle w:val="Heading4"/>
        <w:ind w:left="426" w:hanging="492"/>
      </w:pPr>
      <w:r>
        <w:t xml:space="preserve">Request an access token UI changes </w:t>
      </w:r>
    </w:p>
    <w:p w14:paraId="3B0C33C6" w14:textId="77777777" w:rsidR="002F6F10" w:rsidRDefault="002F6F10" w:rsidP="002F6F10">
      <w:pPr>
        <w:pStyle w:val="Heading4"/>
        <w:numPr>
          <w:ilvl w:val="0"/>
          <w:numId w:val="0"/>
        </w:numPr>
        <w:ind w:left="66"/>
        <w:rPr>
          <w:rFonts w:ascii="Cambria" w:hAnsi="Cambria"/>
          <w:b w:val="0"/>
          <w:bCs w:val="0"/>
          <w:snapToGrid w:val="0"/>
          <w:color w:val="000000"/>
        </w:rPr>
      </w:pPr>
      <w:r>
        <w:rPr>
          <w:rFonts w:ascii="Cambria" w:hAnsi="Cambria"/>
          <w:b w:val="0"/>
          <w:bCs w:val="0"/>
          <w:snapToGrid w:val="0"/>
          <w:color w:val="000000"/>
        </w:rPr>
        <w:t xml:space="preserve">The following </w:t>
      </w:r>
      <w:r w:rsidR="00643080">
        <w:rPr>
          <w:rFonts w:ascii="Cambria" w:hAnsi="Cambria"/>
          <w:b w:val="0"/>
          <w:bCs w:val="0"/>
          <w:snapToGrid w:val="0"/>
          <w:color w:val="000000"/>
        </w:rPr>
        <w:t xml:space="preserve">end user </w:t>
      </w:r>
      <w:r>
        <w:rPr>
          <w:rFonts w:ascii="Cambria" w:hAnsi="Cambria"/>
          <w:b w:val="0"/>
          <w:bCs w:val="0"/>
          <w:snapToGrid w:val="0"/>
          <w:color w:val="000000"/>
        </w:rPr>
        <w:t>UI changes</w:t>
      </w:r>
      <w:r w:rsidRPr="002F6F10">
        <w:rPr>
          <w:rFonts w:ascii="Cambria" w:hAnsi="Cambria"/>
          <w:b w:val="0"/>
          <w:bCs w:val="0"/>
          <w:snapToGrid w:val="0"/>
          <w:color w:val="000000"/>
        </w:rPr>
        <w:t xml:space="preserve"> will be implemented to handle OAuth 2.0 authentication</w:t>
      </w:r>
      <w:r w:rsidR="00643080">
        <w:rPr>
          <w:rFonts w:ascii="Cambria" w:hAnsi="Cambria"/>
          <w:b w:val="0"/>
          <w:bCs w:val="0"/>
          <w:snapToGrid w:val="0"/>
          <w:color w:val="000000"/>
        </w:rPr>
        <w:t xml:space="preserve"> and in addition Joomla API Portal configuration UI will be extended in order to allow configuring Oauth service URL</w:t>
      </w:r>
      <w:r w:rsidR="007716BF">
        <w:rPr>
          <w:rFonts w:ascii="Cambria" w:hAnsi="Cambria"/>
          <w:b w:val="0"/>
          <w:bCs w:val="0"/>
          <w:snapToGrid w:val="0"/>
          <w:color w:val="000000"/>
        </w:rPr>
        <w:t>.</w:t>
      </w:r>
    </w:p>
    <w:p w14:paraId="5E2B0E6A" w14:textId="77777777" w:rsidR="007716BF" w:rsidRDefault="007716BF" w:rsidP="007716BF">
      <w:pPr>
        <w:pStyle w:val="sp"/>
        <w:rPr>
          <w:ins w:id="409" w:author="pkarastoyanova" w:date="2015-01-27T18:28:00Z"/>
        </w:rPr>
      </w:pPr>
      <w:r>
        <w:t>End user UI changes:</w:t>
      </w:r>
    </w:p>
    <w:p w14:paraId="34D4F065" w14:textId="77777777" w:rsidR="00AB154A" w:rsidRDefault="00D72AD1">
      <w:pPr>
        <w:pStyle w:val="sp"/>
        <w:numPr>
          <w:ilvl w:val="0"/>
          <w:numId w:val="49"/>
        </w:numPr>
        <w:rPr>
          <w:ins w:id="410" w:author="pkarastoyanova" w:date="2015-01-27T18:44:00Z"/>
        </w:rPr>
        <w:pPrChange w:id="411" w:author="pkarastoyanova" w:date="2015-01-27T18:42:00Z">
          <w:pPr>
            <w:pStyle w:val="sp"/>
            <w:ind w:left="0"/>
          </w:pPr>
        </w:pPrChange>
      </w:pPr>
      <w:ins w:id="412" w:author="pkarastoyanova" w:date="2015-01-27T18:29:00Z">
        <w:r>
          <w:t xml:space="preserve">API deprecation label will be displayed next to API version if an API is deprecated. </w:t>
        </w:r>
      </w:ins>
      <w:ins w:id="413" w:author="pkarastoyanova" w:date="2015-01-27T18:30:00Z">
        <w:r>
          <w:t>In case retirement date is specified it will be also displayed next to the ‘Deprecated’ label.</w:t>
        </w:r>
      </w:ins>
      <w:ins w:id="414" w:author="pkarastoyanova" w:date="2015-01-27T18:31:00Z">
        <w:r w:rsidR="008F3D68">
          <w:t xml:space="preserve"> This information will be also visible on the API Catalog page.</w:t>
        </w:r>
      </w:ins>
    </w:p>
    <w:p w14:paraId="68171E24" w14:textId="77777777" w:rsidR="00AB154A" w:rsidRDefault="00927874">
      <w:pPr>
        <w:pStyle w:val="sp"/>
        <w:ind w:left="947"/>
        <w:pPrChange w:id="415" w:author="pkarastoyanova" w:date="2015-01-27T18:44:00Z">
          <w:pPr>
            <w:pStyle w:val="sp"/>
            <w:ind w:left="0"/>
          </w:pPr>
        </w:pPrChange>
      </w:pPr>
      <w:ins w:id="416" w:author="Totyo Totev" w:date="2015-02-11T12:20:00Z">
        <w:r>
          <w:rPr>
            <w:noProof/>
            <w:snapToGrid/>
            <w:lang w:eastAsia="en-US"/>
          </w:rPr>
          <w:lastRenderedPageBreak/>
          <w:drawing>
            <wp:inline distT="0" distB="0" distL="0" distR="0" wp14:anchorId="204ADE89" wp14:editId="7347FAB8">
              <wp:extent cx="5665757" cy="2112268"/>
              <wp:effectExtent l="19050" t="0" r="0" b="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a:off x="0" y="0"/>
                        <a:ext cx="5667618" cy="2112962"/>
                      </a:xfrm>
                      <a:prstGeom prst="rect">
                        <a:avLst/>
                      </a:prstGeom>
                      <a:noFill/>
                      <a:ln w="9525">
                        <a:noFill/>
                        <a:miter lim="800000"/>
                        <a:headEnd/>
                        <a:tailEnd/>
                      </a:ln>
                    </pic:spPr>
                  </pic:pic>
                </a:graphicData>
              </a:graphic>
            </wp:inline>
          </w:drawing>
        </w:r>
      </w:ins>
    </w:p>
    <w:p w14:paraId="59EC47E8" w14:textId="77777777" w:rsidR="00942FE5" w:rsidRDefault="00942FE5">
      <w:pPr>
        <w:pStyle w:val="sp"/>
        <w:ind w:left="947"/>
        <w:rPr>
          <w:ins w:id="417" w:author="Georgi Velinov" w:date="2015-03-09T19:03:00Z"/>
        </w:rPr>
        <w:pPrChange w:id="418" w:author="Georgi Velinov" w:date="2015-03-09T19:03:00Z">
          <w:pPr>
            <w:pStyle w:val="sp"/>
            <w:numPr>
              <w:numId w:val="49"/>
            </w:numPr>
            <w:ind w:left="947" w:hanging="360"/>
          </w:pPr>
        </w:pPrChange>
      </w:pPr>
    </w:p>
    <w:p w14:paraId="588F80A6" w14:textId="77777777" w:rsidR="002F6F10" w:rsidRDefault="002F6F10" w:rsidP="002F6F10">
      <w:pPr>
        <w:pStyle w:val="sp"/>
        <w:numPr>
          <w:ilvl w:val="0"/>
          <w:numId w:val="49"/>
        </w:numPr>
        <w:rPr>
          <w:ins w:id="419" w:author="Georgi Velinov" w:date="2015-03-09T19:03:00Z"/>
        </w:rPr>
      </w:pPr>
      <w:r>
        <w:t>Request token link will be added so that the application developer will be able to initiate request access token flow</w:t>
      </w:r>
      <w:ins w:id="420" w:author="pkarastoyanova" w:date="2015-01-27T14:53:00Z">
        <w:r w:rsidR="009E49A3">
          <w:t xml:space="preserve">. </w:t>
        </w:r>
      </w:ins>
      <w:ins w:id="421" w:author="pkarastoyanova" w:date="2015-01-27T14:55:00Z">
        <w:r w:rsidR="009E49A3">
          <w:t>Also t</w:t>
        </w:r>
      </w:ins>
      <w:ins w:id="422" w:author="pkarastoyanova" w:date="2015-01-27T14:54:00Z">
        <w:r w:rsidR="009E49A3">
          <w:t xml:space="preserve">he user will be able to select OAuth client id from </w:t>
        </w:r>
      </w:ins>
      <w:ins w:id="423" w:author="pkarastoyanova" w:date="2015-01-27T14:55:00Z">
        <w:r w:rsidR="009E49A3">
          <w:t>a predefined list of clients.</w:t>
        </w:r>
      </w:ins>
      <w:ins w:id="424" w:author="pkarastoyanova" w:date="2015-01-27T15:05:00Z">
        <w:r w:rsidR="009E49A3">
          <w:t xml:space="preserve"> The list will be populated based on OAuth clients </w:t>
        </w:r>
      </w:ins>
      <w:ins w:id="425" w:author="pkarastoyanova" w:date="2015-01-27T16:28:00Z">
        <w:r w:rsidR="00051B90">
          <w:t xml:space="preserve">the user </w:t>
        </w:r>
      </w:ins>
      <w:ins w:id="426" w:author="pkarastoyanova" w:date="2015-01-27T15:05:00Z">
        <w:r w:rsidR="009E49A3">
          <w:t>has access to or owns.</w:t>
        </w:r>
      </w:ins>
      <w:ins w:id="427" w:author="pkarastoyanova" w:date="2015-01-27T16:30:00Z">
        <w:r w:rsidR="00051B90">
          <w:t xml:space="preserve"> </w:t>
        </w:r>
      </w:ins>
    </w:p>
    <w:p w14:paraId="14473354" w14:textId="77777777" w:rsidR="00942FE5" w:rsidRDefault="00942FE5">
      <w:pPr>
        <w:pStyle w:val="sp"/>
        <w:ind w:left="947"/>
        <w:rPr>
          <w:ins w:id="428" w:author="pkarastoyanova" w:date="2015-01-27T14:36:00Z"/>
        </w:rPr>
        <w:pPrChange w:id="429" w:author="Georgi Velinov" w:date="2015-03-09T19:03:00Z">
          <w:pPr>
            <w:pStyle w:val="sp"/>
            <w:numPr>
              <w:numId w:val="49"/>
            </w:numPr>
            <w:ind w:left="947" w:hanging="360"/>
          </w:pPr>
        </w:pPrChange>
      </w:pPr>
    </w:p>
    <w:p w14:paraId="0A88DAE3" w14:textId="77777777" w:rsidR="00AB154A" w:rsidRDefault="00672E76">
      <w:pPr>
        <w:pStyle w:val="sp"/>
        <w:ind w:left="947"/>
        <w:pPrChange w:id="430" w:author="Georgi Velinov" w:date="2015-03-09T18:31:00Z">
          <w:pPr>
            <w:pStyle w:val="sp"/>
            <w:ind w:firstLine="374"/>
          </w:pPr>
        </w:pPrChange>
      </w:pPr>
      <w:ins w:id="431" w:author="pkarastoyanova" w:date="2015-01-27T15:01:00Z">
        <w:r>
          <w:rPr>
            <w:noProof/>
            <w:snapToGrid/>
            <w:lang w:eastAsia="en-US"/>
            <w:rPrChange w:id="432" w:author="Unknown">
              <w:rPr>
                <w:noProof/>
                <w:lang w:eastAsia="en-US"/>
              </w:rPr>
            </w:rPrChange>
          </w:rPr>
          <w:drawing>
            <wp:inline distT="0" distB="0" distL="0" distR="0" wp14:anchorId="2C190E19" wp14:editId="583E98F7">
              <wp:extent cx="5682056" cy="26914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81822" cy="2691330"/>
                      </a:xfrm>
                      <a:prstGeom prst="rect">
                        <a:avLst/>
                      </a:prstGeom>
                      <a:noFill/>
                      <a:ln>
                        <a:noFill/>
                      </a:ln>
                    </pic:spPr>
                  </pic:pic>
                </a:graphicData>
              </a:graphic>
            </wp:inline>
          </w:drawing>
        </w:r>
      </w:ins>
    </w:p>
    <w:p w14:paraId="3F41E0E0" w14:textId="77777777" w:rsidR="00942FE5" w:rsidRDefault="00942FE5">
      <w:pPr>
        <w:pStyle w:val="sp"/>
        <w:ind w:left="947"/>
        <w:rPr>
          <w:ins w:id="433" w:author="Georgi Velinov" w:date="2015-03-09T19:03:00Z"/>
        </w:rPr>
        <w:pPrChange w:id="434" w:author="Georgi Velinov" w:date="2015-03-09T19:03:00Z">
          <w:pPr>
            <w:pStyle w:val="sp"/>
            <w:numPr>
              <w:numId w:val="49"/>
            </w:numPr>
            <w:ind w:left="947" w:hanging="360"/>
          </w:pPr>
        </w:pPrChange>
      </w:pPr>
    </w:p>
    <w:p w14:paraId="5D5CC3DF" w14:textId="77777777" w:rsidR="002F6F10" w:rsidRDefault="002F6F10" w:rsidP="002F6F10">
      <w:pPr>
        <w:pStyle w:val="sp"/>
        <w:numPr>
          <w:ilvl w:val="0"/>
          <w:numId w:val="49"/>
        </w:numPr>
        <w:rPr>
          <w:ins w:id="435" w:author="pkarastoyanova" w:date="2015-01-27T15:07:00Z"/>
        </w:rPr>
      </w:pPr>
      <w:r>
        <w:t>A modal dialog will be displayed so that the application developer will be able to select the scopes which the application will request an access to.</w:t>
      </w:r>
    </w:p>
    <w:p w14:paraId="4AD31B53" w14:textId="77777777" w:rsidR="009E49A3" w:rsidRDefault="009F3259">
      <w:pPr>
        <w:pStyle w:val="sp"/>
        <w:ind w:left="947"/>
        <w:pPrChange w:id="436" w:author="Georgi Velinov" w:date="2015-03-09T18:31:00Z">
          <w:pPr>
            <w:pStyle w:val="sp"/>
            <w:numPr>
              <w:numId w:val="49"/>
            </w:numPr>
            <w:ind w:left="947" w:hanging="360"/>
          </w:pPr>
        </w:pPrChange>
      </w:pPr>
      <w:ins w:id="437" w:author="Totyo Totev" w:date="2015-02-11T13:51:00Z">
        <w:r>
          <w:rPr>
            <w:noProof/>
            <w:snapToGrid/>
            <w:lang w:eastAsia="en-US"/>
          </w:rPr>
          <w:lastRenderedPageBreak/>
          <w:drawing>
            <wp:inline distT="0" distB="0" distL="0" distR="0" wp14:anchorId="747F2B4C" wp14:editId="4DACEE35">
              <wp:extent cx="5601489" cy="2596551"/>
              <wp:effectExtent l="19050" t="0" r="0"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srcRect/>
                      <a:stretch>
                        <a:fillRect/>
                      </a:stretch>
                    </pic:blipFill>
                    <pic:spPr bwMode="auto">
                      <a:xfrm>
                        <a:off x="0" y="0"/>
                        <a:ext cx="5605634" cy="2598472"/>
                      </a:xfrm>
                      <a:prstGeom prst="rect">
                        <a:avLst/>
                      </a:prstGeom>
                      <a:noFill/>
                      <a:ln w="9525">
                        <a:noFill/>
                        <a:miter lim="800000"/>
                        <a:headEnd/>
                        <a:tailEnd/>
                      </a:ln>
                    </pic:spPr>
                  </pic:pic>
                </a:graphicData>
              </a:graphic>
            </wp:inline>
          </w:drawing>
        </w:r>
      </w:ins>
    </w:p>
    <w:p w14:paraId="1FCC2CC6" w14:textId="77777777" w:rsidR="002F6F10" w:rsidRDefault="002F6F10" w:rsidP="002F6F10">
      <w:pPr>
        <w:pStyle w:val="sp"/>
        <w:ind w:left="947"/>
      </w:pPr>
    </w:p>
    <w:p w14:paraId="76DE77CD" w14:textId="77777777" w:rsidR="002F6F10" w:rsidRDefault="00051B90" w:rsidP="002F6F10">
      <w:pPr>
        <w:pStyle w:val="sp"/>
        <w:numPr>
          <w:ilvl w:val="0"/>
          <w:numId w:val="49"/>
        </w:numPr>
        <w:rPr>
          <w:ins w:id="438" w:author="pkarastoyanova" w:date="2015-01-27T16:06:00Z"/>
        </w:rPr>
      </w:pPr>
      <w:ins w:id="439" w:author="pkarastoyanova" w:date="2015-01-27T16:36:00Z">
        <w:r>
          <w:t xml:space="preserve">If the user authorization is successful </w:t>
        </w:r>
      </w:ins>
      <w:del w:id="440" w:author="pkarastoyanova" w:date="2015-01-27T16:36:00Z">
        <w:r w:rsidR="002F6F10" w:rsidDel="00051B90">
          <w:delText>A</w:delText>
        </w:r>
      </w:del>
      <w:ins w:id="441" w:author="pkarastoyanova" w:date="2015-01-27T16:36:00Z">
        <w:r>
          <w:t>a</w:t>
        </w:r>
      </w:ins>
      <w:r w:rsidR="002F6F10">
        <w:t xml:space="preserve"> link to discard already obtained access token</w:t>
      </w:r>
      <w:ins w:id="442" w:author="pkarastoyanova" w:date="2015-01-27T17:57:00Z">
        <w:r w:rsidR="00491503">
          <w:t xml:space="preserve"> and the authorization token itself</w:t>
        </w:r>
      </w:ins>
      <w:ins w:id="443" w:author="pkarastoyanova" w:date="2015-01-27T16:29:00Z">
        <w:r>
          <w:t xml:space="preserve">, will be </w:t>
        </w:r>
      </w:ins>
      <w:ins w:id="444" w:author="pkarastoyanova" w:date="2015-01-27T16:37:00Z">
        <w:r>
          <w:t>displayed</w:t>
        </w:r>
      </w:ins>
      <w:ins w:id="445" w:author="pkarastoyanova" w:date="2015-01-27T17:57:00Z">
        <w:r w:rsidR="00491503">
          <w:t xml:space="preserve"> on the page</w:t>
        </w:r>
      </w:ins>
      <w:del w:id="446" w:author="pkarastoyanova" w:date="2015-01-27T17:57:00Z">
        <w:r w:rsidR="002F6F10" w:rsidDel="00491503">
          <w:delText>.</w:delText>
        </w:r>
      </w:del>
      <w:ins w:id="447" w:author="pkarastoyanova" w:date="2015-01-27T16:37:00Z">
        <w:r>
          <w:t>.</w:t>
        </w:r>
      </w:ins>
      <w:ins w:id="448" w:author="pkarastoyanova" w:date="2015-01-27T16:28:00Z">
        <w:r>
          <w:t xml:space="preserve"> </w:t>
        </w:r>
      </w:ins>
    </w:p>
    <w:p w14:paraId="4FA6E570" w14:textId="77777777" w:rsidR="00AB154A" w:rsidRDefault="00AB154A">
      <w:pPr>
        <w:pStyle w:val="ListParagraph"/>
        <w:rPr>
          <w:ins w:id="449" w:author="pkarastoyanova" w:date="2015-01-27T16:06:00Z"/>
        </w:rPr>
        <w:pPrChange w:id="450" w:author="pkarastoyanova" w:date="2015-01-27T16:06:00Z">
          <w:pPr>
            <w:pStyle w:val="sp"/>
            <w:numPr>
              <w:numId w:val="49"/>
            </w:numPr>
            <w:ind w:left="947" w:hanging="360"/>
          </w:pPr>
        </w:pPrChange>
      </w:pPr>
    </w:p>
    <w:p w14:paraId="50BCDE2A" w14:textId="77777777" w:rsidR="00AB154A" w:rsidRDefault="009F3259">
      <w:pPr>
        <w:pStyle w:val="sp"/>
        <w:ind w:left="947"/>
        <w:pPrChange w:id="451" w:author="Totyo Totev" w:date="2015-02-11T13:54:00Z">
          <w:pPr>
            <w:pStyle w:val="sp"/>
            <w:numPr>
              <w:numId w:val="49"/>
            </w:numPr>
            <w:ind w:left="947" w:hanging="360"/>
          </w:pPr>
        </w:pPrChange>
      </w:pPr>
      <w:ins w:id="452" w:author="Totyo Totev" w:date="2015-02-11T13:54:00Z">
        <w:r>
          <w:rPr>
            <w:noProof/>
            <w:snapToGrid/>
            <w:lang w:eastAsia="en-US"/>
          </w:rPr>
          <w:drawing>
            <wp:inline distT="0" distB="0" distL="0" distR="0" wp14:anchorId="57D96441" wp14:editId="49E7FB90">
              <wp:extent cx="5453103" cy="2553419"/>
              <wp:effectExtent l="1905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srcRect/>
                      <a:stretch>
                        <a:fillRect/>
                      </a:stretch>
                    </pic:blipFill>
                    <pic:spPr bwMode="auto">
                      <a:xfrm>
                        <a:off x="0" y="0"/>
                        <a:ext cx="5454635" cy="2554136"/>
                      </a:xfrm>
                      <a:prstGeom prst="rect">
                        <a:avLst/>
                      </a:prstGeom>
                      <a:noFill/>
                      <a:ln w="9525">
                        <a:noFill/>
                        <a:miter lim="800000"/>
                        <a:headEnd/>
                        <a:tailEnd/>
                      </a:ln>
                    </pic:spPr>
                  </pic:pic>
                </a:graphicData>
              </a:graphic>
            </wp:inline>
          </w:drawing>
        </w:r>
      </w:ins>
    </w:p>
    <w:p w14:paraId="78A3E159" w14:textId="77777777" w:rsidR="002F6F10" w:rsidDel="00942FE5" w:rsidRDefault="002F6F10" w:rsidP="00DB6A40">
      <w:pPr>
        <w:pStyle w:val="sp"/>
        <w:ind w:firstLine="374"/>
        <w:rPr>
          <w:del w:id="453" w:author="Georgi Velinov" w:date="2015-03-09T19:03:00Z"/>
        </w:rPr>
      </w:pPr>
    </w:p>
    <w:p w14:paraId="42090958" w14:textId="77777777" w:rsidR="00AB154A" w:rsidDel="00942FE5" w:rsidRDefault="007F40EC">
      <w:pPr>
        <w:pStyle w:val="sp"/>
        <w:ind w:left="0"/>
        <w:rPr>
          <w:del w:id="454" w:author="Georgi Velinov" w:date="2015-03-09T19:03:00Z"/>
        </w:rPr>
      </w:pPr>
      <w:ins w:id="455" w:author="pkarastoyanova" w:date="2015-01-27T10:26:00Z">
        <w:del w:id="456" w:author="Georgi Velinov" w:date="2015-03-09T19:03:00Z">
          <w:r w:rsidDel="00942FE5">
            <w:delText xml:space="preserve">A new static page will be added to the portal which </w:delText>
          </w:r>
        </w:del>
      </w:ins>
      <w:ins w:id="457" w:author="pkarastoyanova" w:date="2015-01-27T12:19:00Z">
        <w:del w:id="458" w:author="Georgi Velinov" w:date="2015-03-09T19:03:00Z">
          <w:r w:rsidR="00CA5A8F" w:rsidDel="00942FE5">
            <w:delText>could</w:delText>
          </w:r>
        </w:del>
      </w:ins>
      <w:ins w:id="459" w:author="pkarastoyanova" w:date="2015-01-27T10:26:00Z">
        <w:del w:id="460" w:author="Georgi Velinov" w:date="2015-03-09T19:03:00Z">
          <w:r w:rsidDel="00942FE5">
            <w:delText xml:space="preserve"> be used as a </w:delText>
          </w:r>
        </w:del>
      </w:ins>
      <w:ins w:id="461" w:author="pkarastoyanova" w:date="2015-01-27T10:27:00Z">
        <w:del w:id="462" w:author="Georgi Velinov" w:date="2015-03-09T19:03:00Z">
          <w:r w:rsidDel="00942FE5">
            <w:delText>redirect back URL</w:delText>
          </w:r>
        </w:del>
      </w:ins>
      <w:ins w:id="463" w:author="pkarastoyanova" w:date="2015-01-27T10:29:00Z">
        <w:del w:id="464" w:author="Georgi Velinov" w:date="2015-03-09T19:03:00Z">
          <w:r w:rsidDel="00942FE5">
            <w:delText>.</w:delText>
          </w:r>
        </w:del>
      </w:ins>
      <w:ins w:id="465" w:author="pkarastoyanova" w:date="2015-01-27T10:27:00Z">
        <w:del w:id="466" w:author="Georgi Velinov" w:date="2015-03-09T19:03:00Z">
          <w:r w:rsidDel="00942FE5">
            <w:delText xml:space="preserve"> </w:delText>
          </w:r>
        </w:del>
      </w:ins>
      <w:ins w:id="467" w:author="pkarastoyanova" w:date="2015-01-27T10:30:00Z">
        <w:del w:id="468" w:author="Georgi Velinov" w:date="2015-03-09T19:03:00Z">
          <w:r w:rsidDel="00942FE5">
            <w:delText xml:space="preserve">The page will contain javascript which will extract the token or the error message returned from the API Gateway. </w:delText>
          </w:r>
        </w:del>
      </w:ins>
      <w:ins w:id="469" w:author="pkarastoyanova" w:date="2015-01-27T14:06:00Z">
        <w:del w:id="470" w:author="Georgi Velinov" w:date="2015-03-09T19:03:00Z">
          <w:r w:rsidR="00CA5A8F" w:rsidDel="00942FE5">
            <w:delText xml:space="preserve">Right after </w:delText>
          </w:r>
        </w:del>
      </w:ins>
      <w:ins w:id="471" w:author="pkarastoyanova" w:date="2015-01-27T16:39:00Z">
        <w:del w:id="472" w:author="Georgi Velinov" w:date="2015-03-09T19:03:00Z">
          <w:r w:rsidR="00051B90" w:rsidDel="00942FE5">
            <w:delText>javascript</w:delText>
          </w:r>
        </w:del>
      </w:ins>
      <w:ins w:id="473" w:author="pkarastoyanova" w:date="2015-01-27T14:06:00Z">
        <w:del w:id="474" w:author="Georgi Velinov" w:date="2015-03-09T19:03:00Z">
          <w:r w:rsidR="00CA5A8F" w:rsidDel="00942FE5">
            <w:delText xml:space="preserve"> extracts the data from the URL it will automatically close </w:delText>
          </w:r>
        </w:del>
      </w:ins>
      <w:ins w:id="475" w:author="pkarastoyanova" w:date="2015-01-27T16:39:00Z">
        <w:del w:id="476" w:author="Georgi Velinov" w:date="2015-03-09T19:03:00Z">
          <w:r w:rsidR="00051B90" w:rsidDel="00942FE5">
            <w:delText>the window</w:delText>
          </w:r>
        </w:del>
      </w:ins>
      <w:ins w:id="477" w:author="pkarastoyanova" w:date="2015-01-27T14:06:00Z">
        <w:del w:id="478" w:author="Georgi Velinov" w:date="2015-03-09T19:03:00Z">
          <w:r w:rsidR="00CA5A8F" w:rsidDel="00942FE5">
            <w:delText xml:space="preserve"> and it will pass the extracted parameters to the API test page.</w:delText>
          </w:r>
        </w:del>
      </w:ins>
      <w:ins w:id="479" w:author="pkarastoyanova" w:date="2015-01-27T17:00:00Z">
        <w:del w:id="480" w:author="Georgi Velinov" w:date="2015-03-09T19:03:00Z">
          <w:r w:rsidR="00051B90" w:rsidDel="00942FE5">
            <w:delText xml:space="preserve"> </w:delText>
          </w:r>
        </w:del>
      </w:ins>
    </w:p>
    <w:p w14:paraId="6FB8521A" w14:textId="77777777" w:rsidR="00AB154A" w:rsidDel="00942FE5" w:rsidRDefault="00AB154A">
      <w:pPr>
        <w:pStyle w:val="sp"/>
        <w:ind w:left="0"/>
        <w:rPr>
          <w:ins w:id="481" w:author="pkarastoyanova" w:date="2015-01-27T16:57:00Z"/>
          <w:del w:id="482" w:author="Georgi Velinov" w:date="2015-03-09T19:03:00Z"/>
        </w:rPr>
      </w:pPr>
    </w:p>
    <w:p w14:paraId="0D32A72F" w14:textId="77777777" w:rsidR="00AB154A" w:rsidRDefault="00AB154A">
      <w:pPr>
        <w:pStyle w:val="sp"/>
        <w:ind w:left="0"/>
        <w:rPr>
          <w:ins w:id="483" w:author="pkarastoyanova" w:date="2015-01-27T16:56:00Z"/>
        </w:rPr>
      </w:pPr>
    </w:p>
    <w:p w14:paraId="6B4473BD" w14:textId="77777777" w:rsidR="00046FDB" w:rsidRDefault="00046FDB" w:rsidP="00046FDB">
      <w:pPr>
        <w:pStyle w:val="Heading3"/>
        <w:rPr>
          <w:ins w:id="484" w:author="Totyo Totev" w:date="2015-02-11T17:40:00Z"/>
        </w:rPr>
      </w:pPr>
      <w:bookmarkStart w:id="485" w:name="_Toc411442146"/>
      <w:ins w:id="486" w:author="Totyo Totev" w:date="2015-02-11T17:40:00Z">
        <w:r w:rsidRPr="00046FDB">
          <w:lastRenderedPageBreak/>
          <w:t>API key / OAuth client ID for testing</w:t>
        </w:r>
        <w:bookmarkEnd w:id="485"/>
      </w:ins>
    </w:p>
    <w:p w14:paraId="3C19064F" w14:textId="77777777" w:rsidR="00046FDB" w:rsidRDefault="00046FDB" w:rsidP="00046FDB">
      <w:pPr>
        <w:pStyle w:val="Heading4"/>
        <w:ind w:left="426" w:hanging="492"/>
        <w:rPr>
          <w:ins w:id="487" w:author="Totyo Totev" w:date="2015-02-11T17:41:00Z"/>
        </w:rPr>
      </w:pPr>
      <w:ins w:id="488" w:author="Totyo Totev" w:date="2015-02-11T17:41:00Z">
        <w:r>
          <w:t>Autosuggest matching keys/applications</w:t>
        </w:r>
      </w:ins>
    </w:p>
    <w:p w14:paraId="2713C6DD" w14:textId="77777777" w:rsidR="00046FDB" w:rsidRPr="00046FDB" w:rsidRDefault="00046FDB">
      <w:pPr>
        <w:pStyle w:val="sp"/>
        <w:rPr>
          <w:ins w:id="489" w:author="Totyo Totev" w:date="2015-02-11T17:40:00Z"/>
        </w:rPr>
        <w:pPrChange w:id="490" w:author="Totyo Totev" w:date="2015-02-11T17:41:00Z">
          <w:pPr>
            <w:pStyle w:val="Heading4"/>
            <w:ind w:left="426" w:hanging="492"/>
          </w:pPr>
        </w:pPrChange>
      </w:pPr>
      <w:ins w:id="491" w:author="Totyo Totev" w:date="2015-02-11T17:41:00Z">
        <w:r w:rsidRPr="00046FDB">
          <w:rPr>
            <w:noProof/>
            <w:lang w:eastAsia="en-US"/>
            <w:rPrChange w:id="492" w:author="Totyo Totev" w:date="2015-02-11T17:44:00Z">
              <w:rPr>
                <w:noProof/>
                <w:lang w:eastAsia="en-US"/>
              </w:rPr>
            </w:rPrChange>
          </w:rPr>
          <w:drawing>
            <wp:inline distT="0" distB="0" distL="0" distR="0" wp14:anchorId="63AA9701" wp14:editId="226FFD72">
              <wp:extent cx="6400800" cy="4883239"/>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cstate="print"/>
                      <a:srcRect/>
                      <a:stretch>
                        <a:fillRect/>
                      </a:stretch>
                    </pic:blipFill>
                    <pic:spPr bwMode="auto">
                      <a:xfrm>
                        <a:off x="0" y="0"/>
                        <a:ext cx="6400800" cy="4883239"/>
                      </a:xfrm>
                      <a:prstGeom prst="rect">
                        <a:avLst/>
                      </a:prstGeom>
                      <a:noFill/>
                      <a:ln w="9525">
                        <a:noFill/>
                        <a:miter lim="800000"/>
                        <a:headEnd/>
                        <a:tailEnd/>
                      </a:ln>
                    </pic:spPr>
                  </pic:pic>
                </a:graphicData>
              </a:graphic>
            </wp:inline>
          </w:drawing>
        </w:r>
      </w:ins>
    </w:p>
    <w:p w14:paraId="3CC0CEAC" w14:textId="77777777" w:rsidR="00046FDB" w:rsidRPr="00046FDB" w:rsidRDefault="00046FDB">
      <w:pPr>
        <w:pStyle w:val="sp"/>
        <w:rPr>
          <w:ins w:id="493" w:author="Totyo Totev" w:date="2015-02-11T17:42:00Z"/>
          <w:rPrChange w:id="494" w:author="Totyo Totev" w:date="2015-02-11T17:42:00Z">
            <w:rPr>
              <w:ins w:id="495" w:author="Totyo Totev" w:date="2015-02-11T17:42:00Z"/>
              <w:rFonts w:ascii="Arial" w:eastAsia="Times New Roman" w:hAnsi="Arial" w:cs="Arial"/>
              <w:color w:val="000000"/>
              <w:sz w:val="14"/>
              <w:szCs w:val="14"/>
            </w:rPr>
          </w:rPrChange>
        </w:rPr>
        <w:pPrChange w:id="496" w:author="Totyo Totev" w:date="2015-02-11T17:42:00Z">
          <w:pPr>
            <w:shd w:val="clear" w:color="auto" w:fill="E3E3E3"/>
            <w:spacing w:after="0" w:line="240" w:lineRule="auto"/>
          </w:pPr>
        </w:pPrChange>
      </w:pPr>
      <w:ins w:id="497" w:author="Totyo Totev" w:date="2015-02-11T17:42:00Z">
        <w:r w:rsidRPr="00046FDB">
          <w:rPr>
            <w:rPrChange w:id="498" w:author="Totyo Totev" w:date="2015-02-11T17:42:00Z">
              <w:rPr>
                <w:rFonts w:ascii="Arial" w:hAnsi="Arial" w:cs="Arial"/>
                <w:sz w:val="20"/>
              </w:rPr>
            </w:rPrChange>
          </w:rPr>
          <w:t>When typing into the API Key field, a popup suggests matching keys that can be selected. The text can match either the application name or the key value.</w:t>
        </w:r>
      </w:ins>
    </w:p>
    <w:p w14:paraId="4BC573C7" w14:textId="77777777" w:rsidR="00046FDB" w:rsidRPr="00046FDB" w:rsidRDefault="00046FDB">
      <w:pPr>
        <w:pStyle w:val="sp"/>
        <w:rPr>
          <w:ins w:id="499" w:author="Totyo Totev" w:date="2015-02-11T17:42:00Z"/>
          <w:rPrChange w:id="500" w:author="Totyo Totev" w:date="2015-02-11T17:42:00Z">
            <w:rPr>
              <w:ins w:id="501" w:author="Totyo Totev" w:date="2015-02-11T17:42:00Z"/>
              <w:rFonts w:ascii="Arial" w:eastAsia="Times New Roman" w:hAnsi="Arial" w:cs="Arial"/>
              <w:color w:val="000000"/>
              <w:sz w:val="14"/>
              <w:szCs w:val="14"/>
            </w:rPr>
          </w:rPrChange>
        </w:rPr>
        <w:pPrChange w:id="502" w:author="Totyo Totev" w:date="2015-02-11T17:42:00Z">
          <w:pPr>
            <w:shd w:val="clear" w:color="auto" w:fill="E3E3E3"/>
            <w:spacing w:after="0" w:line="240" w:lineRule="auto"/>
          </w:pPr>
        </w:pPrChange>
      </w:pPr>
    </w:p>
    <w:p w14:paraId="70F76438" w14:textId="77777777" w:rsidR="00046FDB" w:rsidRDefault="00046FDB">
      <w:pPr>
        <w:pStyle w:val="sp"/>
        <w:rPr>
          <w:ins w:id="503" w:author="Totyo Totev" w:date="2015-02-11T17:42:00Z"/>
        </w:rPr>
        <w:pPrChange w:id="504" w:author="Totyo Totev" w:date="2015-02-11T17:42:00Z">
          <w:pPr>
            <w:shd w:val="clear" w:color="auto" w:fill="E3E3E3"/>
            <w:spacing w:after="0" w:line="240" w:lineRule="auto"/>
          </w:pPr>
        </w:pPrChange>
      </w:pPr>
      <w:ins w:id="505" w:author="Totyo Totev" w:date="2015-02-11T17:42:00Z">
        <w:r w:rsidRPr="00046FDB">
          <w:rPr>
            <w:rPrChange w:id="506" w:author="Totyo Totev" w:date="2015-02-11T17:42:00Z">
              <w:rPr>
                <w:rFonts w:ascii="Arial" w:hAnsi="Arial" w:cs="Arial"/>
                <w:sz w:val="20"/>
              </w:rPr>
            </w:rPrChange>
          </w:rPr>
          <w:t>Note: OAuth client ID field has the same behavior.</w:t>
        </w:r>
      </w:ins>
    </w:p>
    <w:p w14:paraId="5DCCAAC2" w14:textId="77777777" w:rsidR="00046FDB" w:rsidRPr="00046FDB" w:rsidRDefault="00046FDB">
      <w:pPr>
        <w:pStyle w:val="sp"/>
        <w:rPr>
          <w:ins w:id="507" w:author="Totyo Totev" w:date="2015-02-11T17:42:00Z"/>
          <w:rPrChange w:id="508" w:author="Totyo Totev" w:date="2015-02-11T17:42:00Z">
            <w:rPr>
              <w:ins w:id="509" w:author="Totyo Totev" w:date="2015-02-11T17:42:00Z"/>
              <w:rFonts w:ascii="Arial" w:eastAsia="Times New Roman" w:hAnsi="Arial" w:cs="Arial"/>
              <w:color w:val="000000"/>
              <w:sz w:val="14"/>
              <w:szCs w:val="14"/>
            </w:rPr>
          </w:rPrChange>
        </w:rPr>
        <w:pPrChange w:id="510" w:author="Totyo Totev" w:date="2015-02-11T17:42:00Z">
          <w:pPr>
            <w:shd w:val="clear" w:color="auto" w:fill="E3E3E3"/>
            <w:spacing w:after="0" w:line="240" w:lineRule="auto"/>
          </w:pPr>
        </w:pPrChange>
      </w:pPr>
      <w:ins w:id="511" w:author="Totyo Totev" w:date="2015-02-11T17:42:00Z">
        <w:r>
          <w:t xml:space="preserve">Note: Authentication per method </w:t>
        </w:r>
        <w:r w:rsidRPr="00046FDB">
          <w:rPr>
            <w:i/>
            <w:rPrChange w:id="512" w:author="Totyo Totev" w:date="2015-02-11T17:43:00Z">
              <w:rPr/>
            </w:rPrChange>
          </w:rPr>
          <w:t xml:space="preserve">(‘Use same </w:t>
        </w:r>
      </w:ins>
      <w:ins w:id="513" w:author="Totyo Totev" w:date="2015-02-11T17:43:00Z">
        <w:r w:rsidRPr="00046FDB">
          <w:rPr>
            <w:i/>
            <w:rPrChange w:id="514" w:author="Totyo Totev" w:date="2015-02-11T17:43:00Z">
              <w:rPr/>
            </w:rPrChange>
          </w:rPr>
          <w:t>credential</w:t>
        </w:r>
      </w:ins>
      <w:ins w:id="515" w:author="Totyo Totev" w:date="2015-02-11T17:42:00Z">
        <w:r w:rsidRPr="00046FDB">
          <w:rPr>
            <w:i/>
            <w:rPrChange w:id="516" w:author="Totyo Totev" w:date="2015-02-11T17:43:00Z">
              <w:rPr/>
            </w:rPrChange>
          </w:rPr>
          <w:t xml:space="preserve"> for all methods’</w:t>
        </w:r>
      </w:ins>
      <w:ins w:id="517" w:author="Totyo Totev" w:date="2015-02-11T17:43:00Z">
        <w:r w:rsidRPr="00046FDB">
          <w:rPr>
            <w:i/>
            <w:rPrChange w:id="518" w:author="Totyo Totev" w:date="2015-02-11T17:43:00Z">
              <w:rPr/>
            </w:rPrChange>
          </w:rPr>
          <w:t xml:space="preserve"> is unchecked)</w:t>
        </w:r>
        <w:r>
          <w:t xml:space="preserve"> </w:t>
        </w:r>
      </w:ins>
      <w:ins w:id="519" w:author="Totyo Totev" w:date="2015-02-11T17:42:00Z">
        <w:r>
          <w:t>has the same behaviour</w:t>
        </w:r>
      </w:ins>
    </w:p>
    <w:p w14:paraId="0FBFBC68" w14:textId="77777777" w:rsidR="00046FDB" w:rsidRDefault="00046FDB" w:rsidP="00046FDB">
      <w:pPr>
        <w:pStyle w:val="Heading4"/>
        <w:ind w:left="426" w:hanging="492"/>
        <w:rPr>
          <w:ins w:id="520" w:author="Totyo Totev" w:date="2015-02-11T17:44:00Z"/>
        </w:rPr>
      </w:pPr>
      <w:ins w:id="521" w:author="Totyo Totev" w:date="2015-02-11T17:44:00Z">
        <w:r>
          <w:lastRenderedPageBreak/>
          <w:t>Select key from drop down</w:t>
        </w:r>
      </w:ins>
    </w:p>
    <w:p w14:paraId="49AB92C9" w14:textId="77777777" w:rsidR="00046FDB" w:rsidRDefault="00046FDB">
      <w:pPr>
        <w:pStyle w:val="sp"/>
        <w:rPr>
          <w:ins w:id="522" w:author="Totyo Totev" w:date="2015-02-11T17:44:00Z"/>
        </w:rPr>
        <w:pPrChange w:id="523" w:author="Totyo Totev" w:date="2015-02-11T17:44:00Z">
          <w:pPr>
            <w:pStyle w:val="Heading4"/>
            <w:ind w:left="426" w:hanging="492"/>
          </w:pPr>
        </w:pPrChange>
      </w:pPr>
      <w:ins w:id="524" w:author="Totyo Totev" w:date="2015-02-11T17:44:00Z">
        <w:r>
          <w:rPr>
            <w:noProof/>
            <w:snapToGrid/>
            <w:lang w:eastAsia="en-US"/>
          </w:rPr>
          <w:drawing>
            <wp:inline distT="0" distB="0" distL="0" distR="0" wp14:anchorId="3D5AD076" wp14:editId="5FFC14BC">
              <wp:extent cx="6400800" cy="4875023"/>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cstate="print"/>
                      <a:srcRect/>
                      <a:stretch>
                        <a:fillRect/>
                      </a:stretch>
                    </pic:blipFill>
                    <pic:spPr bwMode="auto">
                      <a:xfrm>
                        <a:off x="0" y="0"/>
                        <a:ext cx="6400800" cy="4875023"/>
                      </a:xfrm>
                      <a:prstGeom prst="rect">
                        <a:avLst/>
                      </a:prstGeom>
                      <a:noFill/>
                      <a:ln w="9525">
                        <a:noFill/>
                        <a:miter lim="800000"/>
                        <a:headEnd/>
                        <a:tailEnd/>
                      </a:ln>
                    </pic:spPr>
                  </pic:pic>
                </a:graphicData>
              </a:graphic>
            </wp:inline>
          </w:drawing>
        </w:r>
      </w:ins>
    </w:p>
    <w:p w14:paraId="562AFAEA" w14:textId="77777777" w:rsidR="00046FDB" w:rsidRPr="00046FDB" w:rsidRDefault="00046FDB">
      <w:pPr>
        <w:pStyle w:val="sp"/>
        <w:rPr>
          <w:ins w:id="525" w:author="Totyo Totev" w:date="2015-02-11T17:44:00Z"/>
          <w:rPrChange w:id="526" w:author="Totyo Totev" w:date="2015-02-11T17:44:00Z">
            <w:rPr>
              <w:ins w:id="527" w:author="Totyo Totev" w:date="2015-02-11T17:44:00Z"/>
              <w:rFonts w:ascii="Arial" w:eastAsia="Times New Roman" w:hAnsi="Arial" w:cs="Arial"/>
              <w:color w:val="000000"/>
              <w:sz w:val="14"/>
              <w:szCs w:val="14"/>
            </w:rPr>
          </w:rPrChange>
        </w:rPr>
        <w:pPrChange w:id="528" w:author="Totyo Totev" w:date="2015-02-11T17:44:00Z">
          <w:pPr>
            <w:shd w:val="clear" w:color="auto" w:fill="E3E3E3"/>
            <w:spacing w:after="0" w:line="240" w:lineRule="auto"/>
          </w:pPr>
        </w:pPrChange>
      </w:pPr>
      <w:ins w:id="529" w:author="Totyo Totev" w:date="2015-02-11T17:44:00Z">
        <w:r w:rsidRPr="00046FDB">
          <w:rPr>
            <w:rPrChange w:id="530" w:author="Totyo Totev" w:date="2015-02-11T17:44:00Z">
              <w:rPr>
                <w:rFonts w:ascii="Arial" w:hAnsi="Arial" w:cs="Arial"/>
                <w:sz w:val="20"/>
              </w:rPr>
            </w:rPrChange>
          </w:rPr>
          <w:t>If eligible API keys exist, a menu button on the right of the field is available and displays a list of the keys.</w:t>
        </w:r>
      </w:ins>
    </w:p>
    <w:p w14:paraId="49E8D14D" w14:textId="77777777" w:rsidR="00046FDB" w:rsidRPr="00046FDB" w:rsidRDefault="00046FDB">
      <w:pPr>
        <w:pStyle w:val="sp"/>
        <w:rPr>
          <w:ins w:id="531" w:author="Totyo Totev" w:date="2015-02-11T17:44:00Z"/>
          <w:rPrChange w:id="532" w:author="Totyo Totev" w:date="2015-02-11T17:44:00Z">
            <w:rPr>
              <w:ins w:id="533" w:author="Totyo Totev" w:date="2015-02-11T17:44:00Z"/>
              <w:rFonts w:ascii="Arial" w:eastAsia="Times New Roman" w:hAnsi="Arial" w:cs="Arial"/>
              <w:color w:val="000000"/>
              <w:sz w:val="14"/>
              <w:szCs w:val="14"/>
            </w:rPr>
          </w:rPrChange>
        </w:rPr>
        <w:pPrChange w:id="534" w:author="Totyo Totev" w:date="2015-02-11T17:44:00Z">
          <w:pPr>
            <w:shd w:val="clear" w:color="auto" w:fill="E3E3E3"/>
            <w:spacing w:after="0" w:line="240" w:lineRule="auto"/>
          </w:pPr>
        </w:pPrChange>
      </w:pPr>
    </w:p>
    <w:p w14:paraId="03B25F34" w14:textId="77777777" w:rsidR="00046FDB" w:rsidRPr="00046FDB" w:rsidRDefault="00046FDB">
      <w:pPr>
        <w:pStyle w:val="sp"/>
        <w:rPr>
          <w:ins w:id="535" w:author="Totyo Totev" w:date="2015-02-11T17:44:00Z"/>
          <w:rPrChange w:id="536" w:author="Totyo Totev" w:date="2015-02-11T17:44:00Z">
            <w:rPr>
              <w:ins w:id="537" w:author="Totyo Totev" w:date="2015-02-11T17:44:00Z"/>
              <w:rFonts w:ascii="Arial" w:eastAsia="Times New Roman" w:hAnsi="Arial" w:cs="Arial"/>
              <w:color w:val="000000"/>
              <w:sz w:val="14"/>
              <w:szCs w:val="14"/>
            </w:rPr>
          </w:rPrChange>
        </w:rPr>
        <w:pPrChange w:id="538" w:author="Totyo Totev" w:date="2015-02-11T17:44:00Z">
          <w:pPr>
            <w:shd w:val="clear" w:color="auto" w:fill="E3E3E3"/>
            <w:spacing w:after="0" w:line="240" w:lineRule="auto"/>
          </w:pPr>
        </w:pPrChange>
      </w:pPr>
      <w:ins w:id="539" w:author="Totyo Totev" w:date="2015-02-11T17:44:00Z">
        <w:r w:rsidRPr="00046FDB">
          <w:rPr>
            <w:rPrChange w:id="540" w:author="Totyo Totev" w:date="2015-02-11T17:44:00Z">
              <w:rPr>
                <w:rFonts w:ascii="Arial" w:hAnsi="Arial" w:cs="Arial"/>
                <w:sz w:val="20"/>
              </w:rPr>
            </w:rPrChange>
          </w:rPr>
          <w:t>The drop down list shows the eligible API keys for testing this API.</w:t>
        </w:r>
      </w:ins>
    </w:p>
    <w:p w14:paraId="6CFAF467" w14:textId="77777777" w:rsidR="00046FDB" w:rsidRPr="00046FDB" w:rsidRDefault="00046FDB">
      <w:pPr>
        <w:pStyle w:val="sp"/>
        <w:rPr>
          <w:ins w:id="541" w:author="Totyo Totev" w:date="2015-02-11T17:44:00Z"/>
          <w:rPrChange w:id="542" w:author="Totyo Totev" w:date="2015-02-11T17:44:00Z">
            <w:rPr>
              <w:ins w:id="543" w:author="Totyo Totev" w:date="2015-02-11T17:44:00Z"/>
              <w:rFonts w:ascii="Arial" w:eastAsia="Times New Roman" w:hAnsi="Arial" w:cs="Arial"/>
              <w:color w:val="000000"/>
              <w:sz w:val="14"/>
              <w:szCs w:val="14"/>
            </w:rPr>
          </w:rPrChange>
        </w:rPr>
        <w:pPrChange w:id="544" w:author="Totyo Totev" w:date="2015-02-11T17:44:00Z">
          <w:pPr>
            <w:shd w:val="clear" w:color="auto" w:fill="E3E3E3"/>
            <w:spacing w:after="0" w:line="240" w:lineRule="auto"/>
          </w:pPr>
        </w:pPrChange>
      </w:pPr>
      <w:ins w:id="545" w:author="Totyo Totev" w:date="2015-02-11T17:44:00Z">
        <w:r w:rsidRPr="00046FDB">
          <w:rPr>
            <w:rPrChange w:id="546" w:author="Totyo Totev" w:date="2015-02-11T17:44:00Z">
              <w:rPr>
                <w:rFonts w:ascii="Arial" w:hAnsi="Arial" w:cs="Arial"/>
                <w:sz w:val="20"/>
              </w:rPr>
            </w:rPrChange>
          </w:rPr>
          <w:t>The list is filtered to show only:</w:t>
        </w:r>
      </w:ins>
    </w:p>
    <w:p w14:paraId="727EFB31" w14:textId="77777777" w:rsidR="00046FDB" w:rsidRPr="00046FDB" w:rsidRDefault="00046FDB">
      <w:pPr>
        <w:pStyle w:val="sp"/>
        <w:rPr>
          <w:ins w:id="547" w:author="Totyo Totev" w:date="2015-02-11T17:44:00Z"/>
          <w:rPrChange w:id="548" w:author="Totyo Totev" w:date="2015-02-11T17:44:00Z">
            <w:rPr>
              <w:ins w:id="549" w:author="Totyo Totev" w:date="2015-02-11T17:44:00Z"/>
              <w:rFonts w:ascii="Arial" w:eastAsia="Times New Roman" w:hAnsi="Arial" w:cs="Arial"/>
              <w:color w:val="000000"/>
              <w:sz w:val="14"/>
              <w:szCs w:val="14"/>
            </w:rPr>
          </w:rPrChange>
        </w:rPr>
        <w:pPrChange w:id="550" w:author="Totyo Totev" w:date="2015-02-11T17:44:00Z">
          <w:pPr>
            <w:shd w:val="clear" w:color="auto" w:fill="E3E3E3"/>
            <w:spacing w:after="0" w:line="240" w:lineRule="auto"/>
          </w:pPr>
        </w:pPrChange>
      </w:pPr>
      <w:ins w:id="551" w:author="Totyo Totev" w:date="2015-02-11T17:44:00Z">
        <w:r w:rsidRPr="00046FDB">
          <w:rPr>
            <w:rPrChange w:id="552" w:author="Totyo Totev" w:date="2015-02-11T17:44:00Z">
              <w:rPr>
                <w:rFonts w:ascii="Arial" w:hAnsi="Arial" w:cs="Arial"/>
                <w:sz w:val="20"/>
              </w:rPr>
            </w:rPrChange>
          </w:rPr>
          <w:t>- Applications that use this API</w:t>
        </w:r>
      </w:ins>
    </w:p>
    <w:p w14:paraId="0C7776AC" w14:textId="77777777" w:rsidR="00046FDB" w:rsidRPr="00046FDB" w:rsidRDefault="00046FDB">
      <w:pPr>
        <w:pStyle w:val="sp"/>
        <w:rPr>
          <w:ins w:id="553" w:author="Totyo Totev" w:date="2015-02-11T17:44:00Z"/>
          <w:rPrChange w:id="554" w:author="Totyo Totev" w:date="2015-02-11T17:44:00Z">
            <w:rPr>
              <w:ins w:id="555" w:author="Totyo Totev" w:date="2015-02-11T17:44:00Z"/>
              <w:rFonts w:ascii="Arial" w:eastAsia="Times New Roman" w:hAnsi="Arial" w:cs="Arial"/>
              <w:color w:val="000000"/>
              <w:sz w:val="14"/>
              <w:szCs w:val="14"/>
            </w:rPr>
          </w:rPrChange>
        </w:rPr>
        <w:pPrChange w:id="556" w:author="Totyo Totev" w:date="2015-02-11T17:44:00Z">
          <w:pPr>
            <w:shd w:val="clear" w:color="auto" w:fill="E3E3E3"/>
            <w:spacing w:after="0" w:line="240" w:lineRule="auto"/>
          </w:pPr>
        </w:pPrChange>
      </w:pPr>
      <w:ins w:id="557" w:author="Totyo Totev" w:date="2015-02-11T17:44:00Z">
        <w:r w:rsidRPr="00046FDB">
          <w:rPr>
            <w:rPrChange w:id="558" w:author="Totyo Totev" w:date="2015-02-11T17:44:00Z">
              <w:rPr>
                <w:rFonts w:ascii="Arial" w:hAnsi="Arial" w:cs="Arial"/>
                <w:sz w:val="20"/>
              </w:rPr>
            </w:rPrChange>
          </w:rPr>
          <w:t>- Keys that are enabled and valid for testing (re: JavaScript Origins)</w:t>
        </w:r>
      </w:ins>
    </w:p>
    <w:p w14:paraId="5E105F4D" w14:textId="77777777" w:rsidR="00046FDB" w:rsidRPr="00046FDB" w:rsidRDefault="00046FDB">
      <w:pPr>
        <w:pStyle w:val="sp"/>
        <w:rPr>
          <w:ins w:id="559" w:author="Totyo Totev" w:date="2015-02-11T17:44:00Z"/>
          <w:rPrChange w:id="560" w:author="Totyo Totev" w:date="2015-02-11T17:44:00Z">
            <w:rPr>
              <w:ins w:id="561" w:author="Totyo Totev" w:date="2015-02-11T17:44:00Z"/>
              <w:rFonts w:ascii="Arial" w:eastAsia="Times New Roman" w:hAnsi="Arial" w:cs="Arial"/>
              <w:color w:val="000000"/>
              <w:sz w:val="14"/>
              <w:szCs w:val="14"/>
            </w:rPr>
          </w:rPrChange>
        </w:rPr>
        <w:pPrChange w:id="562" w:author="Totyo Totev" w:date="2015-02-11T17:44:00Z">
          <w:pPr>
            <w:shd w:val="clear" w:color="auto" w:fill="E3E3E3"/>
            <w:spacing w:after="0" w:line="240" w:lineRule="auto"/>
          </w:pPr>
        </w:pPrChange>
      </w:pPr>
    </w:p>
    <w:p w14:paraId="3524FD5E" w14:textId="77777777" w:rsidR="00046FDB" w:rsidRPr="00046FDB" w:rsidRDefault="00046FDB">
      <w:pPr>
        <w:pStyle w:val="sp"/>
        <w:rPr>
          <w:ins w:id="563" w:author="Totyo Totev" w:date="2015-02-11T17:44:00Z"/>
          <w:rPrChange w:id="564" w:author="Totyo Totev" w:date="2015-02-11T17:44:00Z">
            <w:rPr>
              <w:ins w:id="565" w:author="Totyo Totev" w:date="2015-02-11T17:44:00Z"/>
              <w:rFonts w:ascii="Arial" w:eastAsia="Times New Roman" w:hAnsi="Arial" w:cs="Arial"/>
              <w:color w:val="000000"/>
              <w:sz w:val="14"/>
              <w:szCs w:val="14"/>
            </w:rPr>
          </w:rPrChange>
        </w:rPr>
        <w:pPrChange w:id="566" w:author="Totyo Totev" w:date="2015-02-11T17:44:00Z">
          <w:pPr>
            <w:shd w:val="clear" w:color="auto" w:fill="E3E3E3"/>
            <w:spacing w:after="0" w:line="240" w:lineRule="auto"/>
          </w:pPr>
        </w:pPrChange>
      </w:pPr>
      <w:ins w:id="567" w:author="Totyo Totev" w:date="2015-02-11T17:44:00Z">
        <w:r w:rsidRPr="00046FDB">
          <w:rPr>
            <w:rPrChange w:id="568" w:author="Totyo Totev" w:date="2015-02-11T17:44:00Z">
              <w:rPr>
                <w:rFonts w:ascii="Arial" w:hAnsi="Arial" w:cs="Arial"/>
                <w:sz w:val="20"/>
              </w:rPr>
            </w:rPrChange>
          </w:rPr>
          <w:t>Open question: Is there any point in listing more than one key for a single application? If not, only the most recent key is listed.</w:t>
        </w:r>
      </w:ins>
    </w:p>
    <w:p w14:paraId="6718C44E" w14:textId="77777777" w:rsidR="00046FDB" w:rsidRDefault="00046FDB" w:rsidP="00046FDB">
      <w:pPr>
        <w:pStyle w:val="Heading4"/>
        <w:ind w:left="426" w:hanging="492"/>
        <w:rPr>
          <w:ins w:id="569" w:author="Totyo Totev" w:date="2015-02-11T17:45:00Z"/>
        </w:rPr>
      </w:pPr>
      <w:ins w:id="570" w:author="Totyo Totev" w:date="2015-02-11T17:45:00Z">
        <w:r>
          <w:lastRenderedPageBreak/>
          <w:t>Warn if no API Key set</w:t>
        </w:r>
      </w:ins>
    </w:p>
    <w:p w14:paraId="3C2FD747" w14:textId="77777777" w:rsidR="00046FDB" w:rsidRDefault="00046FDB">
      <w:pPr>
        <w:pStyle w:val="sp"/>
        <w:rPr>
          <w:ins w:id="571" w:author="Totyo Totev" w:date="2015-02-11T17:45:00Z"/>
        </w:rPr>
        <w:pPrChange w:id="572" w:author="Totyo Totev" w:date="2015-02-11T17:45:00Z">
          <w:pPr>
            <w:pStyle w:val="Heading4"/>
            <w:ind w:left="426" w:hanging="492"/>
          </w:pPr>
        </w:pPrChange>
      </w:pPr>
      <w:ins w:id="573" w:author="Totyo Totev" w:date="2015-02-11T17:45:00Z">
        <w:r>
          <w:rPr>
            <w:noProof/>
            <w:snapToGrid/>
            <w:lang w:eastAsia="en-US"/>
          </w:rPr>
          <w:drawing>
            <wp:inline distT="0" distB="0" distL="0" distR="0" wp14:anchorId="64B45047" wp14:editId="7478A7C7">
              <wp:extent cx="6400800" cy="4890408"/>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cstate="print"/>
                      <a:srcRect/>
                      <a:stretch>
                        <a:fillRect/>
                      </a:stretch>
                    </pic:blipFill>
                    <pic:spPr bwMode="auto">
                      <a:xfrm>
                        <a:off x="0" y="0"/>
                        <a:ext cx="6400800" cy="4890408"/>
                      </a:xfrm>
                      <a:prstGeom prst="rect">
                        <a:avLst/>
                      </a:prstGeom>
                      <a:noFill/>
                      <a:ln w="9525">
                        <a:noFill/>
                        <a:miter lim="800000"/>
                        <a:headEnd/>
                        <a:tailEnd/>
                      </a:ln>
                    </pic:spPr>
                  </pic:pic>
                </a:graphicData>
              </a:graphic>
            </wp:inline>
          </w:drawing>
        </w:r>
      </w:ins>
    </w:p>
    <w:p w14:paraId="12628AB3" w14:textId="77777777" w:rsidR="00046FDB" w:rsidRPr="00046FDB" w:rsidRDefault="00046FDB">
      <w:pPr>
        <w:pStyle w:val="sp"/>
        <w:rPr>
          <w:ins w:id="574" w:author="Totyo Totev" w:date="2015-02-11T17:45:00Z"/>
        </w:rPr>
        <w:pPrChange w:id="575" w:author="Totyo Totev" w:date="2015-02-11T17:45:00Z">
          <w:pPr>
            <w:pStyle w:val="Heading4"/>
            <w:ind w:left="426" w:hanging="492"/>
          </w:pPr>
        </w:pPrChange>
      </w:pPr>
      <w:ins w:id="576" w:author="Totyo Totev" w:date="2015-02-11T17:46:00Z">
        <w:r w:rsidRPr="00046FDB">
          <w:rPr>
            <w:rPrChange w:id="577" w:author="Totyo Totev" w:date="2015-02-11T17:46:00Z">
              <w:rPr>
                <w:rFonts w:ascii="Arial" w:hAnsi="Arial" w:cs="Arial"/>
                <w:shd w:val="clear" w:color="auto" w:fill="E3E3E3"/>
              </w:rPr>
            </w:rPrChange>
          </w:rPr>
          <w:t>If a request is made but no API Key has been specified, a warning message appears above the response information. The message includes an action that puts input focus on the API Key field (the page scrolls up to display the field).</w:t>
        </w:r>
      </w:ins>
    </w:p>
    <w:p w14:paraId="696FA893" w14:textId="77777777" w:rsidR="00046FDB" w:rsidRDefault="00046FDB" w:rsidP="00046FDB">
      <w:pPr>
        <w:pStyle w:val="Heading4"/>
        <w:ind w:left="426" w:hanging="492"/>
        <w:rPr>
          <w:ins w:id="578" w:author="Totyo Totev" w:date="2015-02-11T17:47:00Z"/>
        </w:rPr>
      </w:pPr>
      <w:ins w:id="579" w:author="Totyo Totev" w:date="2015-02-11T17:47:00Z">
        <w:r>
          <w:lastRenderedPageBreak/>
          <w:t xml:space="preserve">Warn if no </w:t>
        </w:r>
        <w:r w:rsidR="00C95934">
          <w:t>keys available</w:t>
        </w:r>
      </w:ins>
    </w:p>
    <w:p w14:paraId="7BA30E67" w14:textId="77777777" w:rsidR="00046FDB" w:rsidRDefault="00046FDB">
      <w:pPr>
        <w:pStyle w:val="sp"/>
        <w:rPr>
          <w:ins w:id="580" w:author="Totyo Totev" w:date="2015-02-11T17:47:00Z"/>
        </w:rPr>
        <w:pPrChange w:id="581" w:author="Totyo Totev" w:date="2015-02-11T17:44:00Z">
          <w:pPr>
            <w:pStyle w:val="Heading4"/>
            <w:ind w:left="426" w:hanging="492"/>
          </w:pPr>
        </w:pPrChange>
      </w:pPr>
      <w:ins w:id="582" w:author="Totyo Totev" w:date="2015-02-11T17:47:00Z">
        <w:r>
          <w:rPr>
            <w:noProof/>
            <w:snapToGrid/>
            <w:lang w:eastAsia="en-US"/>
          </w:rPr>
          <w:drawing>
            <wp:inline distT="0" distB="0" distL="0" distR="0" wp14:anchorId="53C98463" wp14:editId="74E8B6FC">
              <wp:extent cx="6400800" cy="4880023"/>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cstate="print"/>
                      <a:srcRect/>
                      <a:stretch>
                        <a:fillRect/>
                      </a:stretch>
                    </pic:blipFill>
                    <pic:spPr bwMode="auto">
                      <a:xfrm>
                        <a:off x="0" y="0"/>
                        <a:ext cx="6400800" cy="4880023"/>
                      </a:xfrm>
                      <a:prstGeom prst="rect">
                        <a:avLst/>
                      </a:prstGeom>
                      <a:noFill/>
                      <a:ln w="9525">
                        <a:noFill/>
                        <a:miter lim="800000"/>
                        <a:headEnd/>
                        <a:tailEnd/>
                      </a:ln>
                    </pic:spPr>
                  </pic:pic>
                </a:graphicData>
              </a:graphic>
            </wp:inline>
          </w:drawing>
        </w:r>
      </w:ins>
    </w:p>
    <w:p w14:paraId="396C810D" w14:textId="77777777" w:rsidR="00046FDB" w:rsidRPr="00046FDB" w:rsidRDefault="00046FDB">
      <w:pPr>
        <w:pStyle w:val="sp"/>
        <w:rPr>
          <w:ins w:id="583" w:author="Totyo Totev" w:date="2015-02-11T17:39:00Z"/>
        </w:rPr>
        <w:pPrChange w:id="584" w:author="Totyo Totev" w:date="2015-02-11T17:44:00Z">
          <w:pPr>
            <w:pStyle w:val="Heading4"/>
            <w:ind w:left="426" w:hanging="492"/>
          </w:pPr>
        </w:pPrChange>
      </w:pPr>
      <w:ins w:id="585" w:author="Totyo Totev" w:date="2015-02-11T17:47:00Z">
        <w:r w:rsidRPr="00046FDB">
          <w:rPr>
            <w:rPrChange w:id="586" w:author="Totyo Totev" w:date="2015-02-11T17:47:00Z">
              <w:rPr>
                <w:rFonts w:ascii="Arial" w:hAnsi="Arial" w:cs="Arial"/>
                <w:shd w:val="clear" w:color="auto" w:fill="E3E3E3"/>
              </w:rPr>
            </w:rPrChange>
          </w:rPr>
          <w:t>If the user has no applicable keys in their account, a message is displayed below the API Key field.</w:t>
        </w:r>
      </w:ins>
    </w:p>
    <w:p w14:paraId="129F9E7A" w14:textId="77777777" w:rsidR="007716BF" w:rsidRDefault="007716BF">
      <w:pPr>
        <w:pStyle w:val="Heading2"/>
        <w:pPrChange w:id="587" w:author="Totyo Totev" w:date="2015-02-11T17:39:00Z">
          <w:pPr>
            <w:pStyle w:val="sp"/>
          </w:pPr>
        </w:pPrChange>
      </w:pPr>
      <w:bookmarkStart w:id="588" w:name="_Toc411442147"/>
      <w:r>
        <w:t>Administrator UI changes:</w:t>
      </w:r>
      <w:bookmarkEnd w:id="588"/>
    </w:p>
    <w:p w14:paraId="108F5E21" w14:textId="77777777" w:rsidR="005E208A" w:rsidRDefault="005E208A" w:rsidP="007716BF">
      <w:pPr>
        <w:pStyle w:val="sp"/>
      </w:pPr>
      <w:r>
        <w:t>An additional section will be added to the current API Gateway configuration page in order to allow setup of OAuth authorization endpoint.</w:t>
      </w:r>
    </w:p>
    <w:p w14:paraId="671AC71E" w14:textId="77777777" w:rsidR="002F6F10" w:rsidRPr="002F6F10" w:rsidRDefault="007716BF" w:rsidP="00FA2171">
      <w:pPr>
        <w:pStyle w:val="sp"/>
      </w:pPr>
      <w:r>
        <w:rPr>
          <w:noProof/>
          <w:snapToGrid/>
          <w:lang w:eastAsia="en-US"/>
        </w:rPr>
        <w:lastRenderedPageBreak/>
        <w:drawing>
          <wp:inline distT="0" distB="0" distL="0" distR="0" wp14:anchorId="1EC0C667" wp14:editId="648823C6">
            <wp:extent cx="5162405" cy="41406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63670" cy="4141694"/>
                    </a:xfrm>
                    <a:prstGeom prst="rect">
                      <a:avLst/>
                    </a:prstGeom>
                    <a:noFill/>
                    <a:ln>
                      <a:noFill/>
                    </a:ln>
                  </pic:spPr>
                </pic:pic>
              </a:graphicData>
            </a:graphic>
          </wp:inline>
        </w:drawing>
      </w:r>
    </w:p>
    <w:p w14:paraId="0955AD68" w14:textId="77777777" w:rsidR="00091201" w:rsidRPr="00091201" w:rsidRDefault="00091201" w:rsidP="00091201">
      <w:pPr>
        <w:pStyle w:val="Heading2"/>
      </w:pPr>
      <w:bookmarkStart w:id="589" w:name="_Toc411442148"/>
      <w:r w:rsidRPr="00091201">
        <w:t>Support for Organization Administrator</w:t>
      </w:r>
      <w:bookmarkEnd w:id="589"/>
    </w:p>
    <w:p w14:paraId="36EA2AA6" w14:textId="77777777" w:rsidR="00091201" w:rsidRDefault="00091201" w:rsidP="00091201">
      <w:r>
        <w:t xml:space="preserve">API Portal 7.4 will provide support for the Organization Administrator by allowing them to perform all their delegated organization administration tasks.  </w:t>
      </w:r>
    </w:p>
    <w:p w14:paraId="5073012A" w14:textId="77777777" w:rsidR="00091201" w:rsidRDefault="00091201" w:rsidP="00091201">
      <w:r>
        <w:t xml:space="preserve">Increasingly the API Portal will be the primary portal for API consumers and partners.  API providers (Axway customers who purchase and deploy the API Gateway/Manager/Portal will want all their partner “users” to log into the API Portal - and this includes Organization Administrators.  They will not want application developers to use API Portal </w:t>
      </w:r>
      <w:del w:id="590" w:author="dmckenna" w:date="2014-10-14T08:42:00Z">
        <w:r w:rsidDel="00792CB6">
          <w:delText xml:space="preserve">but </w:delText>
        </w:r>
      </w:del>
      <w:ins w:id="591" w:author="dmckenna" w:date="2014-10-14T08:42:00Z">
        <w:r w:rsidR="00792CB6">
          <w:t xml:space="preserve">while </w:t>
        </w:r>
      </w:ins>
      <w:r>
        <w:t>Organization Administrators to use API Manager - this is inconsistent.  And some customers may not want to expose API Manager externally to their enterprise if API Portal is the external-facing portal.</w:t>
      </w:r>
    </w:p>
    <w:p w14:paraId="67008072" w14:textId="77777777" w:rsidR="00BA35C3" w:rsidRDefault="00BA35C3" w:rsidP="00BA35C3">
      <w:pPr>
        <w:pStyle w:val="Heading3"/>
      </w:pPr>
      <w:bookmarkStart w:id="592" w:name="_Toc411442149"/>
      <w:commentRangeStart w:id="593"/>
      <w:r>
        <w:lastRenderedPageBreak/>
        <w:t>Application List</w:t>
      </w:r>
      <w:commentRangeEnd w:id="593"/>
      <w:r w:rsidR="00792CB6">
        <w:rPr>
          <w:rStyle w:val="CommentReference"/>
          <w:rFonts w:ascii="Cambria" w:eastAsia="Calibri" w:hAnsi="Cambria"/>
          <w:b w:val="0"/>
          <w:snapToGrid/>
          <w:color w:val="auto"/>
          <w:lang w:eastAsia="en-US"/>
        </w:rPr>
        <w:commentReference w:id="593"/>
      </w:r>
      <w:bookmarkEnd w:id="592"/>
    </w:p>
    <w:p w14:paraId="194C8D9A" w14:textId="77777777" w:rsidR="00BA35C3" w:rsidRPr="00BA35C3" w:rsidRDefault="00BA35C3" w:rsidP="00BA35C3">
      <w:pPr>
        <w:keepNext/>
      </w:pPr>
      <w:r w:rsidRPr="00BA35C3">
        <w:t>Organization Administrator sees the Table display by default, but can switch to the Catalog display using the drop down list.</w:t>
      </w:r>
      <w:r>
        <w:t xml:space="preserve"> Table content filter and pagination will be implemented</w:t>
      </w:r>
    </w:p>
    <w:p w14:paraId="28E10DE9" w14:textId="77777777" w:rsidR="00BA35C3" w:rsidRDefault="00BA35C3" w:rsidP="00BA35C3">
      <w:pPr>
        <w:rPr>
          <w:ins w:id="594" w:author="Totyo Totev" w:date="2014-11-17T18:25:00Z"/>
        </w:rPr>
      </w:pPr>
      <w:r>
        <w:rPr>
          <w:noProof/>
        </w:rPr>
        <w:drawing>
          <wp:inline distT="0" distB="0" distL="0" distR="0" wp14:anchorId="55D15246" wp14:editId="5A4E1E1F">
            <wp:extent cx="6400800" cy="2361633"/>
            <wp:effectExtent l="19050" t="0" r="0" b="0"/>
            <wp:docPr id="1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6400800" cy="2361633"/>
                    </a:xfrm>
                    <a:prstGeom prst="rect">
                      <a:avLst/>
                    </a:prstGeom>
                    <a:noFill/>
                    <a:ln w="9525">
                      <a:noFill/>
                      <a:miter lim="800000"/>
                      <a:headEnd/>
                      <a:tailEnd/>
                    </a:ln>
                  </pic:spPr>
                </pic:pic>
              </a:graphicData>
            </a:graphic>
          </wp:inline>
        </w:drawing>
      </w:r>
    </w:p>
    <w:p w14:paraId="5CDF69A0" w14:textId="77777777" w:rsidR="00400611" w:rsidRPr="00400611" w:rsidRDefault="00400611">
      <w:pPr>
        <w:rPr>
          <w:ins w:id="595" w:author="Totyo Totev" w:date="2015-02-11T17:53:00Z"/>
          <w:rFonts w:ascii="Arial" w:eastAsia="Times New Roman" w:hAnsi="Arial" w:cs="Arial"/>
          <w:color w:val="000000"/>
          <w:sz w:val="14"/>
          <w:szCs w:val="14"/>
        </w:rPr>
        <w:pPrChange w:id="596" w:author="Totyo Totev" w:date="2015-02-11T17:54:00Z">
          <w:pPr>
            <w:shd w:val="clear" w:color="auto" w:fill="E3E3E3"/>
            <w:spacing w:after="0" w:line="240" w:lineRule="auto"/>
          </w:pPr>
        </w:pPrChange>
      </w:pPr>
      <w:ins w:id="597" w:author="Totyo Totev" w:date="2015-02-11T17:50:00Z">
        <w:r>
          <w:t>Note</w:t>
        </w:r>
      </w:ins>
      <w:ins w:id="598" w:author="Totyo Totev" w:date="2015-02-11T17:53:00Z">
        <w:r>
          <w:t xml:space="preserve">: </w:t>
        </w:r>
        <w:r w:rsidRPr="00400611">
          <w:rPr>
            <w:rFonts w:ascii="Arial" w:eastAsia="Times New Roman" w:hAnsi="Arial" w:cs="Arial"/>
            <w:color w:val="000000"/>
            <w:sz w:val="20"/>
            <w:szCs w:val="20"/>
            <w:shd w:val="clear" w:color="auto" w:fill="E3E3E3"/>
          </w:rPr>
          <w:t xml:space="preserve">Organization Admininstrator can switch back to </w:t>
        </w:r>
      </w:ins>
      <w:ins w:id="599" w:author="Totyo Totev" w:date="2015-02-11T17:54:00Z">
        <w:r>
          <w:rPr>
            <w:rFonts w:ascii="Arial" w:eastAsia="Times New Roman" w:hAnsi="Arial" w:cs="Arial"/>
            <w:color w:val="000000"/>
            <w:sz w:val="20"/>
            <w:szCs w:val="20"/>
            <w:shd w:val="clear" w:color="auto" w:fill="E3E3E3"/>
          </w:rPr>
          <w:t>Catalog and again to Table</w:t>
        </w:r>
      </w:ins>
      <w:ins w:id="600" w:author="Totyo Totev" w:date="2015-02-11T17:53:00Z">
        <w:r w:rsidRPr="00400611">
          <w:rPr>
            <w:rFonts w:ascii="Arial" w:eastAsia="Times New Roman" w:hAnsi="Arial" w:cs="Arial"/>
            <w:color w:val="000000"/>
            <w:sz w:val="20"/>
            <w:szCs w:val="20"/>
            <w:shd w:val="clear" w:color="auto" w:fill="E3E3E3"/>
          </w:rPr>
          <w:t xml:space="preserve"> display.</w:t>
        </w:r>
      </w:ins>
      <w:ins w:id="601" w:author="Totyo Totev" w:date="2015-02-11T17:54:00Z">
        <w:r>
          <w:rPr>
            <w:rFonts w:ascii="Arial" w:eastAsia="Times New Roman" w:hAnsi="Arial" w:cs="Arial"/>
            <w:color w:val="000000"/>
            <w:sz w:val="20"/>
            <w:szCs w:val="20"/>
            <w:shd w:val="clear" w:color="auto" w:fill="E3E3E3"/>
          </w:rPr>
          <w:t xml:space="preserve"> </w:t>
        </w:r>
      </w:ins>
      <w:ins w:id="602" w:author="Totyo Totev" w:date="2015-02-11T17:53:00Z">
        <w:r w:rsidRPr="00400611">
          <w:rPr>
            <w:rFonts w:ascii="Arial" w:eastAsia="Times New Roman" w:hAnsi="Arial" w:cs="Arial"/>
            <w:color w:val="000000"/>
            <w:sz w:val="20"/>
            <w:szCs w:val="20"/>
          </w:rPr>
          <w:t>Need to add drop down menu just left of the sorting contro</w:t>
        </w:r>
      </w:ins>
      <w:ins w:id="603" w:author="Totyo Totev" w:date="2015-02-11T17:54:00Z">
        <w:r>
          <w:rPr>
            <w:rFonts w:ascii="Arial" w:eastAsia="Times New Roman" w:hAnsi="Arial" w:cs="Arial"/>
            <w:color w:val="000000"/>
            <w:sz w:val="20"/>
            <w:szCs w:val="20"/>
          </w:rPr>
          <w:t>l in both dispays.</w:t>
        </w:r>
      </w:ins>
    </w:p>
    <w:p w14:paraId="01E411FF" w14:textId="77777777" w:rsidR="00400611" w:rsidRDefault="00400611" w:rsidP="00400611">
      <w:pPr>
        <w:pStyle w:val="Heading3"/>
        <w:rPr>
          <w:ins w:id="604" w:author="Totyo Totev" w:date="2015-02-11T17:54:00Z"/>
        </w:rPr>
      </w:pPr>
      <w:bookmarkStart w:id="605" w:name="_Toc411442150"/>
      <w:ins w:id="606" w:author="Totyo Totev" w:date="2015-02-11T17:55:00Z">
        <w:r>
          <w:t>Application Editing/Deletion</w:t>
        </w:r>
      </w:ins>
      <w:bookmarkEnd w:id="605"/>
    </w:p>
    <w:p w14:paraId="25930236" w14:textId="77777777" w:rsidR="0079186A" w:rsidRPr="00BA35C3" w:rsidRDefault="00400611" w:rsidP="00BA35C3">
      <w:ins w:id="607" w:author="Totyo Totev" w:date="2015-02-11T17:55:00Z">
        <w:r>
          <w:t xml:space="preserve">User should not be able to edit/delete applications if application </w:t>
        </w:r>
      </w:ins>
      <w:ins w:id="608" w:author="Totyo Totev" w:date="2015-02-11T17:57:00Z">
        <w:r>
          <w:t>+</w:t>
        </w:r>
      </w:ins>
      <w:ins w:id="609" w:author="Totyo Totev" w:date="2015-02-11T17:55:00Z">
        <w:r>
          <w:t xml:space="preserve"> is disabled from API Manager settings. Edit &amp; Delete buttons must be hidden in this case. </w:t>
        </w:r>
      </w:ins>
    </w:p>
    <w:p w14:paraId="13C8894B" w14:textId="77777777" w:rsidR="00BA35C3" w:rsidRDefault="00BA35C3" w:rsidP="00BA35C3">
      <w:pPr>
        <w:pStyle w:val="Heading3"/>
      </w:pPr>
      <w:bookmarkStart w:id="610" w:name="_Toc411442151"/>
      <w:r>
        <w:t xml:space="preserve">User </w:t>
      </w:r>
      <w:commentRangeStart w:id="611"/>
      <w:del w:id="612" w:author="Totyo Totev" w:date="2014-10-16T18:12:00Z">
        <w:r w:rsidDel="002A31E5">
          <w:delText>List</w:delText>
        </w:r>
        <w:commentRangeEnd w:id="611"/>
        <w:r w:rsidR="00792CB6" w:rsidDel="002A31E5">
          <w:rPr>
            <w:rStyle w:val="CommentReference"/>
            <w:rFonts w:ascii="Cambria" w:eastAsia="Calibri" w:hAnsi="Cambria"/>
            <w:b w:val="0"/>
            <w:snapToGrid/>
            <w:color w:val="auto"/>
            <w:lang w:eastAsia="en-US"/>
          </w:rPr>
          <w:commentReference w:id="611"/>
        </w:r>
      </w:del>
      <w:ins w:id="613" w:author="Totyo Totev" w:date="2014-10-16T18:12:00Z">
        <w:r w:rsidR="002A31E5">
          <w:t>Management</w:t>
        </w:r>
      </w:ins>
      <w:bookmarkEnd w:id="610"/>
    </w:p>
    <w:p w14:paraId="0F47CB28" w14:textId="77777777" w:rsidR="00BA35C3" w:rsidRPr="00BA35C3" w:rsidRDefault="00BA35C3" w:rsidP="00BA35C3">
      <w:pPr>
        <w:keepNext/>
      </w:pPr>
      <w:r w:rsidRPr="00BA35C3">
        <w:t xml:space="preserve">Organization Administrator sees the </w:t>
      </w:r>
      <w:r>
        <w:t>user and can create, enable/disable and delete users. Table content filter and pagination will be implemented</w:t>
      </w:r>
    </w:p>
    <w:p w14:paraId="504966E4" w14:textId="77777777" w:rsidR="00BA35C3" w:rsidRDefault="00046FDB" w:rsidP="00091201">
      <w:ins w:id="614" w:author="Totyo Totev" w:date="2015-02-11T17:26:00Z">
        <w:r>
          <w:rPr>
            <w:noProof/>
          </w:rPr>
          <w:drawing>
            <wp:inline distT="0" distB="0" distL="0" distR="0" wp14:anchorId="01E66B2D" wp14:editId="7FAA3DA3">
              <wp:extent cx="6400800" cy="2370616"/>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cstate="print"/>
                      <a:srcRect/>
                      <a:stretch>
                        <a:fillRect/>
                      </a:stretch>
                    </pic:blipFill>
                    <pic:spPr bwMode="auto">
                      <a:xfrm>
                        <a:off x="0" y="0"/>
                        <a:ext cx="6400800" cy="2370616"/>
                      </a:xfrm>
                      <a:prstGeom prst="rect">
                        <a:avLst/>
                      </a:prstGeom>
                      <a:noFill/>
                      <a:ln w="9525">
                        <a:noFill/>
                        <a:miter lim="800000"/>
                        <a:headEnd/>
                        <a:tailEnd/>
                      </a:ln>
                    </pic:spPr>
                  </pic:pic>
                </a:graphicData>
              </a:graphic>
            </wp:inline>
          </w:drawing>
        </w:r>
      </w:ins>
    </w:p>
    <w:p w14:paraId="2AFD1CDC" w14:textId="77777777" w:rsidR="00BA35C3" w:rsidRPr="00BA35C3" w:rsidRDefault="00BA35C3" w:rsidP="00BA35C3">
      <w:pPr>
        <w:pStyle w:val="ListParagraph"/>
        <w:keepNext/>
        <w:numPr>
          <w:ilvl w:val="0"/>
          <w:numId w:val="44"/>
        </w:numPr>
        <w:spacing w:after="0"/>
      </w:pPr>
      <w:r w:rsidRPr="00BA35C3">
        <w:lastRenderedPageBreak/>
        <w:t>Create user action links to Create User page</w:t>
      </w:r>
    </w:p>
    <w:p w14:paraId="4B48EA34" w14:textId="77777777" w:rsidR="00BA35C3" w:rsidRPr="00BA35C3" w:rsidRDefault="00BA35C3" w:rsidP="00BA35C3">
      <w:pPr>
        <w:pStyle w:val="ListParagraph"/>
        <w:keepNext/>
        <w:numPr>
          <w:ilvl w:val="0"/>
          <w:numId w:val="44"/>
        </w:numPr>
        <w:spacing w:after="0"/>
      </w:pPr>
      <w:r w:rsidRPr="00BA35C3">
        <w:t xml:space="preserve">Filter by text string across user account information. </w:t>
      </w:r>
    </w:p>
    <w:p w14:paraId="474DB544" w14:textId="77777777" w:rsidR="00BA35C3" w:rsidRPr="00BA35C3" w:rsidRDefault="00BA35C3" w:rsidP="00BA35C3">
      <w:pPr>
        <w:pStyle w:val="ListParagraph"/>
        <w:keepNext/>
        <w:numPr>
          <w:ilvl w:val="0"/>
          <w:numId w:val="44"/>
        </w:numPr>
        <w:spacing w:after="0"/>
      </w:pPr>
      <w:r w:rsidRPr="00BA35C3">
        <w:t>Name links to the User page.</w:t>
      </w:r>
    </w:p>
    <w:p w14:paraId="0B2FCC85" w14:textId="77777777" w:rsidR="00BA35C3" w:rsidRPr="00BA35C3" w:rsidRDefault="00BA35C3" w:rsidP="00BA35C3">
      <w:pPr>
        <w:pStyle w:val="ListParagraph"/>
        <w:keepNext/>
        <w:numPr>
          <w:ilvl w:val="0"/>
          <w:numId w:val="44"/>
        </w:numPr>
        <w:spacing w:after="0"/>
      </w:pPr>
      <w:r w:rsidRPr="00BA35C3">
        <w:t>Email is mailto: link.</w:t>
      </w:r>
    </w:p>
    <w:p w14:paraId="43C5C37D" w14:textId="77777777" w:rsidR="00BA35C3" w:rsidRPr="00BA35C3" w:rsidRDefault="00BA35C3" w:rsidP="00BA35C3">
      <w:pPr>
        <w:pStyle w:val="ListParagraph"/>
        <w:keepNext/>
        <w:numPr>
          <w:ilvl w:val="0"/>
          <w:numId w:val="44"/>
        </w:numPr>
        <w:spacing w:after="0"/>
      </w:pPr>
      <w:r w:rsidRPr="00BA35C3">
        <w:t>API Portal 7.4 will not allow multiple selections of users. There are no operations on users available from the user list.</w:t>
      </w:r>
    </w:p>
    <w:p w14:paraId="14E95C98" w14:textId="77777777" w:rsidR="00BA35C3" w:rsidRDefault="00BA35C3" w:rsidP="00160278">
      <w:pPr>
        <w:pStyle w:val="ListParagraph"/>
        <w:numPr>
          <w:ilvl w:val="0"/>
          <w:numId w:val="44"/>
        </w:numPr>
        <w:spacing w:after="0"/>
        <w:ind w:left="714" w:hanging="357"/>
        <w:rPr>
          <w:ins w:id="615" w:author="Totyo Totev" w:date="2015-02-11T14:34:00Z"/>
        </w:rPr>
      </w:pPr>
      <w:r w:rsidRPr="00BA35C3">
        <w:t>Event messages appear just below the page title.</w:t>
      </w:r>
    </w:p>
    <w:p w14:paraId="5791DFF3" w14:textId="77777777" w:rsidR="009F3259" w:rsidRDefault="009F3259" w:rsidP="00160278">
      <w:pPr>
        <w:pStyle w:val="ListParagraph"/>
        <w:numPr>
          <w:ilvl w:val="0"/>
          <w:numId w:val="44"/>
        </w:numPr>
        <w:spacing w:after="0"/>
        <w:ind w:left="714" w:hanging="357"/>
      </w:pPr>
      <w:ins w:id="616" w:author="Totyo Totev" w:date="2015-02-11T14:34:00Z">
        <w:r>
          <w:t>Login name column will be added in addition</w:t>
        </w:r>
      </w:ins>
    </w:p>
    <w:p w14:paraId="124957FA" w14:textId="77777777" w:rsidR="00BA35C3" w:rsidRDefault="00323BD9" w:rsidP="00BA35C3">
      <w:pPr>
        <w:pStyle w:val="Heading3"/>
      </w:pPr>
      <w:bookmarkStart w:id="617" w:name="_Toc411442152"/>
      <w:commentRangeStart w:id="618"/>
      <w:ins w:id="619" w:author="Totyo Totev" w:date="2014-10-14T11:58:00Z">
        <w:r>
          <w:t xml:space="preserve">Add </w:t>
        </w:r>
      </w:ins>
      <w:del w:id="620" w:author="Totyo Totev" w:date="2014-10-16T18:12:00Z">
        <w:r w:rsidR="00BA35C3" w:rsidDel="002A31E5">
          <w:delText>List</w:delText>
        </w:r>
        <w:commentRangeEnd w:id="618"/>
        <w:r w:rsidR="00792CB6" w:rsidDel="002A31E5">
          <w:rPr>
            <w:rStyle w:val="CommentReference"/>
            <w:rFonts w:ascii="Cambria" w:eastAsia="Calibri" w:hAnsi="Cambria"/>
            <w:b w:val="0"/>
            <w:snapToGrid/>
            <w:color w:val="auto"/>
            <w:lang w:eastAsia="en-US"/>
          </w:rPr>
          <w:commentReference w:id="618"/>
        </w:r>
      </w:del>
      <w:ins w:id="621" w:author="Totyo Totev" w:date="2014-10-16T18:12:00Z">
        <w:r w:rsidR="002A31E5">
          <w:t>User</w:t>
        </w:r>
      </w:ins>
      <w:bookmarkEnd w:id="617"/>
    </w:p>
    <w:p w14:paraId="22C0DE79" w14:textId="77777777" w:rsidR="00BA35C3" w:rsidRPr="00BA35C3" w:rsidRDefault="00BA35C3" w:rsidP="00BA35C3">
      <w:pPr>
        <w:keepNext/>
      </w:pPr>
      <w:r w:rsidRPr="00BA35C3">
        <w:t>Organization Administrator will be able to create users in its organization.</w:t>
      </w:r>
    </w:p>
    <w:p w14:paraId="5C239AD4" w14:textId="77777777" w:rsidR="00BA35C3" w:rsidRDefault="00046FDB" w:rsidP="00BA35C3">
      <w:ins w:id="622" w:author="Totyo Totev" w:date="2015-02-11T17:30:00Z">
        <w:r>
          <w:rPr>
            <w:noProof/>
          </w:rPr>
          <w:drawing>
            <wp:inline distT="0" distB="0" distL="0" distR="0" wp14:anchorId="410BA16F" wp14:editId="763CFC9B">
              <wp:extent cx="6400800" cy="3942273"/>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4" cstate="print"/>
                      <a:srcRect/>
                      <a:stretch>
                        <a:fillRect/>
                      </a:stretch>
                    </pic:blipFill>
                    <pic:spPr bwMode="auto">
                      <a:xfrm>
                        <a:off x="0" y="0"/>
                        <a:ext cx="6400800" cy="3942273"/>
                      </a:xfrm>
                      <a:prstGeom prst="rect">
                        <a:avLst/>
                      </a:prstGeom>
                      <a:noFill/>
                      <a:ln w="9525">
                        <a:noFill/>
                        <a:miter lim="800000"/>
                        <a:headEnd/>
                        <a:tailEnd/>
                      </a:ln>
                    </pic:spPr>
                  </pic:pic>
                </a:graphicData>
              </a:graphic>
            </wp:inline>
          </w:drawing>
        </w:r>
      </w:ins>
    </w:p>
    <w:p w14:paraId="5CF78CCF" w14:textId="77777777" w:rsidR="00AB154A" w:rsidRPr="00AB154A" w:rsidRDefault="007E205D">
      <w:pPr>
        <w:pStyle w:val="ListParagraph"/>
        <w:keepNext/>
        <w:numPr>
          <w:ilvl w:val="0"/>
          <w:numId w:val="44"/>
        </w:numPr>
        <w:spacing w:after="0"/>
        <w:rPr>
          <w:ins w:id="623" w:author="Totyo Totev" w:date="2014-11-26T16:21:00Z"/>
          <w:rPrChange w:id="624" w:author="Totyo Totev" w:date="2014-11-26T16:21:00Z">
            <w:rPr>
              <w:ins w:id="625" w:author="Totyo Totev" w:date="2014-11-26T16:21:00Z"/>
              <w:rFonts w:ascii="Arial" w:eastAsia="Times New Roman" w:hAnsi="Arial" w:cs="Arial"/>
              <w:color w:val="000000"/>
              <w:sz w:val="14"/>
              <w:szCs w:val="14"/>
            </w:rPr>
          </w:rPrChange>
        </w:rPr>
        <w:pPrChange w:id="626" w:author="Totyo Totev" w:date="2014-11-26T16:21:00Z">
          <w:pPr>
            <w:pStyle w:val="ListParagraph"/>
            <w:numPr>
              <w:numId w:val="44"/>
            </w:numPr>
            <w:shd w:val="clear" w:color="auto" w:fill="E3E3E3"/>
            <w:spacing w:after="0" w:line="240" w:lineRule="auto"/>
            <w:ind w:hanging="360"/>
          </w:pPr>
        </w:pPrChange>
      </w:pPr>
      <w:ins w:id="627" w:author="Totyo Totev" w:date="2014-11-26T16:21:00Z">
        <w:r w:rsidRPr="007E205D">
          <w:rPr>
            <w:rPrChange w:id="628" w:author="Totyo Totev" w:date="2014-11-26T16:21:00Z">
              <w:rPr>
                <w:rFonts w:ascii="Arial" w:eastAsia="Times New Roman" w:hAnsi="Arial" w:cs="Arial"/>
                <w:color w:val="000000"/>
                <w:sz w:val="20"/>
                <w:szCs w:val="20"/>
              </w:rPr>
            </w:rPrChange>
          </w:rPr>
          <w:lastRenderedPageBreak/>
          <w:t>Create internal user account.</w:t>
        </w:r>
      </w:ins>
    </w:p>
    <w:p w14:paraId="1FE1BA37" w14:textId="77777777" w:rsidR="00AB154A" w:rsidRPr="00AB154A" w:rsidRDefault="007E205D">
      <w:pPr>
        <w:pStyle w:val="ListParagraph"/>
        <w:keepNext/>
        <w:numPr>
          <w:ilvl w:val="0"/>
          <w:numId w:val="44"/>
        </w:numPr>
        <w:spacing w:after="0"/>
        <w:rPr>
          <w:ins w:id="629" w:author="Totyo Totev" w:date="2014-11-26T16:21:00Z"/>
          <w:rPrChange w:id="630" w:author="Totyo Totev" w:date="2014-11-26T16:21:00Z">
            <w:rPr>
              <w:ins w:id="631" w:author="Totyo Totev" w:date="2014-11-26T16:21:00Z"/>
              <w:rFonts w:ascii="Arial" w:eastAsia="Times New Roman" w:hAnsi="Arial" w:cs="Arial"/>
              <w:color w:val="000000"/>
              <w:sz w:val="14"/>
              <w:szCs w:val="14"/>
            </w:rPr>
          </w:rPrChange>
        </w:rPr>
        <w:pPrChange w:id="632" w:author="Totyo Totev" w:date="2014-11-26T16:21:00Z">
          <w:pPr>
            <w:pStyle w:val="ListParagraph"/>
            <w:numPr>
              <w:numId w:val="44"/>
            </w:numPr>
            <w:shd w:val="clear" w:color="auto" w:fill="E3E3E3"/>
            <w:spacing w:after="0" w:line="240" w:lineRule="auto"/>
            <w:ind w:hanging="360"/>
          </w:pPr>
        </w:pPrChange>
      </w:pPr>
      <w:ins w:id="633" w:author="Totyo Totev" w:date="2014-11-26T16:21:00Z">
        <w:r w:rsidRPr="007E205D">
          <w:rPr>
            <w:rPrChange w:id="634" w:author="Totyo Totev" w:date="2014-11-26T16:21:00Z">
              <w:rPr>
                <w:rFonts w:ascii="Arial" w:eastAsia="Times New Roman" w:hAnsi="Arial" w:cs="Arial"/>
                <w:color w:val="000000"/>
                <w:sz w:val="24"/>
                <w:szCs w:val="24"/>
              </w:rPr>
            </w:rPrChange>
          </w:rPr>
          <w:t>By default, the "Email random password" is selected and the two password entry fields are hidden. An invitation email with password information is sent to the new user.</w:t>
        </w:r>
      </w:ins>
    </w:p>
    <w:p w14:paraId="31B1A1BA" w14:textId="77777777" w:rsidR="00AB154A" w:rsidRPr="00AB154A" w:rsidRDefault="007E205D">
      <w:pPr>
        <w:pStyle w:val="ListParagraph"/>
        <w:keepNext/>
        <w:numPr>
          <w:ilvl w:val="0"/>
          <w:numId w:val="44"/>
        </w:numPr>
        <w:spacing w:after="0"/>
        <w:rPr>
          <w:ins w:id="635" w:author="Totyo Totev" w:date="2014-11-26T16:21:00Z"/>
          <w:rPrChange w:id="636" w:author="Totyo Totev" w:date="2014-11-26T16:21:00Z">
            <w:rPr>
              <w:ins w:id="637" w:author="Totyo Totev" w:date="2014-11-26T16:21:00Z"/>
              <w:rFonts w:ascii="Arial" w:eastAsia="Times New Roman" w:hAnsi="Arial" w:cs="Arial"/>
              <w:color w:val="000000"/>
              <w:sz w:val="14"/>
              <w:szCs w:val="14"/>
            </w:rPr>
          </w:rPrChange>
        </w:rPr>
        <w:pPrChange w:id="638" w:author="Totyo Totev" w:date="2014-11-26T16:21:00Z">
          <w:pPr>
            <w:pStyle w:val="ListParagraph"/>
            <w:numPr>
              <w:numId w:val="44"/>
            </w:numPr>
            <w:shd w:val="clear" w:color="auto" w:fill="E3E3E3"/>
            <w:spacing w:after="0" w:line="240" w:lineRule="auto"/>
            <w:ind w:hanging="360"/>
          </w:pPr>
        </w:pPrChange>
      </w:pPr>
      <w:ins w:id="639" w:author="Totyo Totev" w:date="2014-11-26T16:21:00Z">
        <w:r w:rsidRPr="007E205D">
          <w:rPr>
            <w:rPrChange w:id="640" w:author="Totyo Totev" w:date="2014-11-26T16:21:00Z">
              <w:rPr>
                <w:rFonts w:ascii="Arial" w:eastAsia="Times New Roman" w:hAnsi="Arial" w:cs="Arial"/>
                <w:color w:val="000000"/>
                <w:sz w:val="24"/>
                <w:szCs w:val="24"/>
              </w:rPr>
            </w:rPrChange>
          </w:rPr>
          <w:t>If "Set manually" is selected, the "Set password" and "Confirm password" fields are displayed and required.</w:t>
        </w:r>
      </w:ins>
    </w:p>
    <w:p w14:paraId="06963CEF" w14:textId="77777777" w:rsidR="00AB154A" w:rsidRPr="00AB154A" w:rsidRDefault="007E205D">
      <w:pPr>
        <w:pStyle w:val="ListParagraph"/>
        <w:keepNext/>
        <w:numPr>
          <w:ilvl w:val="0"/>
          <w:numId w:val="44"/>
        </w:numPr>
        <w:spacing w:after="0"/>
        <w:rPr>
          <w:ins w:id="641" w:author="Totyo Totev" w:date="2014-11-26T16:21:00Z"/>
          <w:rPrChange w:id="642" w:author="Totyo Totev" w:date="2014-11-26T16:21:00Z">
            <w:rPr>
              <w:ins w:id="643" w:author="Totyo Totev" w:date="2014-11-26T16:21:00Z"/>
              <w:rFonts w:ascii="Arial" w:eastAsia="Times New Roman" w:hAnsi="Arial" w:cs="Arial"/>
              <w:color w:val="000000"/>
              <w:sz w:val="14"/>
              <w:szCs w:val="14"/>
            </w:rPr>
          </w:rPrChange>
        </w:rPr>
        <w:pPrChange w:id="644" w:author="Totyo Totev" w:date="2014-11-26T16:21:00Z">
          <w:pPr>
            <w:pStyle w:val="ListParagraph"/>
            <w:numPr>
              <w:numId w:val="44"/>
            </w:numPr>
            <w:shd w:val="clear" w:color="auto" w:fill="E3E3E3"/>
            <w:spacing w:after="0" w:line="240" w:lineRule="auto"/>
            <w:ind w:hanging="360"/>
          </w:pPr>
        </w:pPrChange>
      </w:pPr>
      <w:ins w:id="645" w:author="Totyo Totev" w:date="2014-11-26T16:21:00Z">
        <w:r w:rsidRPr="007E205D">
          <w:rPr>
            <w:rPrChange w:id="646" w:author="Totyo Totev" w:date="2014-11-26T16:21:00Z">
              <w:rPr>
                <w:rFonts w:ascii="Arial" w:eastAsia="Times New Roman" w:hAnsi="Arial" w:cs="Arial"/>
                <w:color w:val="000000"/>
                <w:sz w:val="24"/>
                <w:szCs w:val="24"/>
              </w:rPr>
            </w:rPrChange>
          </w:rPr>
          <w:t>Warning if leaving page after entering data.</w:t>
        </w:r>
      </w:ins>
    </w:p>
    <w:p w14:paraId="4CAC4091" w14:textId="77777777" w:rsidR="00AB154A" w:rsidRPr="00AB154A" w:rsidRDefault="007E205D">
      <w:pPr>
        <w:pStyle w:val="ListParagraph"/>
        <w:keepNext/>
        <w:numPr>
          <w:ilvl w:val="0"/>
          <w:numId w:val="44"/>
        </w:numPr>
        <w:spacing w:after="0"/>
        <w:rPr>
          <w:ins w:id="647" w:author="Totyo Totev" w:date="2014-11-26T16:21:00Z"/>
          <w:rPrChange w:id="648" w:author="Totyo Totev" w:date="2014-11-26T16:21:00Z">
            <w:rPr>
              <w:ins w:id="649" w:author="Totyo Totev" w:date="2014-11-26T16:21:00Z"/>
              <w:rFonts w:ascii="Arial" w:eastAsia="Times New Roman" w:hAnsi="Arial" w:cs="Arial"/>
              <w:color w:val="000000"/>
              <w:sz w:val="14"/>
              <w:szCs w:val="14"/>
            </w:rPr>
          </w:rPrChange>
        </w:rPr>
        <w:pPrChange w:id="650" w:author="Totyo Totev" w:date="2014-11-26T16:21:00Z">
          <w:pPr>
            <w:pStyle w:val="ListParagraph"/>
            <w:numPr>
              <w:numId w:val="44"/>
            </w:numPr>
            <w:shd w:val="clear" w:color="auto" w:fill="E3E3E3"/>
            <w:spacing w:after="0" w:line="240" w:lineRule="auto"/>
            <w:ind w:hanging="360"/>
          </w:pPr>
        </w:pPrChange>
      </w:pPr>
      <w:ins w:id="651" w:author="Totyo Totev" w:date="2014-11-26T16:21:00Z">
        <w:r w:rsidRPr="007E205D">
          <w:rPr>
            <w:rPrChange w:id="652" w:author="Totyo Totev" w:date="2014-11-26T16:21:00Z">
              <w:rPr>
                <w:rFonts w:ascii="Arial" w:eastAsia="Times New Roman" w:hAnsi="Arial" w:cs="Arial"/>
                <w:color w:val="000000"/>
                <w:sz w:val="24"/>
                <w:szCs w:val="24"/>
              </w:rPr>
            </w:rPrChange>
          </w:rPr>
          <w:t>Save button creates the user account and returns to Users page, displaying success message at top of Users page. Cancel button returns to Users page without saving (no warning displayed).</w:t>
        </w:r>
        <w:r w:rsidRPr="007E205D">
          <w:rPr>
            <w:rPrChange w:id="653" w:author="Totyo Totev" w:date="2014-11-26T16:21:00Z">
              <w:rPr>
                <w:rFonts w:ascii="Arial" w:eastAsia="Times New Roman" w:hAnsi="Arial" w:cs="Arial"/>
                <w:color w:val="000000"/>
                <w:sz w:val="24"/>
                <w:szCs w:val="24"/>
              </w:rPr>
            </w:rPrChange>
          </w:rPr>
          <w:br/>
        </w:r>
      </w:ins>
    </w:p>
    <w:p w14:paraId="0735C6CF" w14:textId="77777777" w:rsidR="00BA35C3" w:rsidRPr="00BA35C3" w:rsidDel="00B67270" w:rsidRDefault="00BA35C3" w:rsidP="00BA35C3">
      <w:pPr>
        <w:pStyle w:val="ListParagraph"/>
        <w:keepNext/>
        <w:numPr>
          <w:ilvl w:val="0"/>
          <w:numId w:val="44"/>
        </w:numPr>
        <w:spacing w:after="0"/>
        <w:rPr>
          <w:del w:id="654" w:author="Totyo Totev" w:date="2014-11-26T16:21:00Z"/>
        </w:rPr>
      </w:pPr>
      <w:commentRangeStart w:id="655"/>
      <w:del w:id="656" w:author="Totyo Totev" w:date="2014-11-26T16:21:00Z">
        <w:r w:rsidRPr="00BA35C3" w:rsidDel="00B67270">
          <w:delText>The password is not set by the Org admin from this form. An invitation email with password information is sent to the new user.</w:delText>
        </w:r>
        <w:commentRangeEnd w:id="655"/>
        <w:r w:rsidR="00792CB6" w:rsidDel="00B67270">
          <w:rPr>
            <w:rStyle w:val="CommentReference"/>
          </w:rPr>
          <w:commentReference w:id="655"/>
        </w:r>
      </w:del>
    </w:p>
    <w:p w14:paraId="3518954B" w14:textId="77777777" w:rsidR="00BA35C3" w:rsidRPr="00BA35C3" w:rsidDel="00B67270" w:rsidRDefault="00BA35C3" w:rsidP="00BA35C3">
      <w:pPr>
        <w:pStyle w:val="ListParagraph"/>
        <w:keepNext/>
        <w:numPr>
          <w:ilvl w:val="0"/>
          <w:numId w:val="44"/>
        </w:numPr>
        <w:spacing w:after="0"/>
        <w:rPr>
          <w:del w:id="657" w:author="Totyo Totev" w:date="2014-11-26T16:21:00Z"/>
        </w:rPr>
      </w:pPr>
      <w:del w:id="658" w:author="Totyo Totev" w:date="2014-11-26T16:21:00Z">
        <w:r w:rsidRPr="00BA35C3" w:rsidDel="00B67270">
          <w:delText>Add applications works like Add users in the Application Sharing tab.</w:delText>
        </w:r>
      </w:del>
    </w:p>
    <w:p w14:paraId="0B242A87" w14:textId="77777777" w:rsidR="00BA35C3" w:rsidRPr="00BA35C3" w:rsidDel="00B67270" w:rsidRDefault="00BA35C3" w:rsidP="00BA35C3">
      <w:pPr>
        <w:pStyle w:val="ListParagraph"/>
        <w:keepNext/>
        <w:numPr>
          <w:ilvl w:val="0"/>
          <w:numId w:val="44"/>
        </w:numPr>
        <w:spacing w:after="0"/>
        <w:rPr>
          <w:del w:id="659" w:author="Totyo Totev" w:date="2014-11-26T16:21:00Z"/>
        </w:rPr>
      </w:pPr>
      <w:del w:id="660" w:author="Totyo Totev" w:date="2014-11-26T16:21:00Z">
        <w:r w:rsidRPr="00BA35C3" w:rsidDel="00B67270">
          <w:delText>Warning if leaving page without saving changes.</w:delText>
        </w:r>
      </w:del>
    </w:p>
    <w:p w14:paraId="05802D13" w14:textId="77777777" w:rsidR="00BA35C3" w:rsidDel="00B67270" w:rsidRDefault="00BA35C3" w:rsidP="00B50F96">
      <w:pPr>
        <w:pStyle w:val="ListParagraph"/>
        <w:numPr>
          <w:ilvl w:val="0"/>
          <w:numId w:val="44"/>
        </w:numPr>
        <w:spacing w:after="0"/>
        <w:ind w:left="714" w:hanging="357"/>
        <w:rPr>
          <w:del w:id="661" w:author="Totyo Totev" w:date="2014-11-26T16:21:00Z"/>
        </w:rPr>
      </w:pPr>
      <w:del w:id="662" w:author="Totyo Totev" w:date="2014-11-26T16:21:00Z">
        <w:r w:rsidRPr="00BA35C3" w:rsidDel="00B67270">
          <w:delText>Save button creates the user account and returns to Users page, displaying success message at top of page. Cancel button returns to Users page without saving.</w:delText>
        </w:r>
      </w:del>
    </w:p>
    <w:p w14:paraId="214DF5F0" w14:textId="77777777" w:rsidR="00793DE2" w:rsidRDefault="00793DE2" w:rsidP="00B50F96">
      <w:pPr>
        <w:pStyle w:val="Heading3"/>
        <w:widowControl/>
      </w:pPr>
      <w:bookmarkStart w:id="663" w:name="_Toc411442153"/>
      <w:r w:rsidRPr="00BA35C3">
        <w:t>User account information</w:t>
      </w:r>
      <w:bookmarkEnd w:id="663"/>
    </w:p>
    <w:p w14:paraId="46E0CF54" w14:textId="77777777" w:rsidR="00793DE2" w:rsidRDefault="00793DE2" w:rsidP="00B50F96">
      <w:pPr>
        <w:keepNext/>
      </w:pPr>
      <w:r w:rsidRPr="00BA35C3">
        <w:t xml:space="preserve">Organization Administrator will be able to </w:t>
      </w:r>
      <w:r w:rsidR="00A85EBB">
        <w:t>edit</w:t>
      </w:r>
      <w:r w:rsidRPr="00BA35C3">
        <w:t xml:space="preserve"> </w:t>
      </w:r>
      <w:r w:rsidR="00A85EBB">
        <w:t>information</w:t>
      </w:r>
      <w:r w:rsidRPr="00BA35C3">
        <w:t xml:space="preserve"> </w:t>
      </w:r>
      <w:r w:rsidR="00A85EBB">
        <w:t xml:space="preserve">of users </w:t>
      </w:r>
      <w:r w:rsidRPr="00BA35C3">
        <w:t>in its organization.</w:t>
      </w:r>
    </w:p>
    <w:p w14:paraId="397EACDF" w14:textId="77777777" w:rsidR="00BA35C3" w:rsidRDefault="00046FDB" w:rsidP="00B50F96">
      <w:pPr>
        <w:keepNext/>
      </w:pPr>
      <w:ins w:id="664" w:author="Totyo Totev" w:date="2015-02-11T17:25:00Z">
        <w:r>
          <w:rPr>
            <w:noProof/>
          </w:rPr>
          <w:lastRenderedPageBreak/>
          <w:drawing>
            <wp:inline distT="0" distB="0" distL="0" distR="0" wp14:anchorId="1CB3CBFC" wp14:editId="38A537D2">
              <wp:extent cx="6400800" cy="585212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cstate="print"/>
                      <a:srcRect/>
                      <a:stretch>
                        <a:fillRect/>
                      </a:stretch>
                    </pic:blipFill>
                    <pic:spPr bwMode="auto">
                      <a:xfrm>
                        <a:off x="0" y="0"/>
                        <a:ext cx="6400800" cy="5852120"/>
                      </a:xfrm>
                      <a:prstGeom prst="rect">
                        <a:avLst/>
                      </a:prstGeom>
                      <a:noFill/>
                      <a:ln w="9525">
                        <a:noFill/>
                        <a:miter lim="800000"/>
                        <a:headEnd/>
                        <a:tailEnd/>
                      </a:ln>
                    </pic:spPr>
                  </pic:pic>
                </a:graphicData>
              </a:graphic>
            </wp:inline>
          </w:drawing>
        </w:r>
      </w:ins>
    </w:p>
    <w:p w14:paraId="4BBABB4E" w14:textId="77777777" w:rsidR="00BA35C3" w:rsidRPr="00BA35C3" w:rsidRDefault="00BA35C3" w:rsidP="00B50F96">
      <w:pPr>
        <w:pStyle w:val="ListParagraph"/>
        <w:keepNext/>
        <w:numPr>
          <w:ilvl w:val="0"/>
          <w:numId w:val="44"/>
        </w:numPr>
        <w:spacing w:after="0"/>
      </w:pPr>
      <w:r w:rsidRPr="00BA35C3">
        <w:t>Delete user action displays confirmation dialog with options Delete and Cancel. Cancel closes dialog and does nothing. Delete removes the user and redirects to the User List page with a success message displayed.</w:t>
      </w:r>
    </w:p>
    <w:p w14:paraId="55B08670" w14:textId="77777777" w:rsidR="00BA35C3" w:rsidRPr="00BA35C3" w:rsidRDefault="00BA35C3" w:rsidP="00B50F96">
      <w:pPr>
        <w:pStyle w:val="ListParagraph"/>
        <w:keepNext/>
        <w:numPr>
          <w:ilvl w:val="0"/>
          <w:numId w:val="44"/>
        </w:numPr>
        <w:spacing w:after="0"/>
      </w:pPr>
      <w:r w:rsidRPr="00BA35C3">
        <w:t>Clicking image displays file selection window.</w:t>
      </w:r>
    </w:p>
    <w:p w14:paraId="70224E20" w14:textId="77777777" w:rsidR="00BA35C3" w:rsidRPr="00BA35C3" w:rsidRDefault="00BA35C3" w:rsidP="00B50F96">
      <w:pPr>
        <w:pStyle w:val="ListParagraph"/>
        <w:keepNext/>
        <w:numPr>
          <w:ilvl w:val="0"/>
          <w:numId w:val="44"/>
        </w:numPr>
        <w:spacing w:after="0"/>
      </w:pPr>
      <w:r w:rsidRPr="00BA35C3">
        <w:t>Changing email displays warning below field (see additional prototype).</w:t>
      </w:r>
    </w:p>
    <w:p w14:paraId="6F1C20DA" w14:textId="77777777" w:rsidR="00BA35C3" w:rsidRPr="00BA35C3" w:rsidRDefault="00BA35C3" w:rsidP="00B50F96">
      <w:pPr>
        <w:pStyle w:val="ListParagraph"/>
        <w:keepNext/>
        <w:numPr>
          <w:ilvl w:val="0"/>
          <w:numId w:val="44"/>
        </w:numPr>
        <w:spacing w:after="0"/>
      </w:pPr>
      <w:r w:rsidRPr="00BA35C3">
        <w:t>Reset password: Displays dialog with process description and confirmation prompt. Reset and Cancel buttons. Change password: Displays dialog with New password and Confirm password fields, Save and Cancel buttons.</w:t>
      </w:r>
    </w:p>
    <w:p w14:paraId="25253585" w14:textId="77777777" w:rsidR="00AB100B" w:rsidRDefault="00AB100B" w:rsidP="00AB100B">
      <w:pPr>
        <w:pStyle w:val="ListParagraph"/>
        <w:keepNext/>
        <w:numPr>
          <w:ilvl w:val="0"/>
          <w:numId w:val="44"/>
        </w:numPr>
        <w:spacing w:after="0"/>
        <w:rPr>
          <w:ins w:id="665" w:author="Totyo Totev" w:date="2015-02-11T14:40:00Z"/>
        </w:rPr>
      </w:pPr>
      <w:ins w:id="666" w:author="Totyo Totev" w:date="2015-02-11T14:40:00Z">
        <w:r>
          <w:t>Reset password option is applicable only for internal users</w:t>
        </w:r>
      </w:ins>
    </w:p>
    <w:p w14:paraId="1F82FF91" w14:textId="77777777" w:rsidR="00AB100B" w:rsidRDefault="00AB100B" w:rsidP="00AB100B">
      <w:pPr>
        <w:pStyle w:val="ListParagraph"/>
        <w:keepNext/>
        <w:numPr>
          <w:ilvl w:val="0"/>
          <w:numId w:val="44"/>
        </w:numPr>
        <w:spacing w:after="0"/>
        <w:rPr>
          <w:ins w:id="667" w:author="Totyo Totev" w:date="2015-02-11T14:40:00Z"/>
        </w:rPr>
      </w:pPr>
      <w:ins w:id="668" w:author="Totyo Totev" w:date="2015-02-11T14:40:00Z">
        <w:r>
          <w:t>Change password option is applicable only for internal users</w:t>
        </w:r>
      </w:ins>
    </w:p>
    <w:p w14:paraId="7F9325C1" w14:textId="77777777" w:rsidR="00BA35C3" w:rsidRPr="00BA35C3" w:rsidRDefault="00BA35C3" w:rsidP="00B50F96">
      <w:pPr>
        <w:pStyle w:val="ListParagraph"/>
        <w:keepNext/>
        <w:numPr>
          <w:ilvl w:val="0"/>
          <w:numId w:val="44"/>
        </w:numPr>
        <w:spacing w:after="0"/>
      </w:pPr>
      <w:r w:rsidRPr="00BA35C3">
        <w:t>Show warning prompt if leaving page without saving changes.</w:t>
      </w:r>
    </w:p>
    <w:p w14:paraId="4B1C5346" w14:textId="77777777" w:rsidR="00BA35C3" w:rsidRPr="00BA35C3" w:rsidRDefault="00BA35C3" w:rsidP="00B50F96">
      <w:pPr>
        <w:pStyle w:val="ListParagraph"/>
        <w:keepNext/>
        <w:numPr>
          <w:ilvl w:val="0"/>
          <w:numId w:val="44"/>
        </w:numPr>
        <w:spacing w:after="0"/>
      </w:pPr>
      <w:r w:rsidRPr="00BA35C3">
        <w:lastRenderedPageBreak/>
        <w:t>Save changes button writes changes and returns to Users page. Cancel button returns to Users page without saving.</w:t>
      </w:r>
    </w:p>
    <w:p w14:paraId="18B38F81" w14:textId="77777777" w:rsidR="00BA35C3" w:rsidRPr="00BA35C3" w:rsidRDefault="00BA35C3" w:rsidP="00B50F96">
      <w:pPr>
        <w:pStyle w:val="ListParagraph"/>
        <w:keepNext/>
        <w:numPr>
          <w:ilvl w:val="0"/>
          <w:numId w:val="44"/>
        </w:numPr>
        <w:spacing w:after="0"/>
      </w:pPr>
      <w:r w:rsidRPr="00BA35C3">
        <w:t>Add applications works like Add users in the Application Sharing tab.</w:t>
      </w:r>
    </w:p>
    <w:p w14:paraId="3B9510FE" w14:textId="77777777" w:rsidR="00BA35C3" w:rsidRPr="00BA35C3" w:rsidRDefault="00BA35C3" w:rsidP="00B50F96">
      <w:pPr>
        <w:pStyle w:val="ListParagraph"/>
        <w:keepNext/>
        <w:numPr>
          <w:ilvl w:val="0"/>
          <w:numId w:val="44"/>
        </w:numPr>
        <w:spacing w:after="0"/>
      </w:pPr>
      <w:r w:rsidRPr="00BA35C3">
        <w:t>Application list shows which applications user can view or edit.</w:t>
      </w:r>
    </w:p>
    <w:p w14:paraId="60B9C4E7" w14:textId="77777777" w:rsidR="00BA35C3" w:rsidDel="003B4439" w:rsidRDefault="00BA35C3" w:rsidP="003B4439">
      <w:pPr>
        <w:pStyle w:val="ListParagraph"/>
        <w:numPr>
          <w:ilvl w:val="0"/>
          <w:numId w:val="44"/>
        </w:numPr>
        <w:spacing w:after="0"/>
        <w:ind w:left="714" w:hanging="357"/>
        <w:rPr>
          <w:del w:id="669" w:author="Totyo Totev" w:date="2014-11-26T17:00:00Z"/>
        </w:rPr>
      </w:pPr>
      <w:r w:rsidRPr="00BA35C3">
        <w:t>Application name links to View Application page.</w:t>
      </w:r>
    </w:p>
    <w:p w14:paraId="51C3A995" w14:textId="77777777" w:rsidR="00AB154A" w:rsidRDefault="00AB154A">
      <w:pPr>
        <w:pStyle w:val="ListParagraph"/>
        <w:numPr>
          <w:ilvl w:val="0"/>
          <w:numId w:val="44"/>
        </w:numPr>
        <w:spacing w:after="0"/>
        <w:ind w:left="714" w:hanging="357"/>
        <w:rPr>
          <w:del w:id="670" w:author="Totyo Totev" w:date="2014-11-26T16:58:00Z"/>
        </w:rPr>
        <w:pPrChange w:id="671" w:author="Totyo Totev" w:date="2014-11-26T17:00:00Z">
          <w:pPr>
            <w:pStyle w:val="ListParagraph"/>
            <w:keepNext/>
            <w:spacing w:after="0"/>
          </w:pPr>
        </w:pPrChange>
      </w:pPr>
    </w:p>
    <w:p w14:paraId="5A4DA6E6" w14:textId="77777777" w:rsidR="00AB154A" w:rsidRDefault="00B50F96">
      <w:pPr>
        <w:keepNext/>
        <w:keepLines/>
        <w:pPrChange w:id="672" w:author="Totyo Totev" w:date="2014-11-26T16:47:00Z">
          <w:pPr>
            <w:keepNext/>
          </w:pPr>
        </w:pPrChange>
      </w:pPr>
      <w:r w:rsidRPr="00BA35C3">
        <w:t xml:space="preserve">Organization Administrator will be </w:t>
      </w:r>
      <w:r>
        <w:t xml:space="preserve">warned when </w:t>
      </w:r>
      <w:del w:id="673" w:author="Totyo Totev" w:date="2015-02-11T17:24:00Z">
        <w:r w:rsidDel="00046FDB">
          <w:delText>user email</w:delText>
        </w:r>
      </w:del>
      <w:ins w:id="674" w:author="Totyo Totev" w:date="2015-02-11T17:24:00Z">
        <w:r w:rsidR="00046FDB">
          <w:t>User ID /Login name/</w:t>
        </w:r>
      </w:ins>
      <w:r>
        <w:t xml:space="preserve"> is changed.</w:t>
      </w:r>
    </w:p>
    <w:p w14:paraId="7008A35D" w14:textId="77777777" w:rsidR="00B50F96" w:rsidRDefault="00AB100B" w:rsidP="00B50F96">
      <w:pPr>
        <w:keepNext/>
      </w:pPr>
      <w:ins w:id="675" w:author="Totyo Totev" w:date="2015-02-11T14:42:00Z">
        <w:r>
          <w:rPr>
            <w:noProof/>
          </w:rPr>
          <w:drawing>
            <wp:inline distT="0" distB="0" distL="0" distR="0" wp14:anchorId="355B52C0" wp14:editId="0B8252F7">
              <wp:extent cx="5956523" cy="4899803"/>
              <wp:effectExtent l="19050" t="0" r="6127"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srcRect/>
                      <a:stretch>
                        <a:fillRect/>
                      </a:stretch>
                    </pic:blipFill>
                    <pic:spPr bwMode="auto">
                      <a:xfrm>
                        <a:off x="0" y="0"/>
                        <a:ext cx="5958196" cy="4901179"/>
                      </a:xfrm>
                      <a:prstGeom prst="rect">
                        <a:avLst/>
                      </a:prstGeom>
                      <a:noFill/>
                      <a:ln w="9525">
                        <a:noFill/>
                        <a:miter lim="800000"/>
                        <a:headEnd/>
                        <a:tailEnd/>
                      </a:ln>
                    </pic:spPr>
                  </pic:pic>
                </a:graphicData>
              </a:graphic>
            </wp:inline>
          </w:drawing>
        </w:r>
      </w:ins>
    </w:p>
    <w:p w14:paraId="16701083" w14:textId="77777777" w:rsidR="00B50F96" w:rsidRPr="00BA35C3" w:rsidRDefault="00B50F96" w:rsidP="00B50F96">
      <w:pPr>
        <w:pStyle w:val="ListParagraph"/>
        <w:keepNext/>
        <w:numPr>
          <w:ilvl w:val="0"/>
          <w:numId w:val="44"/>
        </w:numPr>
        <w:spacing w:after="0"/>
      </w:pPr>
      <w:r w:rsidRPr="00BA35C3">
        <w:t xml:space="preserve">A warning appears when the </w:t>
      </w:r>
      <w:del w:id="676" w:author="Totyo Totev" w:date="2015-02-11T14:42:00Z">
        <w:r w:rsidRPr="00BA35C3" w:rsidDel="00AB100B">
          <w:delText xml:space="preserve">email </w:delText>
        </w:r>
      </w:del>
      <w:ins w:id="677" w:author="Totyo Totev" w:date="2015-02-11T14:42:00Z">
        <w:r w:rsidR="00AB100B">
          <w:t>login name</w:t>
        </w:r>
        <w:r w:rsidR="00AB100B" w:rsidRPr="00BA35C3">
          <w:t xml:space="preserve"> </w:t>
        </w:r>
      </w:ins>
      <w:r w:rsidRPr="00BA35C3">
        <w:t>field is modified.</w:t>
      </w:r>
    </w:p>
    <w:p w14:paraId="64363074" w14:textId="77777777" w:rsidR="00B50F96" w:rsidRPr="00BA35C3" w:rsidRDefault="00B50F96" w:rsidP="00B50F96">
      <w:pPr>
        <w:pStyle w:val="ListParagraph"/>
        <w:keepNext/>
        <w:numPr>
          <w:ilvl w:val="0"/>
          <w:numId w:val="44"/>
        </w:numPr>
        <w:spacing w:after="0"/>
      </w:pPr>
      <w:r w:rsidRPr="00BA35C3">
        <w:t xml:space="preserve">The warning is removed when the new </w:t>
      </w:r>
      <w:ins w:id="678" w:author="Totyo Totev" w:date="2015-02-11T14:43:00Z">
        <w:r w:rsidR="00DD1387">
          <w:t>login name</w:t>
        </w:r>
        <w:r w:rsidR="00DD1387" w:rsidRPr="00BA35C3">
          <w:t xml:space="preserve"> </w:t>
        </w:r>
      </w:ins>
      <w:del w:id="679" w:author="Totyo Totev" w:date="2015-02-11T14:43:00Z">
        <w:r w:rsidRPr="00BA35C3" w:rsidDel="00DD1387">
          <w:delText xml:space="preserve">email </w:delText>
        </w:r>
      </w:del>
      <w:r w:rsidRPr="00BA35C3">
        <w:t>is saved.</w:t>
      </w:r>
    </w:p>
    <w:p w14:paraId="0DEDBB32" w14:textId="77777777" w:rsidR="006F613B" w:rsidRDefault="00B50F96" w:rsidP="006F613B">
      <w:pPr>
        <w:pStyle w:val="ListParagraph"/>
        <w:numPr>
          <w:ilvl w:val="0"/>
          <w:numId w:val="44"/>
        </w:numPr>
        <w:spacing w:after="0"/>
        <w:ind w:left="714" w:hanging="357"/>
      </w:pPr>
      <w:r w:rsidRPr="00BA35C3">
        <w:t>Does the warning behavior apply to all users or just those belonging to an external user repository?</w:t>
      </w:r>
    </w:p>
    <w:p w14:paraId="74331399" w14:textId="77777777" w:rsidR="006F613B" w:rsidRDefault="006F613B" w:rsidP="006F613B">
      <w:pPr>
        <w:keepNext/>
      </w:pPr>
      <w:r w:rsidRPr="00B50F96">
        <w:lastRenderedPageBreak/>
        <w:t xml:space="preserve">Organization </w:t>
      </w:r>
      <w:r>
        <w:t>A</w:t>
      </w:r>
      <w:r w:rsidRPr="00B50F96">
        <w:t>dministrator can be limited to modify user account information</w:t>
      </w:r>
      <w:r>
        <w:t xml:space="preserve"> (</w:t>
      </w:r>
      <w:r w:rsidRPr="00BA35C3">
        <w:t>read-only, delegated admin disabled)</w:t>
      </w:r>
      <w:r w:rsidRPr="00B50F96">
        <w:t>.</w:t>
      </w:r>
    </w:p>
    <w:p w14:paraId="6683DBC0" w14:textId="77777777" w:rsidR="006F613B" w:rsidRDefault="00046FDB" w:rsidP="006F613B">
      <w:ins w:id="680" w:author="Totyo Totev" w:date="2015-02-11T17:22:00Z">
        <w:r>
          <w:rPr>
            <w:noProof/>
          </w:rPr>
          <w:drawing>
            <wp:inline distT="0" distB="0" distL="0" distR="0" wp14:anchorId="21B57E96" wp14:editId="4AC60474">
              <wp:extent cx="6400800" cy="5227917"/>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cstate="print"/>
                      <a:srcRect/>
                      <a:stretch>
                        <a:fillRect/>
                      </a:stretch>
                    </pic:blipFill>
                    <pic:spPr bwMode="auto">
                      <a:xfrm>
                        <a:off x="0" y="0"/>
                        <a:ext cx="6400800" cy="5227917"/>
                      </a:xfrm>
                      <a:prstGeom prst="rect">
                        <a:avLst/>
                      </a:prstGeom>
                      <a:noFill/>
                      <a:ln w="9525">
                        <a:noFill/>
                        <a:miter lim="800000"/>
                        <a:headEnd/>
                        <a:tailEnd/>
                      </a:ln>
                    </pic:spPr>
                  </pic:pic>
                </a:graphicData>
              </a:graphic>
            </wp:inline>
          </w:drawing>
        </w:r>
      </w:ins>
    </w:p>
    <w:p w14:paraId="6B9248A9" w14:textId="77777777" w:rsidR="006F613B" w:rsidRPr="00BA35C3" w:rsidRDefault="006F613B" w:rsidP="006F613B">
      <w:pPr>
        <w:pStyle w:val="ListParagraph"/>
        <w:numPr>
          <w:ilvl w:val="0"/>
          <w:numId w:val="44"/>
        </w:numPr>
        <w:spacing w:after="0"/>
        <w:ind w:left="714" w:hanging="357"/>
      </w:pPr>
      <w:r w:rsidRPr="00BA35C3">
        <w:t>Users cannot be edited when the delegated administration setting is disabled.</w:t>
      </w:r>
    </w:p>
    <w:p w14:paraId="65FA7B85" w14:textId="77777777" w:rsidR="006F613B" w:rsidRPr="00BA35C3" w:rsidRDefault="006F613B" w:rsidP="006F613B">
      <w:pPr>
        <w:pStyle w:val="ListParagraph"/>
        <w:spacing w:after="0"/>
        <w:ind w:left="714"/>
      </w:pPr>
    </w:p>
    <w:p w14:paraId="55618E88" w14:textId="77777777" w:rsidR="00A85EBB" w:rsidRDefault="00A85EBB" w:rsidP="00A85EBB">
      <w:pPr>
        <w:pStyle w:val="Heading3"/>
      </w:pPr>
      <w:bookmarkStart w:id="681" w:name="_Toc411442154"/>
      <w:r w:rsidRPr="00BA35C3">
        <w:lastRenderedPageBreak/>
        <w:t xml:space="preserve">User account </w:t>
      </w:r>
      <w:r>
        <w:t>approval</w:t>
      </w:r>
      <w:bookmarkEnd w:id="681"/>
    </w:p>
    <w:p w14:paraId="1AA5E2DB" w14:textId="77777777" w:rsidR="00A85EBB" w:rsidRDefault="00A85EBB" w:rsidP="00A85EBB">
      <w:pPr>
        <w:keepNext/>
      </w:pPr>
      <w:r w:rsidRPr="00BA35C3">
        <w:t xml:space="preserve">Organization Administrator will be able to </w:t>
      </w:r>
      <w:r>
        <w:t>approve user accounts</w:t>
      </w:r>
      <w:r w:rsidRPr="00BA35C3">
        <w:t>.</w:t>
      </w:r>
    </w:p>
    <w:p w14:paraId="68FCB12A" w14:textId="77777777" w:rsidR="00BA35C3" w:rsidRDefault="00046FDB" w:rsidP="00091201">
      <w:ins w:id="682" w:author="Totyo Totev" w:date="2015-02-11T17:20:00Z">
        <w:r>
          <w:rPr>
            <w:noProof/>
          </w:rPr>
          <w:drawing>
            <wp:inline distT="0" distB="0" distL="0" distR="0" wp14:anchorId="29A5A651" wp14:editId="52EA328A">
              <wp:extent cx="6114331" cy="2733013"/>
              <wp:effectExtent l="19050" t="0" r="719"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srcRect/>
                      <a:stretch>
                        <a:fillRect/>
                      </a:stretch>
                    </pic:blipFill>
                    <pic:spPr bwMode="auto">
                      <a:xfrm>
                        <a:off x="0" y="0"/>
                        <a:ext cx="6116048" cy="2733780"/>
                      </a:xfrm>
                      <a:prstGeom prst="rect">
                        <a:avLst/>
                      </a:prstGeom>
                      <a:noFill/>
                      <a:ln w="9525">
                        <a:noFill/>
                        <a:miter lim="800000"/>
                        <a:headEnd/>
                        <a:tailEnd/>
                      </a:ln>
                    </pic:spPr>
                  </pic:pic>
                </a:graphicData>
              </a:graphic>
            </wp:inline>
          </w:drawing>
        </w:r>
      </w:ins>
    </w:p>
    <w:p w14:paraId="41258EA5" w14:textId="77777777" w:rsidR="00BA35C3" w:rsidRDefault="00BA35C3" w:rsidP="00A85EBB">
      <w:pPr>
        <w:pStyle w:val="ListParagraph"/>
        <w:keepNext/>
        <w:numPr>
          <w:ilvl w:val="0"/>
          <w:numId w:val="44"/>
        </w:numPr>
        <w:spacing w:after="0"/>
      </w:pPr>
      <w:r w:rsidRPr="00BA35C3">
        <w:t>If the account has not yet been approved, a message is shown with the options to Approve or Reject. The user info is read-only in this state.</w:t>
      </w:r>
    </w:p>
    <w:p w14:paraId="58DE297B" w14:textId="77777777" w:rsidR="00A85EBB" w:rsidRDefault="00432962" w:rsidP="00340AEC">
      <w:pPr>
        <w:pStyle w:val="ListParagraph"/>
        <w:numPr>
          <w:ilvl w:val="0"/>
          <w:numId w:val="44"/>
        </w:numPr>
        <w:spacing w:after="0"/>
        <w:ind w:left="714" w:hanging="357"/>
      </w:pPr>
      <w:r w:rsidRPr="00BA35C3">
        <w:t xml:space="preserve">Organization Administrator will be able </w:t>
      </w:r>
      <w:r>
        <w:t xml:space="preserve">to </w:t>
      </w:r>
      <w:r w:rsidR="00A85EBB">
        <w:t>d</w:t>
      </w:r>
      <w:r>
        <w:t>elete not approved users.</w:t>
      </w:r>
    </w:p>
    <w:p w14:paraId="5DEA2FD8" w14:textId="77777777" w:rsidR="00590321" w:rsidDel="00340AEC" w:rsidRDefault="00590321" w:rsidP="00590321">
      <w:pPr>
        <w:pStyle w:val="Heading2"/>
        <w:rPr>
          <w:del w:id="683" w:author="Totyo Totev" w:date="2015-02-11T18:19:00Z"/>
        </w:rPr>
      </w:pPr>
      <w:bookmarkStart w:id="684" w:name="_Toc411442155"/>
      <w:r>
        <w:t>Extend Profile pages by adding image/picture support</w:t>
      </w:r>
      <w:bookmarkEnd w:id="684"/>
    </w:p>
    <w:p w14:paraId="7C3A5B57" w14:textId="77777777" w:rsidR="00590321" w:rsidRDefault="00590321" w:rsidP="00590321">
      <w:pPr>
        <w:pStyle w:val="Heading3"/>
      </w:pPr>
      <w:bookmarkStart w:id="685" w:name="_Toc411442156"/>
      <w:r>
        <w:t>View profile</w:t>
      </w:r>
      <w:bookmarkEnd w:id="685"/>
    </w:p>
    <w:p w14:paraId="65CF0BB1" w14:textId="77777777" w:rsidR="00590321" w:rsidRPr="00590321" w:rsidRDefault="00590321" w:rsidP="00590321">
      <w:pPr>
        <w:pStyle w:val="sp"/>
      </w:pPr>
      <w:r>
        <w:rPr>
          <w:noProof/>
          <w:snapToGrid/>
          <w:lang w:eastAsia="en-US"/>
        </w:rPr>
        <w:drawing>
          <wp:inline distT="0" distB="0" distL="0" distR="0" wp14:anchorId="7DA1AC0D" wp14:editId="3E525959">
            <wp:extent cx="5801440" cy="3528204"/>
            <wp:effectExtent l="19050" t="0" r="8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9" cstate="print"/>
                    <a:srcRect/>
                    <a:stretch>
                      <a:fillRect/>
                    </a:stretch>
                  </pic:blipFill>
                  <pic:spPr bwMode="auto">
                    <a:xfrm>
                      <a:off x="0" y="0"/>
                      <a:ext cx="5803069" cy="3529195"/>
                    </a:xfrm>
                    <a:prstGeom prst="rect">
                      <a:avLst/>
                    </a:prstGeom>
                    <a:noFill/>
                    <a:ln w="9525">
                      <a:noFill/>
                      <a:miter lim="800000"/>
                      <a:headEnd/>
                      <a:tailEnd/>
                    </a:ln>
                  </pic:spPr>
                </pic:pic>
              </a:graphicData>
            </a:graphic>
          </wp:inline>
        </w:drawing>
      </w:r>
    </w:p>
    <w:p w14:paraId="53008581" w14:textId="77777777" w:rsidR="00590321" w:rsidRPr="00590321" w:rsidRDefault="00590321">
      <w:pPr>
        <w:pStyle w:val="ListParagraph"/>
        <w:keepNext/>
        <w:numPr>
          <w:ilvl w:val="0"/>
          <w:numId w:val="44"/>
        </w:numPr>
        <w:spacing w:after="0"/>
        <w:rPr>
          <w:rPrChange w:id="686" w:author="Totyo Totev" w:date="2015-02-11T18:15:00Z">
            <w:rPr>
              <w:rFonts w:ascii="Arial" w:eastAsia="Times New Roman" w:hAnsi="Arial" w:cs="Arial"/>
              <w:color w:val="000000"/>
              <w:sz w:val="14"/>
              <w:szCs w:val="14"/>
            </w:rPr>
          </w:rPrChange>
        </w:rPr>
        <w:pPrChange w:id="687" w:author="Totyo Totev" w:date="2015-02-11T18:15:00Z">
          <w:pPr>
            <w:pStyle w:val="ListParagraph"/>
            <w:numPr>
              <w:numId w:val="44"/>
            </w:numPr>
            <w:shd w:val="clear" w:color="auto" w:fill="E3E3E3"/>
            <w:spacing w:after="0" w:line="240" w:lineRule="auto"/>
            <w:ind w:hanging="360"/>
          </w:pPr>
        </w:pPrChange>
      </w:pPr>
      <w:r w:rsidRPr="00590321">
        <w:rPr>
          <w:rPrChange w:id="688" w:author="Totyo Totev" w:date="2015-02-11T18:15:00Z">
            <w:rPr>
              <w:rFonts w:ascii="Arial" w:eastAsia="Times New Roman" w:hAnsi="Arial" w:cs="Arial"/>
              <w:color w:val="000000"/>
              <w:sz w:val="20"/>
              <w:szCs w:val="20"/>
            </w:rPr>
          </w:rPrChange>
        </w:rPr>
        <w:lastRenderedPageBreak/>
        <w:t>New fields, including user ID, image, phone, organization, and role.</w:t>
      </w:r>
    </w:p>
    <w:p w14:paraId="560E7789" w14:textId="77777777" w:rsidR="00590321" w:rsidRPr="00590321" w:rsidRDefault="00590321">
      <w:pPr>
        <w:keepNext/>
        <w:spacing w:after="0"/>
        <w:ind w:left="360"/>
        <w:rPr>
          <w:rPrChange w:id="689" w:author="Totyo Totev" w:date="2015-02-11T18:15:00Z">
            <w:rPr>
              <w:rFonts w:ascii="Arial" w:eastAsia="Times New Roman" w:hAnsi="Arial" w:cs="Arial"/>
              <w:color w:val="000000"/>
              <w:sz w:val="14"/>
              <w:szCs w:val="14"/>
            </w:rPr>
          </w:rPrChange>
        </w:rPr>
        <w:pPrChange w:id="690" w:author="Totyo Totev" w:date="2015-02-11T18:16:00Z">
          <w:pPr>
            <w:pStyle w:val="ListParagraph"/>
            <w:numPr>
              <w:numId w:val="44"/>
            </w:numPr>
            <w:shd w:val="clear" w:color="auto" w:fill="E3E3E3"/>
            <w:spacing w:after="0" w:line="240" w:lineRule="auto"/>
            <w:ind w:hanging="360"/>
          </w:pPr>
        </w:pPrChange>
      </w:pPr>
    </w:p>
    <w:p w14:paraId="040C9C2A" w14:textId="77777777" w:rsidR="00590321" w:rsidRPr="00590321" w:rsidRDefault="00590321">
      <w:pPr>
        <w:pStyle w:val="ListParagraph"/>
        <w:keepNext/>
        <w:numPr>
          <w:ilvl w:val="0"/>
          <w:numId w:val="44"/>
        </w:numPr>
        <w:spacing w:after="0"/>
        <w:rPr>
          <w:rPrChange w:id="691" w:author="Totyo Totev" w:date="2015-02-11T18:15:00Z">
            <w:rPr>
              <w:rFonts w:ascii="Arial" w:eastAsia="Times New Roman" w:hAnsi="Arial" w:cs="Arial"/>
              <w:color w:val="000000"/>
              <w:sz w:val="14"/>
              <w:szCs w:val="14"/>
            </w:rPr>
          </w:rPrChange>
        </w:rPr>
        <w:pPrChange w:id="692" w:author="Totyo Totev" w:date="2015-02-11T18:15:00Z">
          <w:pPr>
            <w:pStyle w:val="ListParagraph"/>
            <w:numPr>
              <w:numId w:val="44"/>
            </w:numPr>
            <w:shd w:val="clear" w:color="auto" w:fill="E3E3E3"/>
            <w:spacing w:after="0" w:line="240" w:lineRule="auto"/>
            <w:ind w:hanging="360"/>
          </w:pPr>
        </w:pPrChange>
      </w:pPr>
      <w:r w:rsidRPr="00590321">
        <w:rPr>
          <w:rPrChange w:id="693" w:author="Totyo Totev" w:date="2015-02-11T18:15:00Z">
            <w:rPr>
              <w:rFonts w:ascii="Arial" w:eastAsia="Times New Roman" w:hAnsi="Arial" w:cs="Arial"/>
              <w:color w:val="000000"/>
              <w:sz w:val="20"/>
              <w:szCs w:val="20"/>
            </w:rPr>
          </w:rPrChange>
        </w:rPr>
        <w:t>The Description field in API Manager is to be renamed "Bio". </w:t>
      </w:r>
    </w:p>
    <w:p w14:paraId="72CF9F1E" w14:textId="77777777" w:rsidR="00590321" w:rsidRPr="00590321" w:rsidRDefault="00590321">
      <w:pPr>
        <w:pStyle w:val="ListParagraph"/>
        <w:keepNext/>
        <w:numPr>
          <w:ilvl w:val="0"/>
          <w:numId w:val="44"/>
        </w:numPr>
        <w:spacing w:after="0"/>
        <w:rPr>
          <w:rPrChange w:id="694" w:author="Totyo Totev" w:date="2015-02-11T18:15:00Z">
            <w:rPr>
              <w:rFonts w:ascii="Arial" w:eastAsia="Times New Roman" w:hAnsi="Arial" w:cs="Arial"/>
              <w:color w:val="000000"/>
              <w:sz w:val="14"/>
              <w:szCs w:val="14"/>
            </w:rPr>
          </w:rPrChange>
        </w:rPr>
        <w:pPrChange w:id="695" w:author="Totyo Totev" w:date="2015-02-11T18:15:00Z">
          <w:pPr>
            <w:pStyle w:val="ListParagraph"/>
            <w:numPr>
              <w:numId w:val="44"/>
            </w:numPr>
            <w:shd w:val="clear" w:color="auto" w:fill="E3E3E3"/>
            <w:spacing w:after="0" w:line="240" w:lineRule="auto"/>
            <w:ind w:hanging="360"/>
          </w:pPr>
        </w:pPrChange>
      </w:pPr>
      <w:r w:rsidRPr="00590321">
        <w:rPr>
          <w:rPrChange w:id="696" w:author="Totyo Totev" w:date="2015-02-11T18:15:00Z">
            <w:rPr>
              <w:rFonts w:ascii="Arial" w:eastAsia="Times New Roman" w:hAnsi="Arial" w:cs="Arial"/>
              <w:color w:val="000000"/>
              <w:sz w:val="20"/>
              <w:szCs w:val="20"/>
            </w:rPr>
          </w:rPrChange>
        </w:rPr>
        <w:t>Note that only the current user and the Org Administrator can view this information. </w:t>
      </w:r>
    </w:p>
    <w:p w14:paraId="22183404" w14:textId="77777777" w:rsidR="00590321" w:rsidRPr="00590321" w:rsidRDefault="00590321">
      <w:pPr>
        <w:keepNext/>
        <w:spacing w:after="0"/>
        <w:ind w:left="360"/>
        <w:rPr>
          <w:rPrChange w:id="697" w:author="Totyo Totev" w:date="2015-02-11T18:15:00Z">
            <w:rPr>
              <w:rFonts w:ascii="Arial" w:eastAsia="Times New Roman" w:hAnsi="Arial" w:cs="Arial"/>
              <w:color w:val="000000"/>
              <w:sz w:val="14"/>
              <w:szCs w:val="14"/>
            </w:rPr>
          </w:rPrChange>
        </w:rPr>
        <w:pPrChange w:id="698" w:author="Totyo Totev" w:date="2015-02-11T18:16:00Z">
          <w:pPr>
            <w:pStyle w:val="ListParagraph"/>
            <w:numPr>
              <w:numId w:val="44"/>
            </w:numPr>
            <w:shd w:val="clear" w:color="auto" w:fill="E3E3E3"/>
            <w:spacing w:after="0" w:line="240" w:lineRule="auto"/>
            <w:ind w:hanging="360"/>
          </w:pPr>
        </w:pPrChange>
      </w:pPr>
    </w:p>
    <w:p w14:paraId="15904982" w14:textId="77777777" w:rsidR="00590321" w:rsidRPr="00590321" w:rsidRDefault="00590321">
      <w:pPr>
        <w:pStyle w:val="ListParagraph"/>
        <w:numPr>
          <w:ilvl w:val="0"/>
          <w:numId w:val="44"/>
        </w:numPr>
        <w:spacing w:after="0"/>
        <w:ind w:left="714" w:hanging="357"/>
        <w:rPr>
          <w:rPrChange w:id="699" w:author="Totyo Totev" w:date="2015-02-11T18:15:00Z">
            <w:rPr>
              <w:rFonts w:ascii="Arial" w:eastAsia="Times New Roman" w:hAnsi="Arial" w:cs="Arial"/>
              <w:color w:val="000000"/>
              <w:sz w:val="14"/>
              <w:szCs w:val="14"/>
            </w:rPr>
          </w:rPrChange>
        </w:rPr>
        <w:pPrChange w:id="700" w:author="Totyo Totev" w:date="2015-02-11T18:18:00Z">
          <w:pPr>
            <w:pStyle w:val="ListParagraph"/>
            <w:numPr>
              <w:numId w:val="44"/>
            </w:numPr>
            <w:shd w:val="clear" w:color="auto" w:fill="E3E3E3"/>
            <w:spacing w:after="0" w:line="240" w:lineRule="auto"/>
            <w:ind w:hanging="360"/>
          </w:pPr>
        </w:pPrChange>
      </w:pPr>
      <w:r w:rsidRPr="00590321">
        <w:rPr>
          <w:rPrChange w:id="701" w:author="Totyo Totev" w:date="2015-02-11T18:15:00Z">
            <w:rPr>
              <w:rFonts w:ascii="Arial" w:eastAsia="Times New Roman" w:hAnsi="Arial" w:cs="Arial"/>
              <w:color w:val="000000"/>
              <w:sz w:val="20"/>
              <w:szCs w:val="20"/>
            </w:rPr>
          </w:rPrChange>
        </w:rPr>
        <w:t>For a later release (after 7.4), the user profiles should be synced with EasyBlog/EasyDiscuss user profiles.</w:t>
      </w:r>
    </w:p>
    <w:p w14:paraId="5B60C1B6" w14:textId="77777777" w:rsidR="00590321" w:rsidRDefault="00590321" w:rsidP="00590321">
      <w:pPr>
        <w:pStyle w:val="Heading3"/>
      </w:pPr>
      <w:bookmarkStart w:id="702" w:name="_Toc411442157"/>
      <w:r>
        <w:t>Edit profile</w:t>
      </w:r>
      <w:bookmarkEnd w:id="702"/>
    </w:p>
    <w:p w14:paraId="29F459E1" w14:textId="77777777" w:rsidR="00590321" w:rsidRPr="00BA35C3" w:rsidRDefault="00590321" w:rsidP="00590321">
      <w:pPr>
        <w:spacing w:after="0"/>
        <w:ind w:left="357"/>
      </w:pPr>
      <w:r>
        <w:rPr>
          <w:noProof/>
        </w:rPr>
        <w:drawing>
          <wp:inline distT="0" distB="0" distL="0" distR="0" wp14:anchorId="783A7116" wp14:editId="75115D50">
            <wp:extent cx="5901960" cy="4140679"/>
            <wp:effectExtent l="19050" t="0" r="3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0" cstate="print"/>
                    <a:srcRect/>
                    <a:stretch>
                      <a:fillRect/>
                    </a:stretch>
                  </pic:blipFill>
                  <pic:spPr bwMode="auto">
                    <a:xfrm>
                      <a:off x="0" y="0"/>
                      <a:ext cx="5903617" cy="4141842"/>
                    </a:xfrm>
                    <a:prstGeom prst="rect">
                      <a:avLst/>
                    </a:prstGeom>
                    <a:noFill/>
                    <a:ln w="9525">
                      <a:noFill/>
                      <a:miter lim="800000"/>
                      <a:headEnd/>
                      <a:tailEnd/>
                    </a:ln>
                  </pic:spPr>
                </pic:pic>
              </a:graphicData>
            </a:graphic>
          </wp:inline>
        </w:drawing>
      </w:r>
    </w:p>
    <w:p w14:paraId="1E28E2C2" w14:textId="77777777" w:rsidR="00091201" w:rsidRPr="00091201" w:rsidRDefault="00091201" w:rsidP="00091201">
      <w:pPr>
        <w:pStyle w:val="Heading2"/>
      </w:pPr>
      <w:bookmarkStart w:id="703" w:name="_Toc411442158"/>
      <w:commentRangeStart w:id="704"/>
      <w:r w:rsidRPr="00091201">
        <w:lastRenderedPageBreak/>
        <w:t>Support for API Administrator</w:t>
      </w:r>
      <w:commentRangeEnd w:id="704"/>
      <w:r w:rsidR="00832141">
        <w:rPr>
          <w:rStyle w:val="CommentReference"/>
          <w:rFonts w:ascii="Cambria" w:eastAsia="Calibri" w:hAnsi="Cambria"/>
          <w:b w:val="0"/>
          <w:snapToGrid/>
          <w:color w:val="auto"/>
          <w:lang w:eastAsia="en-US"/>
        </w:rPr>
        <w:commentReference w:id="704"/>
      </w:r>
      <w:ins w:id="705" w:author="Totyo Totev" w:date="2015-02-11T14:52:00Z">
        <w:r w:rsidR="0040167D">
          <w:t xml:space="preserve"> (Defe</w:t>
        </w:r>
      </w:ins>
      <w:ins w:id="706" w:author="Totyo Totev" w:date="2015-02-11T14:53:00Z">
        <w:r w:rsidR="0040167D">
          <w:t>r</w:t>
        </w:r>
      </w:ins>
      <w:ins w:id="707" w:author="Totyo Totev" w:date="2015-02-11T14:52:00Z">
        <w:r w:rsidR="0040167D">
          <w:t>red for API Portal 7.4a</w:t>
        </w:r>
      </w:ins>
      <w:bookmarkEnd w:id="703"/>
    </w:p>
    <w:p w14:paraId="218FF409" w14:textId="77777777" w:rsidR="00091201" w:rsidRPr="00821168" w:rsidRDefault="00091201" w:rsidP="0024326F">
      <w:pPr>
        <w:keepNext/>
      </w:pPr>
      <w:r>
        <w:t xml:space="preserve">API Portal </w:t>
      </w:r>
      <w:del w:id="708" w:author="Totyo Totev" w:date="2015-02-11T14:54:00Z">
        <w:r w:rsidDel="0040167D">
          <w:delText>7.4</w:delText>
        </w:r>
      </w:del>
      <w:r>
        <w:t xml:space="preserve"> will support the API Administrator by allowing them to login as an Organization Administrator for an organization.  Once the API Administrator has signed into the API Portal, a list of organizations will be presented from which the API Administrator can choose one - they will then login to the API Portal as though they were the Organization Administrator for the selected organization.</w:t>
      </w:r>
      <w:ins w:id="709" w:author="Totyo Totev" w:date="2015-02-11T14:54:00Z">
        <w:r w:rsidR="0040167D">
          <w:t xml:space="preserve"> </w:t>
        </w:r>
        <w:r w:rsidR="0040167D" w:rsidRPr="0040167D">
          <w:rPr>
            <w:color w:val="FF0000"/>
            <w:rPrChange w:id="710" w:author="Totyo Totev" w:date="2015-02-11T14:54:00Z">
              <w:rPr/>
            </w:rPrChange>
          </w:rPr>
          <w:t>This is deferred for API Portal 7.4a or API Portal 7.5</w:t>
        </w:r>
      </w:ins>
    </w:p>
    <w:p w14:paraId="2A91C2A8" w14:textId="77777777" w:rsidR="00BA35C3" w:rsidRPr="00BA35C3" w:rsidRDefault="00BA35C3" w:rsidP="0024326F">
      <w:pPr>
        <w:keepNext/>
        <w:rPr>
          <w:rFonts w:ascii="Times New Roman" w:eastAsia="Times New Roman" w:hAnsi="Times New Roman"/>
          <w:sz w:val="24"/>
          <w:szCs w:val="24"/>
        </w:rPr>
      </w:pPr>
      <w:r>
        <w:rPr>
          <w:noProof/>
        </w:rPr>
        <w:drawing>
          <wp:inline distT="0" distB="0" distL="0" distR="0" wp14:anchorId="3635BDE0" wp14:editId="46C1FEEF">
            <wp:extent cx="6400800" cy="27271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6400800" cy="2727143"/>
                    </a:xfrm>
                    <a:prstGeom prst="rect">
                      <a:avLst/>
                    </a:prstGeom>
                    <a:noFill/>
                    <a:ln w="9525">
                      <a:noFill/>
                      <a:miter lim="800000"/>
                      <a:headEnd/>
                      <a:tailEnd/>
                    </a:ln>
                  </pic:spPr>
                </pic:pic>
              </a:graphicData>
            </a:graphic>
          </wp:inline>
        </w:drawing>
      </w:r>
    </w:p>
    <w:p w14:paraId="34E56227" w14:textId="77777777" w:rsidR="00BA35C3" w:rsidRPr="00BA35C3" w:rsidRDefault="00BA35C3" w:rsidP="0024326F">
      <w:pPr>
        <w:pStyle w:val="ListParagraph"/>
        <w:keepNext/>
        <w:numPr>
          <w:ilvl w:val="0"/>
          <w:numId w:val="44"/>
        </w:numPr>
        <w:spacing w:after="0"/>
      </w:pPr>
      <w:r w:rsidRPr="00BA35C3">
        <w:t>API Administrator selects organization to manage at sign in, unless they have previously chosen to remember the selection between sessions in which case the selection is skipped.</w:t>
      </w:r>
    </w:p>
    <w:p w14:paraId="5EF331B5" w14:textId="77777777" w:rsidR="00BA35C3" w:rsidRPr="00BA35C3" w:rsidRDefault="00BA35C3" w:rsidP="0024326F">
      <w:pPr>
        <w:pStyle w:val="ListParagraph"/>
        <w:keepNext/>
        <w:numPr>
          <w:ilvl w:val="0"/>
          <w:numId w:val="44"/>
        </w:numPr>
        <w:spacing w:after="0"/>
      </w:pPr>
      <w:r w:rsidRPr="00BA35C3">
        <w:t>Clicking an organization name completes sign in, redirecting to the Application list.</w:t>
      </w:r>
    </w:p>
    <w:p w14:paraId="32C6C7CB" w14:textId="77777777" w:rsidR="00AD01A8" w:rsidRDefault="00AD01A8" w:rsidP="0024326F">
      <w:pPr>
        <w:pStyle w:val="ListParagraph"/>
        <w:keepNext/>
        <w:numPr>
          <w:ilvl w:val="0"/>
          <w:numId w:val="44"/>
        </w:numPr>
        <w:spacing w:after="0"/>
      </w:pPr>
      <w:r>
        <w:br w:type="page"/>
      </w:r>
    </w:p>
    <w:p w14:paraId="0EEB84D3" w14:textId="77777777" w:rsidR="00881596" w:rsidRPr="0026348E" w:rsidRDefault="0026348E" w:rsidP="0026348E">
      <w:pPr>
        <w:pStyle w:val="Heading1"/>
      </w:pPr>
      <w:bookmarkStart w:id="711" w:name="_Appendix_A"/>
      <w:bookmarkStart w:id="712" w:name="_Toc411442159"/>
      <w:bookmarkEnd w:id="711"/>
      <w:r w:rsidRPr="0026348E">
        <w:lastRenderedPageBreak/>
        <w:t>Appendix A</w:t>
      </w:r>
      <w:bookmarkEnd w:id="712"/>
    </w:p>
    <w:p w14:paraId="7C535077" w14:textId="77777777" w:rsidR="0026348E" w:rsidRPr="0026348E" w:rsidRDefault="0026348E" w:rsidP="0026348E">
      <w:pPr>
        <w:pStyle w:val="introChapter"/>
      </w:pPr>
      <w:r w:rsidRPr="0026348E">
        <w:t>in this chapter</w:t>
      </w:r>
    </w:p>
    <w:p w14:paraId="2342DFD1" w14:textId="77777777" w:rsidR="00094FF1" w:rsidDel="00084B10" w:rsidRDefault="0026348E" w:rsidP="0026348E">
      <w:pPr>
        <w:rPr>
          <w:del w:id="713" w:author="pkarastoyanova" w:date="2014-10-15T16:03:00Z"/>
        </w:rPr>
      </w:pPr>
      <w:r w:rsidRPr="0026348E">
        <w:t xml:space="preserve">This </w:t>
      </w:r>
      <w:r>
        <w:t>appendix provides more technical details on some of the items:</w:t>
      </w:r>
    </w:p>
    <w:p w14:paraId="57910EB2" w14:textId="77777777" w:rsidR="00094FF1" w:rsidRPr="00762456" w:rsidRDefault="00094FF1" w:rsidP="00762456">
      <w:pPr>
        <w:pStyle w:val="sp"/>
      </w:pPr>
      <w:bookmarkStart w:id="714" w:name="_Setting_and_getting"/>
      <w:bookmarkEnd w:id="714"/>
    </w:p>
    <w:sectPr w:rsidR="00094FF1" w:rsidRPr="00762456" w:rsidSect="00A6367E">
      <w:footerReference w:type="default" r:id="rId52"/>
      <w:pgSz w:w="12240" w:h="15840" w:code="1"/>
      <w:pgMar w:top="1440" w:right="1080" w:bottom="1440" w:left="1080" w:header="360" w:footer="0" w:gutter="0"/>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2" w:author="Jeremy Westerman" w:date="2014-10-17T11:57:00Z" w:initials="JW">
    <w:p w14:paraId="4875232E" w14:textId="77777777" w:rsidR="006143E7" w:rsidRDefault="006143E7">
      <w:pPr>
        <w:pStyle w:val="CommentText"/>
      </w:pPr>
      <w:r>
        <w:rPr>
          <w:rStyle w:val="CommentReference"/>
        </w:rPr>
        <w:annotationRef/>
      </w:r>
      <w:r>
        <w:t>Add Amazon AMI.</w:t>
      </w:r>
    </w:p>
  </w:comment>
  <w:comment w:id="112" w:author="Jeremy Westerman" w:date="2014-10-17T11:57:00Z" w:initials="JW">
    <w:p w14:paraId="50D38030" w14:textId="77777777" w:rsidR="006143E7" w:rsidRDefault="006143E7">
      <w:pPr>
        <w:pStyle w:val="CommentText"/>
      </w:pPr>
      <w:r>
        <w:rPr>
          <w:rStyle w:val="CommentReference"/>
        </w:rPr>
        <w:annotationRef/>
      </w:r>
      <w:r>
        <w:t>Will only support upgrading the 7.3.1 virtual appliance.</w:t>
      </w:r>
    </w:p>
  </w:comment>
  <w:comment w:id="114" w:author="Jeremy Westerman" w:date="2014-10-17T11:57:00Z" w:initials="JW">
    <w:p w14:paraId="5CE9A187" w14:textId="77777777" w:rsidR="006143E7" w:rsidRDefault="006143E7">
      <w:pPr>
        <w:pStyle w:val="CommentText"/>
      </w:pPr>
      <w:r>
        <w:rPr>
          <w:rStyle w:val="CommentReference"/>
        </w:rPr>
        <w:annotationRef/>
      </w:r>
      <w:r>
        <w:t>Why not use the new yum based repository that the Axway Appliance team are working on?  This could greatly simplify upgrade.</w:t>
      </w:r>
    </w:p>
    <w:p w14:paraId="09E6AE0F" w14:textId="77777777" w:rsidR="006143E7" w:rsidRDefault="006143E7">
      <w:pPr>
        <w:pStyle w:val="CommentText"/>
      </w:pPr>
      <w:r>
        <w:t>[TT] That’s the plan – to be a package/upgrade package/patch added in repository</w:t>
      </w:r>
    </w:p>
  </w:comment>
  <w:comment w:id="134" w:author="Totyo Totev" w:date="2014-10-17T11:57:00Z" w:initials="ttotev">
    <w:p w14:paraId="71B02C25" w14:textId="77777777" w:rsidR="006143E7" w:rsidRDefault="006143E7">
      <w:pPr>
        <w:pStyle w:val="CommentText"/>
      </w:pPr>
      <w:r>
        <w:rPr>
          <w:rStyle w:val="CommentReference"/>
        </w:rPr>
        <w:annotationRef/>
      </w:r>
      <w:r w:rsidRPr="00E17776">
        <w:rPr>
          <w:b/>
        </w:rPr>
        <w:t>On behalf DM</w:t>
      </w:r>
      <w:r>
        <w:t>: Can we list items in Joomla that must be upgraded, for example we have a 1:1 mapping between Joomla users and API Portal users, so that user data in Joomla needs to be migrated</w:t>
      </w:r>
      <w:r>
        <w:rPr>
          <w:rStyle w:val="CommentReference"/>
        </w:rPr>
        <w:annotationRef/>
      </w:r>
    </w:p>
  </w:comment>
  <w:comment w:id="135" w:author="Totyo Totev" w:date="2014-10-17T11:57:00Z" w:initials="ttotev">
    <w:p w14:paraId="0E9A7836" w14:textId="77777777" w:rsidR="006143E7" w:rsidRDefault="006143E7">
      <w:pPr>
        <w:pStyle w:val="CommentText"/>
      </w:pPr>
      <w:r>
        <w:rPr>
          <w:rStyle w:val="CommentReference"/>
        </w:rPr>
        <w:annotationRef/>
      </w:r>
      <w:r>
        <w:t>Currently user records is updated automatically on user login. This can be extended by adding auto update all or group of users on master or group admin login.</w:t>
      </w:r>
    </w:p>
  </w:comment>
  <w:comment w:id="146" w:author="Totyo Totev" w:date="2014-10-17T11:57:00Z" w:initials="ttotev">
    <w:p w14:paraId="57027154" w14:textId="77777777" w:rsidR="006143E7" w:rsidRDefault="006143E7">
      <w:pPr>
        <w:pStyle w:val="CommentText"/>
      </w:pPr>
      <w:r>
        <w:rPr>
          <w:rStyle w:val="CommentReference"/>
        </w:rPr>
        <w:annotationRef/>
      </w:r>
      <w:r w:rsidRPr="00E17776">
        <w:rPr>
          <w:b/>
        </w:rPr>
        <w:t>On behalf DM</w:t>
      </w:r>
      <w:r>
        <w:t>: Is there more needed here ? I presume we don’t need to change much and the API Portal will still just act as a client to the API Manager user store and will duplicate users in it’s Joomla store?</w:t>
      </w:r>
      <w:r>
        <w:rPr>
          <w:rStyle w:val="CommentReference"/>
        </w:rPr>
        <w:annotationRef/>
      </w:r>
    </w:p>
  </w:comment>
  <w:comment w:id="147" w:author="Totyo Totev" w:date="2014-10-17T11:57:00Z" w:initials="ttotev">
    <w:p w14:paraId="13C288D2" w14:textId="77777777" w:rsidR="006143E7" w:rsidRDefault="006143E7">
      <w:pPr>
        <w:pStyle w:val="CommentText"/>
      </w:pPr>
      <w:r>
        <w:rPr>
          <w:rStyle w:val="CommentReference"/>
        </w:rPr>
        <w:annotationRef/>
      </w:r>
      <w:r>
        <w:t>This is correct that API portal will act as a client. This is a current state.</w:t>
      </w:r>
    </w:p>
  </w:comment>
  <w:comment w:id="159" w:author="Totyo Totev" w:date="2014-10-17T11:57:00Z" w:initials="ttotev">
    <w:p w14:paraId="2907A9F2" w14:textId="77777777" w:rsidR="006143E7" w:rsidRDefault="006143E7" w:rsidP="00D53A4E">
      <w:pPr>
        <w:pStyle w:val="sp"/>
        <w:ind w:left="794"/>
        <w:rPr>
          <w:rFonts w:eastAsia="Calibri"/>
          <w:snapToGrid/>
          <w:color w:val="auto"/>
          <w:szCs w:val="22"/>
          <w:lang w:eastAsia="en-US"/>
        </w:rPr>
      </w:pPr>
      <w:r>
        <w:rPr>
          <w:rStyle w:val="CommentReference"/>
        </w:rPr>
        <w:annotationRef/>
      </w:r>
      <w:r w:rsidRPr="00D53A4E">
        <w:rPr>
          <w:b/>
        </w:rPr>
        <w:t>On behalf David Mckenna:</w:t>
      </w:r>
      <w:r>
        <w:t xml:space="preserve"> </w:t>
      </w:r>
      <w:r>
        <w:rPr>
          <w:rFonts w:eastAsia="Calibri"/>
          <w:snapToGrid/>
          <w:color w:val="auto"/>
          <w:szCs w:val="22"/>
          <w:lang w:eastAsia="en-US"/>
        </w:rPr>
        <w:t>We should “fake” the above image to contain a WSDL based service</w:t>
      </w:r>
    </w:p>
    <w:p w14:paraId="260F7199" w14:textId="77777777" w:rsidR="006143E7" w:rsidRDefault="006143E7">
      <w:pPr>
        <w:pStyle w:val="CommentText"/>
      </w:pPr>
    </w:p>
  </w:comment>
  <w:comment w:id="184" w:author="dmckenna" w:date="2014-10-17T11:57:00Z" w:initials="d">
    <w:p w14:paraId="3985B567" w14:textId="77777777" w:rsidR="006143E7" w:rsidRDefault="006143E7">
      <w:pPr>
        <w:pStyle w:val="CommentText"/>
      </w:pPr>
      <w:r>
        <w:rPr>
          <w:rStyle w:val="CommentReference"/>
        </w:rPr>
        <w:annotationRef/>
      </w:r>
      <w:r>
        <w:t>What are API properties? Is this just a field of the API definition in the API catalog</w:t>
      </w:r>
    </w:p>
    <w:p w14:paraId="598CFA72" w14:textId="77777777" w:rsidR="006143E7" w:rsidRDefault="006143E7">
      <w:pPr>
        <w:pStyle w:val="CommentText"/>
      </w:pPr>
      <w:r>
        <w:t>[PK] Yes. Adding a screenshot so it is more clear what I mean.</w:t>
      </w:r>
    </w:p>
  </w:comment>
  <w:comment w:id="593" w:author="dmckenna" w:date="2014-10-17T11:57:00Z" w:initials="d">
    <w:p w14:paraId="1070D2F0" w14:textId="77777777" w:rsidR="006143E7" w:rsidRPr="00323BD9" w:rsidRDefault="006143E7">
      <w:pPr>
        <w:pStyle w:val="CommentText"/>
        <w:rPr>
          <w:color w:val="0070C0"/>
        </w:rPr>
      </w:pPr>
      <w:r>
        <w:rPr>
          <w:rStyle w:val="CommentReference"/>
        </w:rPr>
        <w:annotationRef/>
      </w:r>
      <w:r>
        <w:t>Is this a change from 7.3.1 ?</w:t>
      </w:r>
      <w:r>
        <w:br/>
      </w:r>
      <w:r w:rsidRPr="00323BD9">
        <w:rPr>
          <w:b/>
        </w:rPr>
        <w:t>[</w:t>
      </w:r>
      <w:r>
        <w:rPr>
          <w:b/>
        </w:rPr>
        <w:t>TT</w:t>
      </w:r>
      <w:r w:rsidRPr="00323BD9">
        <w:rPr>
          <w:b/>
        </w:rPr>
        <w:t>]</w:t>
      </w:r>
      <w:r>
        <w:t xml:space="preserve"> </w:t>
      </w:r>
      <w:r w:rsidRPr="00323BD9">
        <w:rPr>
          <w:color w:val="0070C0"/>
        </w:rPr>
        <w:t xml:space="preserve">It is a change from 7.3.1. The apps list in 7.3 is not represented as a table and no option for operations </w:t>
      </w:r>
    </w:p>
  </w:comment>
  <w:comment w:id="611" w:author="dmckenna" w:date="2014-10-17T11:57:00Z" w:initials="d">
    <w:p w14:paraId="53590DC3" w14:textId="77777777" w:rsidR="006143E7" w:rsidRDefault="006143E7">
      <w:pPr>
        <w:pStyle w:val="CommentText"/>
      </w:pPr>
      <w:r>
        <w:rPr>
          <w:rStyle w:val="CommentReference"/>
        </w:rPr>
        <w:annotationRef/>
      </w:r>
      <w:r>
        <w:t>Possibly rename to “User Management”</w:t>
      </w:r>
    </w:p>
  </w:comment>
  <w:comment w:id="618" w:author="dmckenna" w:date="2014-10-17T11:57:00Z" w:initials="d">
    <w:p w14:paraId="1A71E41C" w14:textId="77777777" w:rsidR="006143E7" w:rsidRPr="00323BD9" w:rsidRDefault="006143E7">
      <w:pPr>
        <w:pStyle w:val="CommentText"/>
        <w:rPr>
          <w:color w:val="0070C0"/>
        </w:rPr>
      </w:pPr>
      <w:r>
        <w:rPr>
          <w:rStyle w:val="CommentReference"/>
        </w:rPr>
        <w:annotationRef/>
      </w:r>
      <w:r>
        <w:t>Add user</w:t>
      </w:r>
      <w:r>
        <w:rPr>
          <w:color w:val="0070C0"/>
        </w:rPr>
        <w:br/>
      </w:r>
      <w:r w:rsidRPr="00323BD9">
        <w:rPr>
          <w:b/>
        </w:rPr>
        <w:t>[TT]</w:t>
      </w:r>
      <w:r>
        <w:rPr>
          <w:color w:val="0070C0"/>
        </w:rPr>
        <w:t xml:space="preserve"> Done</w:t>
      </w:r>
    </w:p>
  </w:comment>
  <w:comment w:id="655" w:author="dmckenna" w:date="2014-10-17T11:57:00Z" w:initials="d">
    <w:p w14:paraId="1E48B9BA" w14:textId="77777777" w:rsidR="006143E7" w:rsidRDefault="006143E7">
      <w:pPr>
        <w:pStyle w:val="CommentText"/>
      </w:pPr>
      <w:r>
        <w:rPr>
          <w:rStyle w:val="CommentReference"/>
        </w:rPr>
        <w:annotationRef/>
      </w:r>
      <w:r>
        <w:t>Is this consistent with the behavior of API Manager ?</w:t>
      </w:r>
      <w:r>
        <w:br/>
      </w:r>
      <w:r w:rsidRPr="00323BD9">
        <w:rPr>
          <w:b/>
        </w:rPr>
        <w:t>[TT]</w:t>
      </w:r>
      <w:r>
        <w:rPr>
          <w:color w:val="0070C0"/>
        </w:rPr>
        <w:t xml:space="preserve"> This is planned?! Right?</w:t>
      </w:r>
    </w:p>
  </w:comment>
  <w:comment w:id="704" w:author="dmckenna" w:date="2014-10-17T11:57:00Z" w:initials="d">
    <w:p w14:paraId="6709C6D8" w14:textId="77777777" w:rsidR="006143E7" w:rsidRDefault="006143E7">
      <w:pPr>
        <w:pStyle w:val="CommentText"/>
      </w:pPr>
      <w:r>
        <w:rPr>
          <w:rStyle w:val="CommentReference"/>
        </w:rPr>
        <w:annotationRef/>
      </w:r>
      <w:r>
        <w:t>This should be addressed last as we may not implement it in the API Manager</w:t>
      </w:r>
    </w:p>
    <w:p w14:paraId="7D1E4819" w14:textId="77777777" w:rsidR="006143E7" w:rsidRDefault="006143E7" w:rsidP="00FE6AF2">
      <w:pPr>
        <w:pStyle w:val="CommentText"/>
      </w:pPr>
      <w:r>
        <w:t xml:space="preserve">[TT] </w:t>
      </w:r>
      <w:r>
        <w:rPr>
          <w:color w:val="0070C0"/>
        </w:rPr>
        <w:t>Ok</w:t>
      </w:r>
    </w:p>
    <w:p w14:paraId="0DC0DC0C" w14:textId="77777777" w:rsidR="006143E7" w:rsidRDefault="006143E7">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75232E" w15:done="0"/>
  <w15:commentEx w15:paraId="50D38030" w15:done="0"/>
  <w15:commentEx w15:paraId="09E6AE0F" w15:done="0"/>
  <w15:commentEx w15:paraId="71B02C25" w15:done="0"/>
  <w15:commentEx w15:paraId="0E9A7836" w15:done="0"/>
  <w15:commentEx w15:paraId="57027154" w15:done="0"/>
  <w15:commentEx w15:paraId="13C288D2" w15:done="0"/>
  <w15:commentEx w15:paraId="260F7199" w15:done="0"/>
  <w15:commentEx w15:paraId="598CFA72" w15:done="0"/>
  <w15:commentEx w15:paraId="1070D2F0" w15:done="0"/>
  <w15:commentEx w15:paraId="53590DC3" w15:done="0"/>
  <w15:commentEx w15:paraId="1A71E41C" w15:done="0"/>
  <w15:commentEx w15:paraId="1E48B9BA" w15:done="0"/>
  <w15:commentEx w15:paraId="0DC0DC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166039" w14:textId="77777777" w:rsidR="008D2A56" w:rsidRDefault="008D2A56" w:rsidP="00E414F4">
      <w:r>
        <w:separator/>
      </w:r>
    </w:p>
    <w:p w14:paraId="6B766942" w14:textId="77777777" w:rsidR="008D2A56" w:rsidRDefault="008D2A56" w:rsidP="00E414F4"/>
    <w:p w14:paraId="38B1013D" w14:textId="77777777" w:rsidR="008D2A56" w:rsidRDefault="008D2A56" w:rsidP="00E414F4"/>
  </w:endnote>
  <w:endnote w:type="continuationSeparator" w:id="0">
    <w:p w14:paraId="22C8BF74" w14:textId="77777777" w:rsidR="008D2A56" w:rsidRDefault="008D2A56" w:rsidP="00E414F4">
      <w:r>
        <w:continuationSeparator/>
      </w:r>
    </w:p>
    <w:p w14:paraId="0A658DE6" w14:textId="77777777" w:rsidR="008D2A56" w:rsidRDefault="008D2A56" w:rsidP="00E414F4"/>
    <w:p w14:paraId="75017257" w14:textId="77777777" w:rsidR="008D2A56" w:rsidRDefault="008D2A56" w:rsidP="00E414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 w:name="Eras Medium ITC">
    <w:panose1 w:val="020B0602030504020804"/>
    <w:charset w:val="00"/>
    <w:family w:val="swiss"/>
    <w:pitch w:val="variable"/>
    <w:sig w:usb0="00000003" w:usb1="00000000" w:usb2="00000000" w:usb3="00000000" w:csb0="00000001" w:csb1="00000000"/>
  </w:font>
  <w:font w:name="Eras Light ITC">
    <w:panose1 w:val="020B0402030504020804"/>
    <w:charset w:val="00"/>
    <w:family w:val="swiss"/>
    <w:pitch w:val="variable"/>
    <w:sig w:usb0="00000003" w:usb1="00000000" w:usb2="00000000" w:usb3="00000000" w:csb0="00000001" w:csb1="00000000"/>
  </w:font>
  <w:font w:name="Square721 Ex BT">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PGothic">
    <w:panose1 w:val="020B0600070205080204"/>
    <w:charset w:val="80"/>
    <w:family w:val="swiss"/>
    <w:pitch w:val="variable"/>
    <w:sig w:usb0="E00002FF" w:usb1="6AC7FDFB" w:usb2="00000012" w:usb3="00000000" w:csb0="0002009F" w:csb1="00000000"/>
  </w:font>
  <w:font w:name="+mn-cs">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8C410" w14:textId="77777777" w:rsidR="006143E7" w:rsidRDefault="006143E7" w:rsidP="00E414F4">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1D65649" w14:textId="77777777" w:rsidR="006143E7" w:rsidRDefault="006143E7" w:rsidP="00E414F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033B7" w14:textId="77777777" w:rsidR="006143E7" w:rsidRDefault="008D2A56" w:rsidP="00E414F4">
    <w:pPr>
      <w:pStyle w:val="Footer"/>
    </w:pPr>
    <w:r>
      <w:rPr>
        <w:noProof/>
        <w:lang w:val="en-IE" w:eastAsia="en-IE"/>
      </w:rPr>
      <w:pict w14:anchorId="3A47A72E">
        <v:shapetype id="_x0000_t202" coordsize="21600,21600" o:spt="202" path="m,l,21600r21600,l21600,xe">
          <v:stroke joinstyle="miter"/>
          <v:path gradientshapeok="t" o:connecttype="rect"/>
        </v:shapetype>
        <v:shape id="Text Box 40" o:spid="_x0000_s2060" type="#_x0000_t202" style="position:absolute;margin-left:23.3pt;margin-top:794.15pt;width:115.9pt;height:25.1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" filled="f" stroked="f" strokecolor="red">
          <v:textbox>
            <w:txbxContent>
              <w:p w14:paraId="0F96F46A" w14:textId="77777777" w:rsidR="006143E7" w:rsidRPr="006C4816" w:rsidRDefault="006143E7" w:rsidP="00E414F4"/>
            </w:txbxContent>
          </v:textbox>
          <w10:wrap anchorx="page" anchory="page"/>
          <w10:anchorlock/>
        </v:shape>
      </w:pict>
    </w:r>
    <w:r>
      <w:rPr>
        <w:noProof/>
        <w:lang w:val="en-IE" w:eastAsia="en-IE"/>
      </w:rPr>
      <w:pict w14:anchorId="69E57037">
        <v:rect id="Rectangle 7" o:spid="_x0000_s2059" style="position:absolute;margin-left:28.35pt;margin-top:796.65pt;width:180pt;height:9pt;z-index:2516515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" fillcolor="gray" stroked="f" strokecolor="#030">
          <w10:wrap anchorx="page" anchory="page"/>
          <w10:anchorlock/>
        </v:rect>
      </w:pict>
    </w:r>
    <w:r>
      <w:rPr>
        <w:noProof/>
        <w:lang w:val="en-IE" w:eastAsia="en-IE"/>
      </w:rPr>
      <w:pict w14:anchorId="220EEC63">
        <v:rect id="Rectangle 8" o:spid="_x0000_s2058" style="position:absolute;margin-left:207.3pt;margin-top:796.65pt;width:5in;height:9pt;z-index:2516536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" fillcolor="#c00" stroked="f">
          <w10:wrap anchorx="page" anchory="page"/>
          <w10:anchorlock/>
        </v:rec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843" w:type="dxa"/>
      <w:tblInd w:w="-781" w:type="dxa"/>
      <w:tblCellMar>
        <w:left w:w="70" w:type="dxa"/>
        <w:right w:w="70" w:type="dxa"/>
      </w:tblCellMar>
      <w:tblLook w:val="0000" w:firstRow="0" w:lastRow="0" w:firstColumn="0" w:lastColumn="0" w:noHBand="0" w:noVBand="0"/>
    </w:tblPr>
    <w:tblGrid>
      <w:gridCol w:w="3545"/>
      <w:gridCol w:w="6306"/>
      <w:gridCol w:w="992"/>
    </w:tblGrid>
    <w:tr w:rsidR="006143E7" w14:paraId="36B45465" w14:textId="77777777">
      <w:trPr>
        <w:trHeight w:val="284"/>
      </w:trPr>
      <w:tc>
        <w:tcPr>
          <w:tcW w:w="3545" w:type="dxa"/>
          <w:vAlign w:val="center"/>
        </w:tcPr>
        <w:p w14:paraId="4399AF88" w14:textId="77777777" w:rsidR="006143E7" w:rsidRDefault="006143E7" w:rsidP="004A4694">
          <w:pPr>
            <w:pStyle w:val="FooterStyle"/>
          </w:pPr>
        </w:p>
      </w:tc>
      <w:tc>
        <w:tcPr>
          <w:tcW w:w="6306" w:type="dxa"/>
          <w:vAlign w:val="center"/>
        </w:tcPr>
        <w:p w14:paraId="79EFC3FA" w14:textId="77777777" w:rsidR="006143E7" w:rsidRDefault="006143E7" w:rsidP="00AC454E">
          <w:pPr>
            <w:pStyle w:val="FooterStyle"/>
          </w:pPr>
        </w:p>
      </w:tc>
      <w:tc>
        <w:tcPr>
          <w:tcW w:w="992" w:type="dxa"/>
          <w:vAlign w:val="center"/>
        </w:tcPr>
        <w:p w14:paraId="7E3E4A46" w14:textId="77777777" w:rsidR="006143E7" w:rsidRDefault="006143E7" w:rsidP="00E414F4">
          <w:pPr>
            <w:pStyle w:val="Footer"/>
          </w:pPr>
        </w:p>
      </w:tc>
    </w:tr>
  </w:tbl>
  <w:p w14:paraId="3F166EFF" w14:textId="77777777" w:rsidR="006143E7" w:rsidRDefault="006143E7" w:rsidP="00E414F4">
    <w:pPr>
      <w:pStyle w:val="Footer"/>
    </w:pPr>
  </w:p>
  <w:p w14:paraId="5AAD1157" w14:textId="77777777" w:rsidR="006143E7" w:rsidRDefault="008D2A56" w:rsidP="00E414F4">
    <w:pPr>
      <w:pStyle w:val="Footer"/>
    </w:pPr>
    <w:r>
      <w:rPr>
        <w:noProof/>
        <w:lang w:val="en-IE" w:eastAsia="en-IE"/>
      </w:rPr>
      <w:pict w14:anchorId="318F55DA">
        <v:rect id="Rectangle 30" o:spid="_x0000_s2057" style="position:absolute;margin-left:208pt;margin-top:795.15pt;width:5in;height:9pt;z-index:2516577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" fillcolor="#c00" stroked="f">
          <w10:wrap anchorx="page" anchory="page"/>
          <w10:anchorlock/>
        </v:rect>
      </w:pict>
    </w:r>
    <w:r>
      <w:rPr>
        <w:noProof/>
        <w:lang w:val="en-IE" w:eastAsia="en-IE"/>
      </w:rPr>
      <w:pict w14:anchorId="62DD5566">
        <v:rect id="Rectangle 29" o:spid="_x0000_s2056" style="position:absolute;margin-left:28.05pt;margin-top:795.15pt;width:180pt;height: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" fillcolor="gray" stroked="f">
          <w10:wrap anchorx="page" anchory="page"/>
        </v:rect>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AAE2" w14:textId="77777777" w:rsidR="006143E7" w:rsidRDefault="008D2A56">
    <w:pPr>
      <w:pStyle w:val="DocRef"/>
      <w:tabs>
        <w:tab w:val="left" w:pos="980"/>
      </w:tabs>
    </w:pPr>
    <w:r>
      <w:rPr>
        <w:noProof/>
        <w:lang w:val="en-IE" w:eastAsia="en-IE"/>
      </w:rPr>
      <w:pict w14:anchorId="602215A6">
        <v:rect id="Rectangle 10" o:spid="_x0000_s2055" style="position:absolute;margin-left:28.35pt;margin-top:796.65pt;width:180pt;height:9pt;z-index:2516546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" fillcolor="gray" stroked="f">
          <w10:wrap anchorx="page" anchory="page"/>
        </v:rect>
      </w:pict>
    </w:r>
    <w:r>
      <w:rPr>
        <w:noProof/>
        <w:lang w:val="en-IE" w:eastAsia="en-IE"/>
      </w:rPr>
      <w:pict w14:anchorId="16A57B37">
        <v:rect id="Rectangle 12" o:spid="_x0000_s2054" style="position:absolute;margin-left:207.25pt;margin-top:796.65pt;width:5in;height:9pt;z-index:251655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" fillcolor="#c00" stroked="f">
          <w10:wrap anchorx="page" anchory="page"/>
          <w10:anchorlock/>
        </v:rect>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6609" w:type="dxa"/>
      <w:tblInd w:w="-781" w:type="dxa"/>
      <w:tblCellMar>
        <w:left w:w="70" w:type="dxa"/>
        <w:right w:w="70" w:type="dxa"/>
      </w:tblCellMar>
      <w:tblLook w:val="0000" w:firstRow="0" w:lastRow="0" w:firstColumn="0" w:lastColumn="0" w:noHBand="0" w:noVBand="0"/>
    </w:tblPr>
    <w:tblGrid>
      <w:gridCol w:w="10031"/>
      <w:gridCol w:w="5574"/>
      <w:gridCol w:w="1004"/>
    </w:tblGrid>
    <w:tr w:rsidR="006143E7" w14:paraId="5386FE85" w14:textId="77777777" w:rsidTr="007B3727">
      <w:trPr>
        <w:trHeight w:val="488"/>
      </w:trPr>
      <w:tc>
        <w:tcPr>
          <w:tcW w:w="10031" w:type="dxa"/>
          <w:vAlign w:val="center"/>
        </w:tcPr>
        <w:p w14:paraId="56650A73" w14:textId="77777777" w:rsidR="006143E7" w:rsidRPr="007E21A7" w:rsidRDefault="006143E7" w:rsidP="007E21A7">
          <w:pPr>
            <w:pStyle w:val="FooterStyle"/>
            <w:ind w:left="331"/>
            <w:rPr>
              <w:rFonts w:asciiTheme="majorHAnsi" w:hAnsiTheme="majorHAnsi"/>
              <w:sz w:val="22"/>
              <w:szCs w:val="22"/>
            </w:rPr>
          </w:pPr>
          <w:r w:rsidRPr="007E21A7">
            <w:rPr>
              <w:rFonts w:asciiTheme="majorHAnsi" w:hAnsiTheme="majorHAnsi"/>
              <w:sz w:val="22"/>
              <w:szCs w:val="22"/>
            </w:rPr>
            <w:t xml:space="preserve">System  Design Specification – </w:t>
          </w:r>
          <w:r>
            <w:rPr>
              <w:rFonts w:asciiTheme="majorHAnsi" w:hAnsiTheme="majorHAnsi"/>
              <w:sz w:val="22"/>
              <w:szCs w:val="22"/>
            </w:rPr>
            <w:t>API Developer Portal</w:t>
          </w:r>
          <w:r w:rsidRPr="007E21A7">
            <w:rPr>
              <w:rFonts w:asciiTheme="majorHAnsi" w:hAnsiTheme="majorHAnsi"/>
              <w:sz w:val="22"/>
              <w:szCs w:val="22"/>
            </w:rPr>
            <w:t xml:space="preserve">      </w:t>
          </w:r>
        </w:p>
      </w:tc>
      <w:tc>
        <w:tcPr>
          <w:tcW w:w="5574" w:type="dxa"/>
          <w:vAlign w:val="center"/>
        </w:tcPr>
        <w:p w14:paraId="7D4EB477" w14:textId="77777777" w:rsidR="006143E7" w:rsidRDefault="006143E7" w:rsidP="00E50F26">
          <w:pPr>
            <w:pStyle w:val="FooterStyle"/>
          </w:pPr>
          <w:r>
            <w:rPr>
              <w:color w:val="7F7F7F"/>
              <w:spacing w:val="60"/>
            </w:rPr>
            <w:t>Page</w:t>
          </w:r>
          <w:r>
            <w:t xml:space="preserve"> | </w:t>
          </w:r>
          <w:r>
            <w:fldChar w:fldCharType="begin"/>
          </w:r>
          <w:r>
            <w:instrText xml:space="preserve"> PAGE   \* MERGEFORMAT </w:instrText>
          </w:r>
          <w:r>
            <w:fldChar w:fldCharType="separate"/>
          </w:r>
          <w:r w:rsidR="00B41C82" w:rsidRPr="00B41C82">
            <w:rPr>
              <w:b/>
              <w:noProof/>
            </w:rPr>
            <w:t>13</w:t>
          </w:r>
          <w:r>
            <w:rPr>
              <w:b/>
              <w:noProof/>
            </w:rPr>
            <w:fldChar w:fldCharType="end"/>
          </w:r>
          <w:r>
            <w:t xml:space="preserve">       </w:t>
          </w:r>
        </w:p>
      </w:tc>
      <w:tc>
        <w:tcPr>
          <w:tcW w:w="1004" w:type="dxa"/>
          <w:vAlign w:val="center"/>
        </w:tcPr>
        <w:p w14:paraId="4F6E3F80" w14:textId="77777777" w:rsidR="006143E7" w:rsidRDefault="006143E7" w:rsidP="00E414F4">
          <w:pPr>
            <w:pStyle w:val="Footer"/>
            <w:rPr>
              <w:rFonts w:ascii="Arial" w:hAnsi="Arial" w:cs="Arial"/>
            </w:rPr>
          </w:pPr>
          <w:r>
            <w:rPr>
              <w:rStyle w:val="PageNumber"/>
            </w:rPr>
            <w:fldChar w:fldCharType="begin"/>
          </w:r>
          <w:r>
            <w:rPr>
              <w:rStyle w:val="PageNumber"/>
            </w:rPr>
            <w:instrText xml:space="preserve"> PAGE </w:instrText>
          </w:r>
          <w:r>
            <w:rPr>
              <w:rStyle w:val="PageNumber"/>
            </w:rPr>
            <w:fldChar w:fldCharType="separate"/>
          </w:r>
          <w:r w:rsidR="00B41C82">
            <w:rPr>
              <w:rStyle w:val="PageNumber"/>
              <w:noProof/>
            </w:rPr>
            <w:t>13</w:t>
          </w:r>
          <w:r>
            <w:rPr>
              <w:rStyle w:val="PageNumber"/>
            </w:rPr>
            <w:fldChar w:fldCharType="end"/>
          </w:r>
        </w:p>
      </w:tc>
    </w:tr>
  </w:tbl>
  <w:p w14:paraId="7CDF192B" w14:textId="77777777" w:rsidR="006143E7" w:rsidRDefault="008D2A56" w:rsidP="00E414F4">
    <w:pPr>
      <w:pStyle w:val="Footer"/>
    </w:pPr>
    <w:r>
      <w:rPr>
        <w:noProof/>
        <w:lang w:val="en-IE" w:eastAsia="en-IE"/>
      </w:rPr>
      <w:pict w14:anchorId="6574B4C3">
        <v:shapetype id="_x0000_t202" coordsize="21600,21600" o:spt="202" path="m,l,21600r21600,l21600,xe">
          <v:stroke joinstyle="miter"/>
          <v:path gradientshapeok="t" o:connecttype="rect"/>
        </v:shapetype>
        <v:shape id="Text Box 106" o:spid="_x0000_s2053" type="#_x0000_t202" style="position:absolute;margin-left:119.6pt;margin-top:680.15pt;width:115.9pt;height:25.1pt;z-index:2516638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" filled="f" stroked="f" strokecolor="red">
          <v:textbox style="mso-next-textbox:#Text Box 106">
            <w:txbxContent>
              <w:p w14:paraId="6FCF1988" w14:textId="77777777" w:rsidR="006143E7" w:rsidRPr="00F70364" w:rsidRDefault="006143E7" w:rsidP="00E414F4"/>
            </w:txbxContent>
          </v:textbox>
          <w10:wrap anchorx="page" anchory="page"/>
          <w10:anchorlock/>
        </v:shape>
      </w:pict>
    </w:r>
    <w:r>
      <w:rPr>
        <w:noProof/>
        <w:lang w:val="en-IE" w:eastAsia="en-IE"/>
      </w:rPr>
      <w:pict w14:anchorId="49477721">
        <v:rect id="Rectangle 105" o:spid="_x0000_s2052" style="position:absolute;margin-left:210.55pt;margin-top:741.5pt;width:5in;height:9pt;z-index:2516628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" fillcolor="#c00" stroked="f">
          <w10:wrap anchorx="page" anchory="page"/>
          <w10:anchorlock/>
        </v:rect>
      </w:pict>
    </w:r>
    <w:r>
      <w:rPr>
        <w:noProof/>
        <w:lang w:val="en-IE" w:eastAsia="en-IE"/>
      </w:rPr>
      <w:pict w14:anchorId="55B2021B">
        <v:rect id="Rectangle 104" o:spid="_x0000_s2051" style="position:absolute;margin-left:31.6pt;margin-top:741.5pt;width:180pt;height:9pt;z-index:2516618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" fillcolor="gray" stroked="f" strokecolor="#030">
          <w10:wrap anchorx="page" anchory="page"/>
          <w10:anchorlock/>
        </v:rect>
      </w:pict>
    </w:r>
    <w:r>
      <w:rPr>
        <w:noProof/>
        <w:lang w:val="en-IE" w:eastAsia="en-IE"/>
      </w:rPr>
      <w:pict w14:anchorId="2907ACD6">
        <v:rect id="Rectangle 100" o:spid="_x0000_s2050" style="position:absolute;margin-left:208pt;margin-top:795.15pt;width:5in;height:9pt;z-index:2516608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" fillcolor="#c00" stroked="f">
          <w10:wrap anchorx="page" anchory="page"/>
          <w10:anchorlock/>
        </v:rect>
      </w:pict>
    </w:r>
    <w:r>
      <w:rPr>
        <w:noProof/>
        <w:lang w:val="en-IE" w:eastAsia="en-IE"/>
      </w:rPr>
      <w:pict w14:anchorId="267E5E38">
        <v:rect id="Rectangle 99" o:spid="_x0000_s2049" style="position:absolute;margin-left:28.05pt;margin-top:795.15pt;width:180pt;height: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" fillcolor="gray" stroked="f">
          <w10:wrap anchorx="page" anchory="page"/>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937890" w14:textId="77777777" w:rsidR="008D2A56" w:rsidRDefault="008D2A56" w:rsidP="00E414F4">
      <w:r>
        <w:separator/>
      </w:r>
    </w:p>
    <w:p w14:paraId="4E851716" w14:textId="77777777" w:rsidR="008D2A56" w:rsidRDefault="008D2A56" w:rsidP="00E414F4"/>
    <w:p w14:paraId="62D37A9C" w14:textId="77777777" w:rsidR="008D2A56" w:rsidRDefault="008D2A56" w:rsidP="00E414F4"/>
  </w:footnote>
  <w:footnote w:type="continuationSeparator" w:id="0">
    <w:p w14:paraId="1B18A031" w14:textId="77777777" w:rsidR="008D2A56" w:rsidRDefault="008D2A56" w:rsidP="00E414F4">
      <w:r>
        <w:continuationSeparator/>
      </w:r>
    </w:p>
    <w:p w14:paraId="1AC626EF" w14:textId="77777777" w:rsidR="008D2A56" w:rsidRDefault="008D2A56" w:rsidP="00E414F4"/>
    <w:p w14:paraId="3ED05BF7" w14:textId="77777777" w:rsidR="008D2A56" w:rsidRDefault="008D2A56" w:rsidP="00E414F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E80DB" w14:textId="77777777" w:rsidR="006143E7" w:rsidRDefault="006143E7" w:rsidP="009A37E7">
    <w:pPr>
      <w:pStyle w:val="FirstPageHead"/>
      <w:jc w:val="left"/>
    </w:pPr>
    <w:r>
      <w:rPr>
        <w:noProof/>
        <w:lang w:eastAsia="en-US"/>
      </w:rPr>
      <w:drawing>
        <wp:inline distT="0" distB="0" distL="0" distR="0" wp14:anchorId="7964B00E" wp14:editId="26C30A7D">
          <wp:extent cx="1796415" cy="1235075"/>
          <wp:effectExtent l="19050" t="0" r="0" b="0"/>
          <wp:docPr id="1" name="Picture 1" descr="Axwa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xwayLogo"/>
                  <pic:cNvPicPr>
                    <a:picLocks noChangeAspect="1" noChangeArrowheads="1"/>
                  </pic:cNvPicPr>
                </pic:nvPicPr>
                <pic:blipFill>
                  <a:blip r:embed="rId1"/>
                  <a:srcRect/>
                  <a:stretch>
                    <a:fillRect/>
                  </a:stretch>
                </pic:blipFill>
                <pic:spPr bwMode="auto">
                  <a:xfrm>
                    <a:off x="0" y="0"/>
                    <a:ext cx="1796415" cy="1235075"/>
                  </a:xfrm>
                  <a:prstGeom prst="rect">
                    <a:avLst/>
                  </a:prstGeom>
                  <a:noFill/>
                  <a:ln w="9525">
                    <a:noFill/>
                    <a:miter lim="800000"/>
                    <a:headEnd/>
                    <a:tailEnd/>
                  </a:ln>
                </pic:spPr>
              </pic:pic>
            </a:graphicData>
          </a:graphic>
        </wp:inline>
      </w:drawing>
    </w:r>
    <w:r>
      <w:rPr>
        <w:noProof/>
        <w:sz w:val="20"/>
        <w:lang w:eastAsia="en-US"/>
      </w:rPr>
      <w:drawing>
        <wp:anchor distT="0" distB="0" distL="114300" distR="114300" simplePos="0" relativeHeight="251652608" behindDoc="0" locked="1" layoutInCell="1" allowOverlap="1" wp14:anchorId="23762B90" wp14:editId="0771F81A">
          <wp:simplePos x="0" y="0"/>
          <wp:positionH relativeFrom="page">
            <wp:posOffset>360045</wp:posOffset>
          </wp:positionH>
          <wp:positionV relativeFrom="page">
            <wp:posOffset>1490345</wp:posOffset>
          </wp:positionV>
          <wp:extent cx="6840220" cy="1787525"/>
          <wp:effectExtent l="1905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srcRect/>
                  <a:stretch>
                    <a:fillRect/>
                  </a:stretch>
                </pic:blipFill>
                <pic:spPr bwMode="auto">
                  <a:xfrm>
                    <a:off x="0" y="0"/>
                    <a:ext cx="6840220" cy="1787525"/>
                  </a:xfrm>
                  <a:prstGeom prst="rect">
                    <a:avLst/>
                  </a:prstGeom>
                  <a:noFill/>
                </pic:spPr>
              </pic:pic>
            </a:graphicData>
          </a:graphic>
        </wp:anchor>
      </w:drawing>
    </w:r>
  </w:p>
  <w:p w14:paraId="03823D62" w14:textId="77777777" w:rsidR="006143E7" w:rsidRDefault="006143E7" w:rsidP="00E414F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EAECE" w14:textId="77777777" w:rsidR="006143E7" w:rsidRDefault="006143E7" w:rsidP="00E414F4">
    <w:pPr>
      <w:pStyle w:val="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7A5EE7B4"/>
    <w:lvl w:ilvl="0">
      <w:start w:val="1"/>
      <w:numFmt w:val="bullet"/>
      <w:pStyle w:val="ListBullet5"/>
      <w:lvlText w:val=""/>
      <w:lvlJc w:val="left"/>
      <w:pPr>
        <w:tabs>
          <w:tab w:val="num" w:pos="1800"/>
        </w:tabs>
        <w:ind w:left="1800" w:hanging="360"/>
      </w:pPr>
      <w:rPr>
        <w:rFonts w:ascii="Symbol" w:hAnsi="Symbol" w:hint="default"/>
      </w:rPr>
    </w:lvl>
  </w:abstractNum>
  <w:abstractNum w:abstractNumId="1">
    <w:nsid w:val="05A001C6"/>
    <w:multiLevelType w:val="hybridMultilevel"/>
    <w:tmpl w:val="4B405982"/>
    <w:lvl w:ilvl="0" w:tplc="5DD4048A">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nsid w:val="068D7742"/>
    <w:multiLevelType w:val="hybridMultilevel"/>
    <w:tmpl w:val="8A161444"/>
    <w:lvl w:ilvl="0" w:tplc="7A50AFB0">
      <w:start w:val="1"/>
      <w:numFmt w:val="bullet"/>
      <w:lvlText w:val="-"/>
      <w:lvlJc w:val="left"/>
      <w:pPr>
        <w:ind w:left="405" w:hanging="360"/>
      </w:pPr>
      <w:rPr>
        <w:rFonts w:ascii="Calibri" w:eastAsia="Calibri" w:hAnsi="Calibri" w:cs="Times New Roman" w:hint="default"/>
      </w:rPr>
    </w:lvl>
    <w:lvl w:ilvl="1" w:tplc="04090003">
      <w:start w:val="1"/>
      <w:numFmt w:val="bullet"/>
      <w:lvlText w:val="o"/>
      <w:lvlJc w:val="left"/>
      <w:pPr>
        <w:ind w:left="1125" w:hanging="360"/>
      </w:pPr>
      <w:rPr>
        <w:rFonts w:ascii="Courier New" w:hAnsi="Courier New" w:cs="Courier New" w:hint="default"/>
      </w:rPr>
    </w:lvl>
    <w:lvl w:ilvl="2" w:tplc="04090005">
      <w:start w:val="1"/>
      <w:numFmt w:val="bullet"/>
      <w:lvlText w:val=""/>
      <w:lvlJc w:val="left"/>
      <w:pPr>
        <w:ind w:left="1845"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0C8D23F3"/>
    <w:multiLevelType w:val="hybridMultilevel"/>
    <w:tmpl w:val="54281A34"/>
    <w:lvl w:ilvl="0" w:tplc="B93A7868">
      <w:start w:val="1"/>
      <w:numFmt w:val="bullet"/>
      <w:pStyle w:val="b1wText"/>
      <w:lvlText w:val=""/>
      <w:lvlJc w:val="left"/>
      <w:pPr>
        <w:tabs>
          <w:tab w:val="num" w:pos="1282"/>
        </w:tabs>
        <w:ind w:left="1282"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D0C2C25"/>
    <w:multiLevelType w:val="hybridMultilevel"/>
    <w:tmpl w:val="72B4EB86"/>
    <w:lvl w:ilvl="0" w:tplc="0402000B">
      <w:start w:val="1"/>
      <w:numFmt w:val="bullet"/>
      <w:lvlText w:val=""/>
      <w:lvlJc w:val="left"/>
      <w:pPr>
        <w:ind w:left="720" w:hanging="360"/>
      </w:pPr>
      <w:rPr>
        <w:rFonts w:ascii="Wingdings" w:hAnsi="Wingdings" w:hint="default"/>
      </w:rPr>
    </w:lvl>
    <w:lvl w:ilvl="1" w:tplc="0402000B">
      <w:start w:val="1"/>
      <w:numFmt w:val="bullet"/>
      <w:lvlText w:val=""/>
      <w:lvlJc w:val="left"/>
      <w:pPr>
        <w:ind w:left="1440" w:hanging="360"/>
      </w:pPr>
      <w:rPr>
        <w:rFonts w:ascii="Wingdings" w:hAnsi="Wingdings"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nsid w:val="0FFC6B36"/>
    <w:multiLevelType w:val="hybridMultilevel"/>
    <w:tmpl w:val="4B405982"/>
    <w:lvl w:ilvl="0" w:tplc="5DD4048A">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nsid w:val="110F141E"/>
    <w:multiLevelType w:val="hybridMultilevel"/>
    <w:tmpl w:val="D09A64AE"/>
    <w:lvl w:ilvl="0" w:tplc="EB1E9D62">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2451AEE"/>
    <w:multiLevelType w:val="hybridMultilevel"/>
    <w:tmpl w:val="87D0DEF4"/>
    <w:lvl w:ilvl="0" w:tplc="E23CA1B2">
      <w:start w:val="1"/>
      <w:numFmt w:val="bullet"/>
      <w:pStyle w:val="tb1"/>
      <w:lvlText w:val=""/>
      <w:lvlJc w:val="left"/>
      <w:pPr>
        <w:tabs>
          <w:tab w:val="num" w:pos="417"/>
        </w:tabs>
        <w:ind w:left="397" w:hanging="340"/>
      </w:pPr>
      <w:rPr>
        <w:rFonts w:ascii="Wingdings 2" w:hAnsi="Wingdings 2" w:hint="default"/>
      </w:rPr>
    </w:lvl>
    <w:lvl w:ilvl="1" w:tplc="040C0003" w:tentative="1">
      <w:start w:val="1"/>
      <w:numFmt w:val="bullet"/>
      <w:lvlText w:val="o"/>
      <w:lvlJc w:val="left"/>
      <w:pPr>
        <w:tabs>
          <w:tab w:val="num" w:pos="201"/>
        </w:tabs>
        <w:ind w:left="201" w:hanging="360"/>
      </w:pPr>
      <w:rPr>
        <w:rFonts w:ascii="Courier New" w:hAnsi="Courier New" w:hint="default"/>
      </w:rPr>
    </w:lvl>
    <w:lvl w:ilvl="2" w:tplc="040C0005" w:tentative="1">
      <w:start w:val="1"/>
      <w:numFmt w:val="bullet"/>
      <w:lvlText w:val=""/>
      <w:lvlJc w:val="left"/>
      <w:pPr>
        <w:tabs>
          <w:tab w:val="num" w:pos="921"/>
        </w:tabs>
        <w:ind w:left="921" w:hanging="360"/>
      </w:pPr>
      <w:rPr>
        <w:rFonts w:ascii="Wingdings" w:hAnsi="Wingdings" w:hint="default"/>
      </w:rPr>
    </w:lvl>
    <w:lvl w:ilvl="3" w:tplc="040C0001" w:tentative="1">
      <w:start w:val="1"/>
      <w:numFmt w:val="bullet"/>
      <w:lvlText w:val=""/>
      <w:lvlJc w:val="left"/>
      <w:pPr>
        <w:tabs>
          <w:tab w:val="num" w:pos="1641"/>
        </w:tabs>
        <w:ind w:left="1641" w:hanging="360"/>
      </w:pPr>
      <w:rPr>
        <w:rFonts w:ascii="Symbol" w:hAnsi="Symbol" w:hint="default"/>
      </w:rPr>
    </w:lvl>
    <w:lvl w:ilvl="4" w:tplc="040C0003" w:tentative="1">
      <w:start w:val="1"/>
      <w:numFmt w:val="bullet"/>
      <w:lvlText w:val="o"/>
      <w:lvlJc w:val="left"/>
      <w:pPr>
        <w:tabs>
          <w:tab w:val="num" w:pos="2361"/>
        </w:tabs>
        <w:ind w:left="2361" w:hanging="360"/>
      </w:pPr>
      <w:rPr>
        <w:rFonts w:ascii="Courier New" w:hAnsi="Courier New" w:hint="default"/>
      </w:rPr>
    </w:lvl>
    <w:lvl w:ilvl="5" w:tplc="040C0005" w:tentative="1">
      <w:start w:val="1"/>
      <w:numFmt w:val="bullet"/>
      <w:lvlText w:val=""/>
      <w:lvlJc w:val="left"/>
      <w:pPr>
        <w:tabs>
          <w:tab w:val="num" w:pos="3081"/>
        </w:tabs>
        <w:ind w:left="3081" w:hanging="360"/>
      </w:pPr>
      <w:rPr>
        <w:rFonts w:ascii="Wingdings" w:hAnsi="Wingdings" w:hint="default"/>
      </w:rPr>
    </w:lvl>
    <w:lvl w:ilvl="6" w:tplc="040C0001" w:tentative="1">
      <w:start w:val="1"/>
      <w:numFmt w:val="bullet"/>
      <w:lvlText w:val=""/>
      <w:lvlJc w:val="left"/>
      <w:pPr>
        <w:tabs>
          <w:tab w:val="num" w:pos="3801"/>
        </w:tabs>
        <w:ind w:left="3801" w:hanging="360"/>
      </w:pPr>
      <w:rPr>
        <w:rFonts w:ascii="Symbol" w:hAnsi="Symbol" w:hint="default"/>
      </w:rPr>
    </w:lvl>
    <w:lvl w:ilvl="7" w:tplc="040C0003" w:tentative="1">
      <w:start w:val="1"/>
      <w:numFmt w:val="bullet"/>
      <w:lvlText w:val="o"/>
      <w:lvlJc w:val="left"/>
      <w:pPr>
        <w:tabs>
          <w:tab w:val="num" w:pos="4521"/>
        </w:tabs>
        <w:ind w:left="4521" w:hanging="360"/>
      </w:pPr>
      <w:rPr>
        <w:rFonts w:ascii="Courier New" w:hAnsi="Courier New" w:hint="default"/>
      </w:rPr>
    </w:lvl>
    <w:lvl w:ilvl="8" w:tplc="040C0005" w:tentative="1">
      <w:start w:val="1"/>
      <w:numFmt w:val="bullet"/>
      <w:lvlText w:val=""/>
      <w:lvlJc w:val="left"/>
      <w:pPr>
        <w:tabs>
          <w:tab w:val="num" w:pos="5241"/>
        </w:tabs>
        <w:ind w:left="5241" w:hanging="360"/>
      </w:pPr>
      <w:rPr>
        <w:rFonts w:ascii="Wingdings" w:hAnsi="Wingdings" w:hint="default"/>
      </w:rPr>
    </w:lvl>
  </w:abstractNum>
  <w:abstractNum w:abstractNumId="8">
    <w:nsid w:val="137B1194"/>
    <w:multiLevelType w:val="hybridMultilevel"/>
    <w:tmpl w:val="22CE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415853"/>
    <w:multiLevelType w:val="hybridMultilevel"/>
    <w:tmpl w:val="9B3E1E3A"/>
    <w:lvl w:ilvl="0" w:tplc="B1744DA2">
      <w:start w:val="1"/>
      <w:numFmt w:val="decimal"/>
      <w:lvlText w:val="%1."/>
      <w:lvlJc w:val="left"/>
      <w:pPr>
        <w:ind w:left="780" w:hanging="360"/>
      </w:pPr>
      <w:rPr>
        <w:rFonts w:hint="default"/>
      </w:rPr>
    </w:lvl>
    <w:lvl w:ilvl="1" w:tplc="04020019" w:tentative="1">
      <w:start w:val="1"/>
      <w:numFmt w:val="lowerLetter"/>
      <w:lvlText w:val="%2."/>
      <w:lvlJc w:val="left"/>
      <w:pPr>
        <w:ind w:left="1500" w:hanging="360"/>
      </w:pPr>
    </w:lvl>
    <w:lvl w:ilvl="2" w:tplc="0402001B" w:tentative="1">
      <w:start w:val="1"/>
      <w:numFmt w:val="lowerRoman"/>
      <w:lvlText w:val="%3."/>
      <w:lvlJc w:val="right"/>
      <w:pPr>
        <w:ind w:left="2220" w:hanging="180"/>
      </w:pPr>
    </w:lvl>
    <w:lvl w:ilvl="3" w:tplc="0402000F" w:tentative="1">
      <w:start w:val="1"/>
      <w:numFmt w:val="decimal"/>
      <w:lvlText w:val="%4."/>
      <w:lvlJc w:val="left"/>
      <w:pPr>
        <w:ind w:left="2940" w:hanging="360"/>
      </w:pPr>
    </w:lvl>
    <w:lvl w:ilvl="4" w:tplc="04020019" w:tentative="1">
      <w:start w:val="1"/>
      <w:numFmt w:val="lowerLetter"/>
      <w:lvlText w:val="%5."/>
      <w:lvlJc w:val="left"/>
      <w:pPr>
        <w:ind w:left="3660" w:hanging="360"/>
      </w:pPr>
    </w:lvl>
    <w:lvl w:ilvl="5" w:tplc="0402001B" w:tentative="1">
      <w:start w:val="1"/>
      <w:numFmt w:val="lowerRoman"/>
      <w:lvlText w:val="%6."/>
      <w:lvlJc w:val="right"/>
      <w:pPr>
        <w:ind w:left="4380" w:hanging="180"/>
      </w:pPr>
    </w:lvl>
    <w:lvl w:ilvl="6" w:tplc="0402000F" w:tentative="1">
      <w:start w:val="1"/>
      <w:numFmt w:val="decimal"/>
      <w:lvlText w:val="%7."/>
      <w:lvlJc w:val="left"/>
      <w:pPr>
        <w:ind w:left="5100" w:hanging="360"/>
      </w:pPr>
    </w:lvl>
    <w:lvl w:ilvl="7" w:tplc="04020019" w:tentative="1">
      <w:start w:val="1"/>
      <w:numFmt w:val="lowerLetter"/>
      <w:lvlText w:val="%8."/>
      <w:lvlJc w:val="left"/>
      <w:pPr>
        <w:ind w:left="5820" w:hanging="360"/>
      </w:pPr>
    </w:lvl>
    <w:lvl w:ilvl="8" w:tplc="0402001B" w:tentative="1">
      <w:start w:val="1"/>
      <w:numFmt w:val="lowerRoman"/>
      <w:lvlText w:val="%9."/>
      <w:lvlJc w:val="right"/>
      <w:pPr>
        <w:ind w:left="6540" w:hanging="180"/>
      </w:pPr>
    </w:lvl>
  </w:abstractNum>
  <w:abstractNum w:abstractNumId="10">
    <w:nsid w:val="1A253358"/>
    <w:multiLevelType w:val="hybridMultilevel"/>
    <w:tmpl w:val="A502D6B0"/>
    <w:lvl w:ilvl="0" w:tplc="B3789664">
      <w:start w:val="1"/>
      <w:numFmt w:val="bullet"/>
      <w:pStyle w:val="b1"/>
      <w:lvlText w:val=""/>
      <w:lvlJc w:val="left"/>
      <w:pPr>
        <w:tabs>
          <w:tab w:val="num" w:pos="1247"/>
        </w:tabs>
        <w:ind w:left="1247" w:hanging="680"/>
      </w:pPr>
      <w:rPr>
        <w:rFonts w:ascii="Wingdings 2" w:hAnsi="Wingdings 2" w:hint="default"/>
        <w:color w:val="auto"/>
        <w:sz w:val="10"/>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20726985"/>
    <w:multiLevelType w:val="hybridMultilevel"/>
    <w:tmpl w:val="C52008CC"/>
    <w:lvl w:ilvl="0" w:tplc="5CC8F8FE">
      <w:start w:val="1"/>
      <w:numFmt w:val="bullet"/>
      <w:pStyle w:val="tb2"/>
      <w:lvlText w:val="o"/>
      <w:lvlJc w:val="left"/>
      <w:pPr>
        <w:tabs>
          <w:tab w:val="num" w:pos="868"/>
        </w:tabs>
        <w:ind w:left="868" w:hanging="522"/>
      </w:pPr>
      <w:rPr>
        <w:rFonts w:hint="default"/>
        <w:sz w:val="12"/>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nsid w:val="209779B4"/>
    <w:multiLevelType w:val="hybridMultilevel"/>
    <w:tmpl w:val="8AF45D4E"/>
    <w:lvl w:ilvl="0" w:tplc="0402000D">
      <w:start w:val="1"/>
      <w:numFmt w:val="bullet"/>
      <w:lvlText w:val=""/>
      <w:lvlJc w:val="left"/>
      <w:pPr>
        <w:ind w:left="1140" w:hanging="360"/>
      </w:pPr>
      <w:rPr>
        <w:rFonts w:ascii="Wingdings" w:hAnsi="Wingdings"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3">
    <w:nsid w:val="246A20FE"/>
    <w:multiLevelType w:val="hybridMultilevel"/>
    <w:tmpl w:val="CD2238F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nsid w:val="2608377A"/>
    <w:multiLevelType w:val="hybridMultilevel"/>
    <w:tmpl w:val="4B405982"/>
    <w:lvl w:ilvl="0" w:tplc="5DD4048A">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nsid w:val="261F3E3C"/>
    <w:multiLevelType w:val="hybridMultilevel"/>
    <w:tmpl w:val="7B6A07F8"/>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2A552806"/>
    <w:multiLevelType w:val="hybridMultilevel"/>
    <w:tmpl w:val="6FDE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B03382"/>
    <w:multiLevelType w:val="multilevel"/>
    <w:tmpl w:val="247AA412"/>
    <w:name w:val="xxx"/>
    <w:lvl w:ilvl="0">
      <w:start w:val="1"/>
      <w:numFmt w:val="decimal"/>
      <w:pStyle w:val="Heading1"/>
      <w:lvlText w:val="%1"/>
      <w:lvlJc w:val="left"/>
      <w:pPr>
        <w:tabs>
          <w:tab w:val="num" w:pos="12240"/>
        </w:tabs>
        <w:ind w:left="11883" w:hanging="363"/>
      </w:pPr>
      <w:rPr>
        <w:rFonts w:hint="default"/>
        <w:color w:val="CC0000"/>
      </w:rPr>
    </w:lvl>
    <w:lvl w:ilvl="1">
      <w:start w:val="1"/>
      <w:numFmt w:val="decimal"/>
      <w:pStyle w:val="Heading2"/>
      <w:lvlText w:val="%1.%2"/>
      <w:lvlJc w:val="left"/>
      <w:pPr>
        <w:tabs>
          <w:tab w:val="num" w:pos="360"/>
        </w:tabs>
        <w:ind w:left="227" w:hanging="227"/>
      </w:pPr>
      <w:rPr>
        <w:rFonts w:ascii="Arial" w:hAnsi="Arial" w:hint="default"/>
        <w:b/>
        <w:i w:val="0"/>
        <w:caps w:val="0"/>
        <w:sz w:val="32"/>
      </w:rPr>
    </w:lvl>
    <w:lvl w:ilvl="2">
      <w:start w:val="1"/>
      <w:numFmt w:val="decimal"/>
      <w:pStyle w:val="Heading3"/>
      <w:lvlText w:val="%1.%2.%3"/>
      <w:lvlJc w:val="left"/>
      <w:pPr>
        <w:tabs>
          <w:tab w:val="num" w:pos="720"/>
        </w:tabs>
        <w:ind w:left="227" w:hanging="227"/>
      </w:pPr>
      <w:rPr>
        <w:rFonts w:ascii="Arial" w:hAnsi="Arial" w:cs="Arial" w:hint="default"/>
        <w:b/>
        <w:i w:val="0"/>
        <w:sz w:val="24"/>
        <w:szCs w:val="24"/>
      </w:rPr>
    </w:lvl>
    <w:lvl w:ilvl="3">
      <w:start w:val="1"/>
      <w:numFmt w:val="decimal"/>
      <w:pStyle w:val="Heading4"/>
      <w:lvlText w:val="%1.%2.%3.%4"/>
      <w:lvlJc w:val="left"/>
      <w:pPr>
        <w:tabs>
          <w:tab w:val="num" w:pos="436"/>
        </w:tabs>
        <w:ind w:left="66" w:hanging="350"/>
      </w:pPr>
      <w:rPr>
        <w:rFonts w:ascii="Arial" w:hAnsi="Arial" w:hint="default"/>
        <w:b/>
        <w:i w:val="0"/>
        <w:sz w:val="20"/>
      </w:rPr>
    </w:lvl>
    <w:lvl w:ilvl="4">
      <w:start w:val="1"/>
      <w:numFmt w:val="decimal"/>
      <w:lvlText w:val="%1.%2.%3.%4.%5"/>
      <w:lvlJc w:val="left"/>
      <w:pPr>
        <w:tabs>
          <w:tab w:val="num" w:pos="2236"/>
        </w:tabs>
        <w:ind w:left="724" w:hanging="1008"/>
      </w:pPr>
      <w:rPr>
        <w:rFonts w:hint="default"/>
      </w:rPr>
    </w:lvl>
    <w:lvl w:ilvl="5">
      <w:start w:val="1"/>
      <w:numFmt w:val="decimal"/>
      <w:lvlText w:val="%1.%2.%3.%4.%5.%6"/>
      <w:lvlJc w:val="left"/>
      <w:pPr>
        <w:tabs>
          <w:tab w:val="num" w:pos="868"/>
        </w:tabs>
        <w:ind w:left="868" w:hanging="1152"/>
      </w:pPr>
      <w:rPr>
        <w:rFonts w:hint="default"/>
      </w:rPr>
    </w:lvl>
    <w:lvl w:ilvl="6">
      <w:start w:val="1"/>
      <w:numFmt w:val="decimal"/>
      <w:lvlText w:val="%1.%2.%3.%4.%5.%6.%7"/>
      <w:lvlJc w:val="left"/>
      <w:pPr>
        <w:tabs>
          <w:tab w:val="num" w:pos="1012"/>
        </w:tabs>
        <w:ind w:left="1012" w:hanging="1296"/>
      </w:pPr>
      <w:rPr>
        <w:rFonts w:hint="default"/>
      </w:rPr>
    </w:lvl>
    <w:lvl w:ilvl="7">
      <w:start w:val="1"/>
      <w:numFmt w:val="decimal"/>
      <w:lvlText w:val="%1.%2.%3.%4.%5.%6.%7.%8"/>
      <w:lvlJc w:val="left"/>
      <w:pPr>
        <w:tabs>
          <w:tab w:val="num" w:pos="1156"/>
        </w:tabs>
        <w:ind w:left="1156" w:hanging="1440"/>
      </w:pPr>
      <w:rPr>
        <w:rFonts w:hint="default"/>
      </w:rPr>
    </w:lvl>
    <w:lvl w:ilvl="8">
      <w:start w:val="1"/>
      <w:numFmt w:val="decimal"/>
      <w:lvlText w:val="%1.%2.%3.%4.%5.%6.%7.%8.%9"/>
      <w:lvlJc w:val="left"/>
      <w:pPr>
        <w:tabs>
          <w:tab w:val="num" w:pos="1300"/>
        </w:tabs>
        <w:ind w:left="1300" w:hanging="1584"/>
      </w:pPr>
      <w:rPr>
        <w:rFonts w:hint="default"/>
      </w:rPr>
    </w:lvl>
  </w:abstractNum>
  <w:abstractNum w:abstractNumId="18">
    <w:nsid w:val="36D018E7"/>
    <w:multiLevelType w:val="hybridMultilevel"/>
    <w:tmpl w:val="F9689066"/>
    <w:lvl w:ilvl="0" w:tplc="7E0E7FD4">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nsid w:val="386074F3"/>
    <w:multiLevelType w:val="hybridMultilevel"/>
    <w:tmpl w:val="A37409E2"/>
    <w:lvl w:ilvl="0" w:tplc="A7ACE32C">
      <w:start w:val="1"/>
      <w:numFmt w:val="decimal"/>
      <w:pStyle w:val="StepswText"/>
      <w:lvlText w:val="%1."/>
      <w:lvlJc w:val="left"/>
      <w:pPr>
        <w:tabs>
          <w:tab w:val="num" w:pos="1282"/>
        </w:tabs>
        <w:ind w:left="128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5592D2A"/>
    <w:multiLevelType w:val="hybridMultilevel"/>
    <w:tmpl w:val="2F52BDF8"/>
    <w:lvl w:ilvl="0" w:tplc="A0161326">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nsid w:val="48830B97"/>
    <w:multiLevelType w:val="hybridMultilevel"/>
    <w:tmpl w:val="FC889A80"/>
    <w:lvl w:ilvl="0" w:tplc="125461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1D606A"/>
    <w:multiLevelType w:val="hybridMultilevel"/>
    <w:tmpl w:val="7A129AE2"/>
    <w:lvl w:ilvl="0" w:tplc="041CF5F6">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nsid w:val="50D00A49"/>
    <w:multiLevelType w:val="hybridMultilevel"/>
    <w:tmpl w:val="B7805324"/>
    <w:lvl w:ilvl="0" w:tplc="F6CA3DF4">
      <w:start w:val="1"/>
      <w:numFmt w:val="bullet"/>
      <w:pStyle w:val="b2"/>
      <w:lvlText w:val="o"/>
      <w:lvlJc w:val="left"/>
      <w:pPr>
        <w:tabs>
          <w:tab w:val="num" w:pos="1656"/>
        </w:tabs>
        <w:ind w:left="1656" w:hanging="522"/>
      </w:pPr>
      <w:rPr>
        <w:rFonts w:hint="default"/>
        <w:sz w:val="12"/>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5B2488A"/>
    <w:multiLevelType w:val="hybridMultilevel"/>
    <w:tmpl w:val="377C1D8C"/>
    <w:lvl w:ilvl="0" w:tplc="76FC19DE">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nsid w:val="58B96859"/>
    <w:multiLevelType w:val="hybridMultilevel"/>
    <w:tmpl w:val="B94AFC8C"/>
    <w:lvl w:ilvl="0" w:tplc="04020001">
      <w:start w:val="1"/>
      <w:numFmt w:val="bullet"/>
      <w:lvlText w:val=""/>
      <w:lvlJc w:val="left"/>
      <w:pPr>
        <w:ind w:left="947" w:hanging="360"/>
      </w:pPr>
      <w:rPr>
        <w:rFonts w:ascii="Symbol" w:hAnsi="Symbol" w:hint="default"/>
      </w:rPr>
    </w:lvl>
    <w:lvl w:ilvl="1" w:tplc="04020003">
      <w:start w:val="1"/>
      <w:numFmt w:val="bullet"/>
      <w:lvlText w:val="o"/>
      <w:lvlJc w:val="left"/>
      <w:pPr>
        <w:ind w:left="1667" w:hanging="360"/>
      </w:pPr>
      <w:rPr>
        <w:rFonts w:ascii="Courier New" w:hAnsi="Courier New" w:cs="Courier New" w:hint="default"/>
      </w:rPr>
    </w:lvl>
    <w:lvl w:ilvl="2" w:tplc="04020005" w:tentative="1">
      <w:start w:val="1"/>
      <w:numFmt w:val="bullet"/>
      <w:lvlText w:val=""/>
      <w:lvlJc w:val="left"/>
      <w:pPr>
        <w:ind w:left="2387" w:hanging="360"/>
      </w:pPr>
      <w:rPr>
        <w:rFonts w:ascii="Wingdings" w:hAnsi="Wingdings" w:hint="default"/>
      </w:rPr>
    </w:lvl>
    <w:lvl w:ilvl="3" w:tplc="04020001" w:tentative="1">
      <w:start w:val="1"/>
      <w:numFmt w:val="bullet"/>
      <w:lvlText w:val=""/>
      <w:lvlJc w:val="left"/>
      <w:pPr>
        <w:ind w:left="3107" w:hanging="360"/>
      </w:pPr>
      <w:rPr>
        <w:rFonts w:ascii="Symbol" w:hAnsi="Symbol" w:hint="default"/>
      </w:rPr>
    </w:lvl>
    <w:lvl w:ilvl="4" w:tplc="04020003" w:tentative="1">
      <w:start w:val="1"/>
      <w:numFmt w:val="bullet"/>
      <w:lvlText w:val="o"/>
      <w:lvlJc w:val="left"/>
      <w:pPr>
        <w:ind w:left="3827" w:hanging="360"/>
      </w:pPr>
      <w:rPr>
        <w:rFonts w:ascii="Courier New" w:hAnsi="Courier New" w:cs="Courier New" w:hint="default"/>
      </w:rPr>
    </w:lvl>
    <w:lvl w:ilvl="5" w:tplc="04020005" w:tentative="1">
      <w:start w:val="1"/>
      <w:numFmt w:val="bullet"/>
      <w:lvlText w:val=""/>
      <w:lvlJc w:val="left"/>
      <w:pPr>
        <w:ind w:left="4547" w:hanging="360"/>
      </w:pPr>
      <w:rPr>
        <w:rFonts w:ascii="Wingdings" w:hAnsi="Wingdings" w:hint="default"/>
      </w:rPr>
    </w:lvl>
    <w:lvl w:ilvl="6" w:tplc="04020001" w:tentative="1">
      <w:start w:val="1"/>
      <w:numFmt w:val="bullet"/>
      <w:lvlText w:val=""/>
      <w:lvlJc w:val="left"/>
      <w:pPr>
        <w:ind w:left="5267" w:hanging="360"/>
      </w:pPr>
      <w:rPr>
        <w:rFonts w:ascii="Symbol" w:hAnsi="Symbol" w:hint="default"/>
      </w:rPr>
    </w:lvl>
    <w:lvl w:ilvl="7" w:tplc="04020003" w:tentative="1">
      <w:start w:val="1"/>
      <w:numFmt w:val="bullet"/>
      <w:lvlText w:val="o"/>
      <w:lvlJc w:val="left"/>
      <w:pPr>
        <w:ind w:left="5987" w:hanging="360"/>
      </w:pPr>
      <w:rPr>
        <w:rFonts w:ascii="Courier New" w:hAnsi="Courier New" w:cs="Courier New" w:hint="default"/>
      </w:rPr>
    </w:lvl>
    <w:lvl w:ilvl="8" w:tplc="04020005" w:tentative="1">
      <w:start w:val="1"/>
      <w:numFmt w:val="bullet"/>
      <w:lvlText w:val=""/>
      <w:lvlJc w:val="left"/>
      <w:pPr>
        <w:ind w:left="6707" w:hanging="360"/>
      </w:pPr>
      <w:rPr>
        <w:rFonts w:ascii="Wingdings" w:hAnsi="Wingdings" w:hint="default"/>
      </w:rPr>
    </w:lvl>
  </w:abstractNum>
  <w:abstractNum w:abstractNumId="26">
    <w:nsid w:val="5E331C1F"/>
    <w:multiLevelType w:val="hybridMultilevel"/>
    <w:tmpl w:val="8E14F6DA"/>
    <w:lvl w:ilvl="0" w:tplc="04020001">
      <w:start w:val="1"/>
      <w:numFmt w:val="bullet"/>
      <w:lvlText w:val=""/>
      <w:lvlJc w:val="left"/>
      <w:pPr>
        <w:ind w:left="1140" w:hanging="360"/>
      </w:pPr>
      <w:rPr>
        <w:rFonts w:ascii="Symbol" w:hAnsi="Symbol"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27">
    <w:nsid w:val="63173630"/>
    <w:multiLevelType w:val="hybridMultilevel"/>
    <w:tmpl w:val="28A00B98"/>
    <w:lvl w:ilvl="0" w:tplc="0402000D">
      <w:start w:val="1"/>
      <w:numFmt w:val="bullet"/>
      <w:lvlText w:val=""/>
      <w:lvlJc w:val="left"/>
      <w:pPr>
        <w:ind w:left="720" w:hanging="360"/>
      </w:pPr>
      <w:rPr>
        <w:rFonts w:ascii="Wingdings" w:hAnsi="Wingdings" w:hint="default"/>
      </w:rPr>
    </w:lvl>
    <w:lvl w:ilvl="1" w:tplc="1688BFDC">
      <w:numFmt w:val="bullet"/>
      <w:lvlText w:val="-"/>
      <w:lvlJc w:val="left"/>
      <w:pPr>
        <w:ind w:left="1440" w:hanging="360"/>
      </w:pPr>
      <w:rPr>
        <w:rFonts w:ascii="Cambria" w:eastAsia="Calibri" w:hAnsi="Cambria" w:cs="Times New Roman"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nsid w:val="676266B0"/>
    <w:multiLevelType w:val="hybridMultilevel"/>
    <w:tmpl w:val="4B405982"/>
    <w:lvl w:ilvl="0" w:tplc="5DD4048A">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nsid w:val="68C87E6C"/>
    <w:multiLevelType w:val="hybridMultilevel"/>
    <w:tmpl w:val="02F247A8"/>
    <w:lvl w:ilvl="0" w:tplc="883CC6C2">
      <w:start w:val="1"/>
      <w:numFmt w:val="bullet"/>
      <w:pStyle w:val="b2wText"/>
      <w:lvlText w:val="o"/>
      <w:lvlJc w:val="left"/>
      <w:pPr>
        <w:tabs>
          <w:tab w:val="num" w:pos="1818"/>
        </w:tabs>
        <w:ind w:left="1818" w:hanging="522"/>
      </w:pPr>
      <w:rPr>
        <w:rFonts w:hint="default"/>
        <w:sz w:val="1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9AB1A4A"/>
    <w:multiLevelType w:val="hybridMultilevel"/>
    <w:tmpl w:val="8C80B0A4"/>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nsid w:val="69B46A71"/>
    <w:multiLevelType w:val="hybridMultilevel"/>
    <w:tmpl w:val="69C2B214"/>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2">
    <w:nsid w:val="6A7B3AA9"/>
    <w:multiLevelType w:val="hybridMultilevel"/>
    <w:tmpl w:val="2F52BDF8"/>
    <w:lvl w:ilvl="0" w:tplc="A0161326">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nsid w:val="6BB96697"/>
    <w:multiLevelType w:val="hybridMultilevel"/>
    <w:tmpl w:val="BCF8093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nsid w:val="71313EB7"/>
    <w:multiLevelType w:val="hybridMultilevel"/>
    <w:tmpl w:val="83C8F7F4"/>
    <w:lvl w:ilvl="0" w:tplc="B32A045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4F82B80"/>
    <w:multiLevelType w:val="hybridMultilevel"/>
    <w:tmpl w:val="8654D65A"/>
    <w:lvl w:ilvl="0" w:tplc="CDEC89F2">
      <w:start w:val="1"/>
      <w:numFmt w:val="decimal"/>
      <w:pStyle w:val="Steps"/>
      <w:lvlText w:val="%1."/>
      <w:lvlJc w:val="left"/>
      <w:pPr>
        <w:tabs>
          <w:tab w:val="num" w:pos="1287"/>
        </w:tabs>
        <w:ind w:left="1287" w:hanging="360"/>
      </w:pPr>
    </w:lvl>
    <w:lvl w:ilvl="1" w:tplc="040C0019" w:tentative="1">
      <w:start w:val="1"/>
      <w:numFmt w:val="lowerLetter"/>
      <w:lvlText w:val="%2."/>
      <w:lvlJc w:val="left"/>
      <w:pPr>
        <w:tabs>
          <w:tab w:val="num" w:pos="2007"/>
        </w:tabs>
        <w:ind w:left="2007" w:hanging="360"/>
      </w:pPr>
    </w:lvl>
    <w:lvl w:ilvl="2" w:tplc="040C001B" w:tentative="1">
      <w:start w:val="1"/>
      <w:numFmt w:val="lowerRoman"/>
      <w:lvlText w:val="%3."/>
      <w:lvlJc w:val="right"/>
      <w:pPr>
        <w:tabs>
          <w:tab w:val="num" w:pos="2727"/>
        </w:tabs>
        <w:ind w:left="2727" w:hanging="180"/>
      </w:pPr>
    </w:lvl>
    <w:lvl w:ilvl="3" w:tplc="040C000F" w:tentative="1">
      <w:start w:val="1"/>
      <w:numFmt w:val="decimal"/>
      <w:lvlText w:val="%4."/>
      <w:lvlJc w:val="left"/>
      <w:pPr>
        <w:tabs>
          <w:tab w:val="num" w:pos="3447"/>
        </w:tabs>
        <w:ind w:left="3447" w:hanging="360"/>
      </w:pPr>
    </w:lvl>
    <w:lvl w:ilvl="4" w:tplc="040C0019" w:tentative="1">
      <w:start w:val="1"/>
      <w:numFmt w:val="lowerLetter"/>
      <w:lvlText w:val="%5."/>
      <w:lvlJc w:val="left"/>
      <w:pPr>
        <w:tabs>
          <w:tab w:val="num" w:pos="4167"/>
        </w:tabs>
        <w:ind w:left="4167" w:hanging="360"/>
      </w:pPr>
    </w:lvl>
    <w:lvl w:ilvl="5" w:tplc="040C001B" w:tentative="1">
      <w:start w:val="1"/>
      <w:numFmt w:val="lowerRoman"/>
      <w:lvlText w:val="%6."/>
      <w:lvlJc w:val="right"/>
      <w:pPr>
        <w:tabs>
          <w:tab w:val="num" w:pos="4887"/>
        </w:tabs>
        <w:ind w:left="4887" w:hanging="180"/>
      </w:pPr>
    </w:lvl>
    <w:lvl w:ilvl="6" w:tplc="040C000F" w:tentative="1">
      <w:start w:val="1"/>
      <w:numFmt w:val="decimal"/>
      <w:lvlText w:val="%7."/>
      <w:lvlJc w:val="left"/>
      <w:pPr>
        <w:tabs>
          <w:tab w:val="num" w:pos="5607"/>
        </w:tabs>
        <w:ind w:left="5607" w:hanging="360"/>
      </w:pPr>
    </w:lvl>
    <w:lvl w:ilvl="7" w:tplc="040C0019" w:tentative="1">
      <w:start w:val="1"/>
      <w:numFmt w:val="lowerLetter"/>
      <w:lvlText w:val="%8."/>
      <w:lvlJc w:val="left"/>
      <w:pPr>
        <w:tabs>
          <w:tab w:val="num" w:pos="6327"/>
        </w:tabs>
        <w:ind w:left="6327" w:hanging="360"/>
      </w:pPr>
    </w:lvl>
    <w:lvl w:ilvl="8" w:tplc="040C001B" w:tentative="1">
      <w:start w:val="1"/>
      <w:numFmt w:val="lowerRoman"/>
      <w:lvlText w:val="%9."/>
      <w:lvlJc w:val="right"/>
      <w:pPr>
        <w:tabs>
          <w:tab w:val="num" w:pos="7047"/>
        </w:tabs>
        <w:ind w:left="7047" w:hanging="180"/>
      </w:pPr>
    </w:lvl>
  </w:abstractNum>
  <w:abstractNum w:abstractNumId="36">
    <w:nsid w:val="76B003BE"/>
    <w:multiLevelType w:val="hybridMultilevel"/>
    <w:tmpl w:val="60FC2484"/>
    <w:lvl w:ilvl="0" w:tplc="DE3A14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2D09DE"/>
    <w:multiLevelType w:val="hybridMultilevel"/>
    <w:tmpl w:val="66AC6C84"/>
    <w:lvl w:ilvl="0" w:tplc="455C6382">
      <w:start w:val="1"/>
      <w:numFmt w:val="decimal"/>
      <w:lvlText w:val="%1."/>
      <w:lvlJc w:val="left"/>
      <w:pPr>
        <w:ind w:left="720" w:hanging="360"/>
      </w:pPr>
      <w:rPr>
        <w:rFonts w:hint="default"/>
        <w:b/>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8">
    <w:nsid w:val="7ACA68BA"/>
    <w:multiLevelType w:val="hybridMultilevel"/>
    <w:tmpl w:val="6CF0AA74"/>
    <w:lvl w:ilvl="0" w:tplc="194CD25A">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9">
    <w:nsid w:val="7C396B61"/>
    <w:multiLevelType w:val="hybridMultilevel"/>
    <w:tmpl w:val="4B405982"/>
    <w:lvl w:ilvl="0" w:tplc="5DD4048A">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0">
    <w:nsid w:val="7D1C6291"/>
    <w:multiLevelType w:val="hybridMultilevel"/>
    <w:tmpl w:val="9E3603EA"/>
    <w:lvl w:ilvl="0" w:tplc="9928372E">
      <w:start w:val="1"/>
      <w:numFmt w:val="decimal"/>
      <w:pStyle w:val="FigurLegend"/>
      <w:lvlText w:val="Figure %1:"/>
      <w:lvlJc w:val="left"/>
      <w:pPr>
        <w:tabs>
          <w:tab w:val="num" w:pos="2002"/>
        </w:tabs>
        <w:ind w:left="355" w:firstLine="567"/>
      </w:pPr>
      <w:rPr>
        <w:rFonts w:ascii="Verdana" w:hAnsi="Verdana" w:hint="default"/>
        <w:b/>
        <w:i w:val="0"/>
        <w:sz w:val="18"/>
        <w:szCs w:val="18"/>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1">
    <w:nsid w:val="7EA31A6E"/>
    <w:multiLevelType w:val="hybridMultilevel"/>
    <w:tmpl w:val="4DD8D560"/>
    <w:lvl w:ilvl="0" w:tplc="04090001">
      <w:start w:val="1"/>
      <w:numFmt w:val="bullet"/>
      <w:lvlText w:val=""/>
      <w:lvlJc w:val="left"/>
      <w:pPr>
        <w:ind w:left="1667" w:hanging="360"/>
      </w:pPr>
      <w:rPr>
        <w:rFonts w:ascii="Symbol" w:hAnsi="Symbol" w:hint="default"/>
      </w:rPr>
    </w:lvl>
    <w:lvl w:ilvl="1" w:tplc="04090003" w:tentative="1">
      <w:start w:val="1"/>
      <w:numFmt w:val="bullet"/>
      <w:lvlText w:val="o"/>
      <w:lvlJc w:val="left"/>
      <w:pPr>
        <w:ind w:left="2387" w:hanging="360"/>
      </w:pPr>
      <w:rPr>
        <w:rFonts w:ascii="Courier New" w:hAnsi="Courier New" w:cs="Courier New" w:hint="default"/>
      </w:rPr>
    </w:lvl>
    <w:lvl w:ilvl="2" w:tplc="04090005" w:tentative="1">
      <w:start w:val="1"/>
      <w:numFmt w:val="bullet"/>
      <w:lvlText w:val=""/>
      <w:lvlJc w:val="left"/>
      <w:pPr>
        <w:ind w:left="3107" w:hanging="360"/>
      </w:pPr>
      <w:rPr>
        <w:rFonts w:ascii="Wingdings" w:hAnsi="Wingdings" w:hint="default"/>
      </w:rPr>
    </w:lvl>
    <w:lvl w:ilvl="3" w:tplc="04090001" w:tentative="1">
      <w:start w:val="1"/>
      <w:numFmt w:val="bullet"/>
      <w:lvlText w:val=""/>
      <w:lvlJc w:val="left"/>
      <w:pPr>
        <w:ind w:left="3827" w:hanging="360"/>
      </w:pPr>
      <w:rPr>
        <w:rFonts w:ascii="Symbol" w:hAnsi="Symbol" w:hint="default"/>
      </w:rPr>
    </w:lvl>
    <w:lvl w:ilvl="4" w:tplc="04090003" w:tentative="1">
      <w:start w:val="1"/>
      <w:numFmt w:val="bullet"/>
      <w:lvlText w:val="o"/>
      <w:lvlJc w:val="left"/>
      <w:pPr>
        <w:ind w:left="4547" w:hanging="360"/>
      </w:pPr>
      <w:rPr>
        <w:rFonts w:ascii="Courier New" w:hAnsi="Courier New" w:cs="Courier New" w:hint="default"/>
      </w:rPr>
    </w:lvl>
    <w:lvl w:ilvl="5" w:tplc="04090005" w:tentative="1">
      <w:start w:val="1"/>
      <w:numFmt w:val="bullet"/>
      <w:lvlText w:val=""/>
      <w:lvlJc w:val="left"/>
      <w:pPr>
        <w:ind w:left="5267" w:hanging="360"/>
      </w:pPr>
      <w:rPr>
        <w:rFonts w:ascii="Wingdings" w:hAnsi="Wingdings" w:hint="default"/>
      </w:rPr>
    </w:lvl>
    <w:lvl w:ilvl="6" w:tplc="04090001" w:tentative="1">
      <w:start w:val="1"/>
      <w:numFmt w:val="bullet"/>
      <w:lvlText w:val=""/>
      <w:lvlJc w:val="left"/>
      <w:pPr>
        <w:ind w:left="5987" w:hanging="360"/>
      </w:pPr>
      <w:rPr>
        <w:rFonts w:ascii="Symbol" w:hAnsi="Symbol" w:hint="default"/>
      </w:rPr>
    </w:lvl>
    <w:lvl w:ilvl="7" w:tplc="04090003" w:tentative="1">
      <w:start w:val="1"/>
      <w:numFmt w:val="bullet"/>
      <w:lvlText w:val="o"/>
      <w:lvlJc w:val="left"/>
      <w:pPr>
        <w:ind w:left="6707" w:hanging="360"/>
      </w:pPr>
      <w:rPr>
        <w:rFonts w:ascii="Courier New" w:hAnsi="Courier New" w:cs="Courier New" w:hint="default"/>
      </w:rPr>
    </w:lvl>
    <w:lvl w:ilvl="8" w:tplc="04090005" w:tentative="1">
      <w:start w:val="1"/>
      <w:numFmt w:val="bullet"/>
      <w:lvlText w:val=""/>
      <w:lvlJc w:val="left"/>
      <w:pPr>
        <w:ind w:left="7427" w:hanging="360"/>
      </w:pPr>
      <w:rPr>
        <w:rFonts w:ascii="Wingdings" w:hAnsi="Wingdings" w:hint="default"/>
      </w:rPr>
    </w:lvl>
  </w:abstractNum>
  <w:num w:numId="1">
    <w:abstractNumId w:val="35"/>
  </w:num>
  <w:num w:numId="2">
    <w:abstractNumId w:val="19"/>
  </w:num>
  <w:num w:numId="3">
    <w:abstractNumId w:val="17"/>
  </w:num>
  <w:num w:numId="4">
    <w:abstractNumId w:val="10"/>
  </w:num>
  <w:num w:numId="5">
    <w:abstractNumId w:val="3"/>
  </w:num>
  <w:num w:numId="6">
    <w:abstractNumId w:val="23"/>
  </w:num>
  <w:num w:numId="7">
    <w:abstractNumId w:val="29"/>
  </w:num>
  <w:num w:numId="8">
    <w:abstractNumId w:val="7"/>
  </w:num>
  <w:num w:numId="9">
    <w:abstractNumId w:val="11"/>
  </w:num>
  <w:num w:numId="10">
    <w:abstractNumId w:val="40"/>
    <w:lvlOverride w:ilvl="0">
      <w:startOverride w:val="1"/>
    </w:lvlOverride>
  </w:num>
  <w:num w:numId="11">
    <w:abstractNumId w:val="0"/>
  </w:num>
  <w:num w:numId="12">
    <w:abstractNumId w:val="27"/>
  </w:num>
  <w:num w:numId="13">
    <w:abstractNumId w:val="4"/>
  </w:num>
  <w:num w:numId="14">
    <w:abstractNumId w:val="15"/>
  </w:num>
  <w:num w:numId="15">
    <w:abstractNumId w:val="30"/>
  </w:num>
  <w:num w:numId="16">
    <w:abstractNumId w:val="28"/>
  </w:num>
  <w:num w:numId="17">
    <w:abstractNumId w:val="37"/>
  </w:num>
  <w:num w:numId="18">
    <w:abstractNumId w:val="1"/>
  </w:num>
  <w:num w:numId="19">
    <w:abstractNumId w:val="14"/>
  </w:num>
  <w:num w:numId="20">
    <w:abstractNumId w:val="5"/>
  </w:num>
  <w:num w:numId="21">
    <w:abstractNumId w:val="22"/>
  </w:num>
  <w:num w:numId="22">
    <w:abstractNumId w:val="18"/>
  </w:num>
  <w:num w:numId="23">
    <w:abstractNumId w:val="32"/>
  </w:num>
  <w:num w:numId="24">
    <w:abstractNumId w:val="20"/>
  </w:num>
  <w:num w:numId="25">
    <w:abstractNumId w:val="6"/>
  </w:num>
  <w:num w:numId="26">
    <w:abstractNumId w:val="39"/>
  </w:num>
  <w:num w:numId="27">
    <w:abstractNumId w:val="26"/>
  </w:num>
  <w:num w:numId="28">
    <w:abstractNumId w:val="36"/>
  </w:num>
  <w:num w:numId="29">
    <w:abstractNumId w:val="17"/>
  </w:num>
  <w:num w:numId="30">
    <w:abstractNumId w:val="34"/>
  </w:num>
  <w:num w:numId="31">
    <w:abstractNumId w:val="21"/>
  </w:num>
  <w:num w:numId="32">
    <w:abstractNumId w:val="12"/>
  </w:num>
  <w:num w:numId="33">
    <w:abstractNumId w:val="24"/>
  </w:num>
  <w:num w:numId="34">
    <w:abstractNumId w:val="13"/>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17"/>
  </w:num>
  <w:num w:numId="42">
    <w:abstractNumId w:val="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num>
  <w:num w:numId="44">
    <w:abstractNumId w:val="8"/>
  </w:num>
  <w:num w:numId="45">
    <w:abstractNumId w:val="17"/>
  </w:num>
  <w:num w:numId="46">
    <w:abstractNumId w:val="33"/>
  </w:num>
  <w:num w:numId="47">
    <w:abstractNumId w:val="38"/>
  </w:num>
  <w:num w:numId="48">
    <w:abstractNumId w:val="9"/>
  </w:num>
  <w:num w:numId="49">
    <w:abstractNumId w:val="25"/>
  </w:num>
  <w:num w:numId="50">
    <w:abstractNumId w:val="31"/>
  </w:num>
  <w:num w:numId="51">
    <w:abstractNumId w:val="16"/>
  </w:num>
  <w:num w:numId="52">
    <w:abstractNumId w:val="41"/>
  </w:num>
  <w:num w:numId="53">
    <w:abstractNumId w:val="17"/>
  </w:num>
  <w:num w:numId="54">
    <w:abstractNumId w:val="17"/>
  </w:num>
  <w:num w:numId="55">
    <w:abstractNumId w:val="17"/>
  </w:num>
  <w:numIdMacAtCleanup w:val="5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 Velinov">
    <w15:presenceInfo w15:providerId="AD" w15:userId="S-1-5-21-1118088713-3015041497-1860396651-520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9" w:dllVersion="512"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formatting="1" w:enforcement="0"/>
  <w:defaultTabStop w:val="397"/>
  <w:hyphenationZone w:val="425"/>
  <w:drawingGridHorizontalSpacing w:val="110"/>
  <w:drawingGridVerticalSpacing w:val="567"/>
  <w:displayHorizontalDrawingGridEvery w:val="2"/>
  <w:noPunctuationKerning/>
  <w:characterSpacingControl w:val="doNotCompress"/>
  <w:hdrShapeDefaults>
    <o:shapedefaults v:ext="edit" spidmax="2061">
      <o:colormru v:ext="edit" colors="#09f,gray"/>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5113A"/>
    <w:rsid w:val="0001508E"/>
    <w:rsid w:val="00016AED"/>
    <w:rsid w:val="00017535"/>
    <w:rsid w:val="000215EC"/>
    <w:rsid w:val="0002307F"/>
    <w:rsid w:val="00023872"/>
    <w:rsid w:val="00023FA5"/>
    <w:rsid w:val="00026820"/>
    <w:rsid w:val="000320C5"/>
    <w:rsid w:val="00032281"/>
    <w:rsid w:val="00033BED"/>
    <w:rsid w:val="000340F7"/>
    <w:rsid w:val="00034152"/>
    <w:rsid w:val="000361DB"/>
    <w:rsid w:val="000366AB"/>
    <w:rsid w:val="00041267"/>
    <w:rsid w:val="00043486"/>
    <w:rsid w:val="00045545"/>
    <w:rsid w:val="000465C6"/>
    <w:rsid w:val="00046834"/>
    <w:rsid w:val="00046FDB"/>
    <w:rsid w:val="0004763B"/>
    <w:rsid w:val="00051B90"/>
    <w:rsid w:val="0005314F"/>
    <w:rsid w:val="00053AB0"/>
    <w:rsid w:val="000554F6"/>
    <w:rsid w:val="000555A4"/>
    <w:rsid w:val="000558C1"/>
    <w:rsid w:val="00057D6E"/>
    <w:rsid w:val="000620ED"/>
    <w:rsid w:val="000633C1"/>
    <w:rsid w:val="00064D00"/>
    <w:rsid w:val="00070CC4"/>
    <w:rsid w:val="000724A4"/>
    <w:rsid w:val="00075E55"/>
    <w:rsid w:val="00075F77"/>
    <w:rsid w:val="000778CE"/>
    <w:rsid w:val="00080238"/>
    <w:rsid w:val="000846DF"/>
    <w:rsid w:val="00084B10"/>
    <w:rsid w:val="00084FA9"/>
    <w:rsid w:val="00085709"/>
    <w:rsid w:val="000901BD"/>
    <w:rsid w:val="00091201"/>
    <w:rsid w:val="00091DC1"/>
    <w:rsid w:val="00094FF1"/>
    <w:rsid w:val="000A749F"/>
    <w:rsid w:val="000A79AE"/>
    <w:rsid w:val="000B0D2C"/>
    <w:rsid w:val="000B1731"/>
    <w:rsid w:val="000B44E8"/>
    <w:rsid w:val="000C051F"/>
    <w:rsid w:val="000C129B"/>
    <w:rsid w:val="000C1488"/>
    <w:rsid w:val="000C187B"/>
    <w:rsid w:val="000C3935"/>
    <w:rsid w:val="000C5781"/>
    <w:rsid w:val="000C5EBF"/>
    <w:rsid w:val="000D375F"/>
    <w:rsid w:val="000E7BD9"/>
    <w:rsid w:val="000F07F9"/>
    <w:rsid w:val="000F0DBD"/>
    <w:rsid w:val="000F214D"/>
    <w:rsid w:val="000F2EAF"/>
    <w:rsid w:val="000F5394"/>
    <w:rsid w:val="000F63BE"/>
    <w:rsid w:val="00100180"/>
    <w:rsid w:val="00104A4B"/>
    <w:rsid w:val="00104D65"/>
    <w:rsid w:val="0010557B"/>
    <w:rsid w:val="00106215"/>
    <w:rsid w:val="001129AD"/>
    <w:rsid w:val="00112AA1"/>
    <w:rsid w:val="00113B8A"/>
    <w:rsid w:val="00117CB4"/>
    <w:rsid w:val="00122675"/>
    <w:rsid w:val="00123E95"/>
    <w:rsid w:val="0012519A"/>
    <w:rsid w:val="001253B8"/>
    <w:rsid w:val="00126798"/>
    <w:rsid w:val="00135E2C"/>
    <w:rsid w:val="001421E8"/>
    <w:rsid w:val="0015656D"/>
    <w:rsid w:val="00160278"/>
    <w:rsid w:val="001607A8"/>
    <w:rsid w:val="001635AE"/>
    <w:rsid w:val="00163C52"/>
    <w:rsid w:val="001647A7"/>
    <w:rsid w:val="00164D88"/>
    <w:rsid w:val="00165329"/>
    <w:rsid w:val="00166C38"/>
    <w:rsid w:val="00170A01"/>
    <w:rsid w:val="00171182"/>
    <w:rsid w:val="0017693B"/>
    <w:rsid w:val="001804AC"/>
    <w:rsid w:val="00180939"/>
    <w:rsid w:val="00180FE7"/>
    <w:rsid w:val="00183AC8"/>
    <w:rsid w:val="00185DE0"/>
    <w:rsid w:val="001906EC"/>
    <w:rsid w:val="00190D0A"/>
    <w:rsid w:val="0019145B"/>
    <w:rsid w:val="00192235"/>
    <w:rsid w:val="00193B6D"/>
    <w:rsid w:val="00193E81"/>
    <w:rsid w:val="00194695"/>
    <w:rsid w:val="00194E79"/>
    <w:rsid w:val="00195F63"/>
    <w:rsid w:val="00197AA1"/>
    <w:rsid w:val="001A42A9"/>
    <w:rsid w:val="001A5BE9"/>
    <w:rsid w:val="001A6E97"/>
    <w:rsid w:val="001A71C2"/>
    <w:rsid w:val="001A7896"/>
    <w:rsid w:val="001A7C45"/>
    <w:rsid w:val="001B01C2"/>
    <w:rsid w:val="001B14FE"/>
    <w:rsid w:val="001B5590"/>
    <w:rsid w:val="001B681E"/>
    <w:rsid w:val="001C009E"/>
    <w:rsid w:val="001C290F"/>
    <w:rsid w:val="001C2AFE"/>
    <w:rsid w:val="001C4819"/>
    <w:rsid w:val="001C5EAA"/>
    <w:rsid w:val="001D6A86"/>
    <w:rsid w:val="001D70A2"/>
    <w:rsid w:val="001E1B3E"/>
    <w:rsid w:val="001E2CFC"/>
    <w:rsid w:val="001E3056"/>
    <w:rsid w:val="001E36AC"/>
    <w:rsid w:val="001E4199"/>
    <w:rsid w:val="001E6A48"/>
    <w:rsid w:val="001F44A5"/>
    <w:rsid w:val="001F5550"/>
    <w:rsid w:val="00201733"/>
    <w:rsid w:val="002020DF"/>
    <w:rsid w:val="002021BF"/>
    <w:rsid w:val="00203ABC"/>
    <w:rsid w:val="00211AD4"/>
    <w:rsid w:val="00217253"/>
    <w:rsid w:val="00221035"/>
    <w:rsid w:val="002218A7"/>
    <w:rsid w:val="00221FC6"/>
    <w:rsid w:val="0022270D"/>
    <w:rsid w:val="00224117"/>
    <w:rsid w:val="00224898"/>
    <w:rsid w:val="00225F23"/>
    <w:rsid w:val="00226640"/>
    <w:rsid w:val="002279DB"/>
    <w:rsid w:val="002303CB"/>
    <w:rsid w:val="00230DFE"/>
    <w:rsid w:val="00231CDE"/>
    <w:rsid w:val="0023269C"/>
    <w:rsid w:val="00236855"/>
    <w:rsid w:val="0023766D"/>
    <w:rsid w:val="00242EE5"/>
    <w:rsid w:val="0024326F"/>
    <w:rsid w:val="00244B30"/>
    <w:rsid w:val="00244B5F"/>
    <w:rsid w:val="002544AB"/>
    <w:rsid w:val="00260C2B"/>
    <w:rsid w:val="0026348E"/>
    <w:rsid w:val="00270B7A"/>
    <w:rsid w:val="002719FC"/>
    <w:rsid w:val="00272402"/>
    <w:rsid w:val="002739FB"/>
    <w:rsid w:val="00274661"/>
    <w:rsid w:val="00274A5E"/>
    <w:rsid w:val="0027617C"/>
    <w:rsid w:val="0028109D"/>
    <w:rsid w:val="002831B3"/>
    <w:rsid w:val="00283CD1"/>
    <w:rsid w:val="00284993"/>
    <w:rsid w:val="00285322"/>
    <w:rsid w:val="00291ABB"/>
    <w:rsid w:val="0029240F"/>
    <w:rsid w:val="00293555"/>
    <w:rsid w:val="002A147A"/>
    <w:rsid w:val="002A31E5"/>
    <w:rsid w:val="002A392E"/>
    <w:rsid w:val="002A5029"/>
    <w:rsid w:val="002B0255"/>
    <w:rsid w:val="002B2751"/>
    <w:rsid w:val="002B40EA"/>
    <w:rsid w:val="002B7342"/>
    <w:rsid w:val="002C2089"/>
    <w:rsid w:val="002C72BA"/>
    <w:rsid w:val="002C7329"/>
    <w:rsid w:val="002C742B"/>
    <w:rsid w:val="002D2191"/>
    <w:rsid w:val="002D45A3"/>
    <w:rsid w:val="002D5DED"/>
    <w:rsid w:val="002E0A2A"/>
    <w:rsid w:val="002E178F"/>
    <w:rsid w:val="002E1FB4"/>
    <w:rsid w:val="002E4074"/>
    <w:rsid w:val="002E5C11"/>
    <w:rsid w:val="002E7514"/>
    <w:rsid w:val="002F0EB4"/>
    <w:rsid w:val="002F235D"/>
    <w:rsid w:val="002F2D79"/>
    <w:rsid w:val="002F6F10"/>
    <w:rsid w:val="002F761A"/>
    <w:rsid w:val="003002D2"/>
    <w:rsid w:val="00300BD4"/>
    <w:rsid w:val="003011F2"/>
    <w:rsid w:val="00302042"/>
    <w:rsid w:val="003108C8"/>
    <w:rsid w:val="00310A2A"/>
    <w:rsid w:val="00311F15"/>
    <w:rsid w:val="00315E06"/>
    <w:rsid w:val="0031678E"/>
    <w:rsid w:val="00316840"/>
    <w:rsid w:val="00316A5C"/>
    <w:rsid w:val="00316BEB"/>
    <w:rsid w:val="00317F6F"/>
    <w:rsid w:val="00320647"/>
    <w:rsid w:val="00321240"/>
    <w:rsid w:val="00321362"/>
    <w:rsid w:val="0032328C"/>
    <w:rsid w:val="00323BD9"/>
    <w:rsid w:val="00324C5B"/>
    <w:rsid w:val="00325398"/>
    <w:rsid w:val="003256F4"/>
    <w:rsid w:val="0033170D"/>
    <w:rsid w:val="00336540"/>
    <w:rsid w:val="00336E9E"/>
    <w:rsid w:val="00337000"/>
    <w:rsid w:val="00340AEC"/>
    <w:rsid w:val="00345724"/>
    <w:rsid w:val="00356301"/>
    <w:rsid w:val="00360660"/>
    <w:rsid w:val="00361B0F"/>
    <w:rsid w:val="00362D26"/>
    <w:rsid w:val="0036403C"/>
    <w:rsid w:val="00364258"/>
    <w:rsid w:val="003702C6"/>
    <w:rsid w:val="00370F9E"/>
    <w:rsid w:val="00372AF1"/>
    <w:rsid w:val="00372BCE"/>
    <w:rsid w:val="00384923"/>
    <w:rsid w:val="00385D42"/>
    <w:rsid w:val="003869B6"/>
    <w:rsid w:val="00387D60"/>
    <w:rsid w:val="00392622"/>
    <w:rsid w:val="00393FB8"/>
    <w:rsid w:val="00395F44"/>
    <w:rsid w:val="003960B2"/>
    <w:rsid w:val="003A0093"/>
    <w:rsid w:val="003A04A8"/>
    <w:rsid w:val="003A487C"/>
    <w:rsid w:val="003B0176"/>
    <w:rsid w:val="003B1D34"/>
    <w:rsid w:val="003B1EDF"/>
    <w:rsid w:val="003B1F43"/>
    <w:rsid w:val="003B20ED"/>
    <w:rsid w:val="003B4439"/>
    <w:rsid w:val="003B59CE"/>
    <w:rsid w:val="003C1EAF"/>
    <w:rsid w:val="003C38EA"/>
    <w:rsid w:val="003C5A73"/>
    <w:rsid w:val="003C5CCF"/>
    <w:rsid w:val="003D0261"/>
    <w:rsid w:val="003D0551"/>
    <w:rsid w:val="003D079C"/>
    <w:rsid w:val="003D387F"/>
    <w:rsid w:val="003D5FC1"/>
    <w:rsid w:val="003E0496"/>
    <w:rsid w:val="003E36E0"/>
    <w:rsid w:val="003E3BD2"/>
    <w:rsid w:val="003E4C1A"/>
    <w:rsid w:val="003E7782"/>
    <w:rsid w:val="003F10B4"/>
    <w:rsid w:val="003F132C"/>
    <w:rsid w:val="003F1E70"/>
    <w:rsid w:val="003F5F2E"/>
    <w:rsid w:val="003F6BDF"/>
    <w:rsid w:val="003F6E73"/>
    <w:rsid w:val="003F74DF"/>
    <w:rsid w:val="00400611"/>
    <w:rsid w:val="004006AA"/>
    <w:rsid w:val="00401141"/>
    <w:rsid w:val="0040167D"/>
    <w:rsid w:val="00401D30"/>
    <w:rsid w:val="00402072"/>
    <w:rsid w:val="00402C3E"/>
    <w:rsid w:val="00403E15"/>
    <w:rsid w:val="00406951"/>
    <w:rsid w:val="00406DDE"/>
    <w:rsid w:val="00414575"/>
    <w:rsid w:val="00417C55"/>
    <w:rsid w:val="0042096E"/>
    <w:rsid w:val="00430D8E"/>
    <w:rsid w:val="004320AC"/>
    <w:rsid w:val="00432962"/>
    <w:rsid w:val="00443014"/>
    <w:rsid w:val="004441A9"/>
    <w:rsid w:val="00447413"/>
    <w:rsid w:val="00447ACA"/>
    <w:rsid w:val="00450E41"/>
    <w:rsid w:val="004529EA"/>
    <w:rsid w:val="0045459D"/>
    <w:rsid w:val="004626F1"/>
    <w:rsid w:val="004709A7"/>
    <w:rsid w:val="00473584"/>
    <w:rsid w:val="00477EA9"/>
    <w:rsid w:val="00480469"/>
    <w:rsid w:val="00481D59"/>
    <w:rsid w:val="00482B8A"/>
    <w:rsid w:val="00483A30"/>
    <w:rsid w:val="00485459"/>
    <w:rsid w:val="0048692A"/>
    <w:rsid w:val="00486A7E"/>
    <w:rsid w:val="00490C51"/>
    <w:rsid w:val="00491503"/>
    <w:rsid w:val="00492B28"/>
    <w:rsid w:val="00493A2A"/>
    <w:rsid w:val="00494A14"/>
    <w:rsid w:val="0049539F"/>
    <w:rsid w:val="00496743"/>
    <w:rsid w:val="004967BD"/>
    <w:rsid w:val="004970C7"/>
    <w:rsid w:val="004A0376"/>
    <w:rsid w:val="004A4584"/>
    <w:rsid w:val="004A4694"/>
    <w:rsid w:val="004A5B75"/>
    <w:rsid w:val="004A5F39"/>
    <w:rsid w:val="004B1874"/>
    <w:rsid w:val="004B4647"/>
    <w:rsid w:val="004C0FF4"/>
    <w:rsid w:val="004C507F"/>
    <w:rsid w:val="004C53CF"/>
    <w:rsid w:val="004C78C0"/>
    <w:rsid w:val="004D7C8C"/>
    <w:rsid w:val="004E0934"/>
    <w:rsid w:val="004E2EC9"/>
    <w:rsid w:val="004E2F4C"/>
    <w:rsid w:val="004E3157"/>
    <w:rsid w:val="004E385C"/>
    <w:rsid w:val="004E496E"/>
    <w:rsid w:val="004E584A"/>
    <w:rsid w:val="004E7FE7"/>
    <w:rsid w:val="004F2334"/>
    <w:rsid w:val="004F3EF9"/>
    <w:rsid w:val="004F5BB3"/>
    <w:rsid w:val="004F6FF0"/>
    <w:rsid w:val="004F700A"/>
    <w:rsid w:val="004F7208"/>
    <w:rsid w:val="0050307E"/>
    <w:rsid w:val="00505AEB"/>
    <w:rsid w:val="00507659"/>
    <w:rsid w:val="005103FF"/>
    <w:rsid w:val="00510645"/>
    <w:rsid w:val="00511A38"/>
    <w:rsid w:val="0051277F"/>
    <w:rsid w:val="00513FC7"/>
    <w:rsid w:val="005218EB"/>
    <w:rsid w:val="0052276C"/>
    <w:rsid w:val="00522B00"/>
    <w:rsid w:val="00530FBF"/>
    <w:rsid w:val="005319FF"/>
    <w:rsid w:val="0053244C"/>
    <w:rsid w:val="00532A04"/>
    <w:rsid w:val="005333CD"/>
    <w:rsid w:val="00533EF8"/>
    <w:rsid w:val="005360B2"/>
    <w:rsid w:val="00537B37"/>
    <w:rsid w:val="00540DF4"/>
    <w:rsid w:val="005438DB"/>
    <w:rsid w:val="00543ADB"/>
    <w:rsid w:val="005440CA"/>
    <w:rsid w:val="00544EE5"/>
    <w:rsid w:val="00546535"/>
    <w:rsid w:val="00546D7F"/>
    <w:rsid w:val="00547722"/>
    <w:rsid w:val="00551ECA"/>
    <w:rsid w:val="00553F25"/>
    <w:rsid w:val="005606EF"/>
    <w:rsid w:val="00563A13"/>
    <w:rsid w:val="005642A9"/>
    <w:rsid w:val="00564405"/>
    <w:rsid w:val="00566859"/>
    <w:rsid w:val="00571896"/>
    <w:rsid w:val="00573011"/>
    <w:rsid w:val="005755CE"/>
    <w:rsid w:val="0057746E"/>
    <w:rsid w:val="005779CE"/>
    <w:rsid w:val="00580582"/>
    <w:rsid w:val="0058113F"/>
    <w:rsid w:val="005820C1"/>
    <w:rsid w:val="00583B70"/>
    <w:rsid w:val="00590321"/>
    <w:rsid w:val="00591B4E"/>
    <w:rsid w:val="00591C42"/>
    <w:rsid w:val="00591E5C"/>
    <w:rsid w:val="00591F89"/>
    <w:rsid w:val="00595D56"/>
    <w:rsid w:val="005A236A"/>
    <w:rsid w:val="005A74B3"/>
    <w:rsid w:val="005B1E7A"/>
    <w:rsid w:val="005B49AF"/>
    <w:rsid w:val="005B5CA8"/>
    <w:rsid w:val="005B6017"/>
    <w:rsid w:val="005B63A9"/>
    <w:rsid w:val="005B6EB5"/>
    <w:rsid w:val="005B7CBB"/>
    <w:rsid w:val="005C012C"/>
    <w:rsid w:val="005C3FAA"/>
    <w:rsid w:val="005C49D2"/>
    <w:rsid w:val="005C63F1"/>
    <w:rsid w:val="005C6D8E"/>
    <w:rsid w:val="005D33C6"/>
    <w:rsid w:val="005E208A"/>
    <w:rsid w:val="005E2861"/>
    <w:rsid w:val="005F058A"/>
    <w:rsid w:val="005F1DCF"/>
    <w:rsid w:val="005F1F4D"/>
    <w:rsid w:val="00600E45"/>
    <w:rsid w:val="00601D0F"/>
    <w:rsid w:val="0060266B"/>
    <w:rsid w:val="00603F5A"/>
    <w:rsid w:val="0060647E"/>
    <w:rsid w:val="00612E31"/>
    <w:rsid w:val="00612F14"/>
    <w:rsid w:val="0061359F"/>
    <w:rsid w:val="00614343"/>
    <w:rsid w:val="006143E7"/>
    <w:rsid w:val="00614467"/>
    <w:rsid w:val="00622FDC"/>
    <w:rsid w:val="006255A0"/>
    <w:rsid w:val="006319B0"/>
    <w:rsid w:val="00633EFA"/>
    <w:rsid w:val="006419D4"/>
    <w:rsid w:val="00643080"/>
    <w:rsid w:val="0064353D"/>
    <w:rsid w:val="0064368D"/>
    <w:rsid w:val="00643C64"/>
    <w:rsid w:val="0064583F"/>
    <w:rsid w:val="00646F73"/>
    <w:rsid w:val="00650690"/>
    <w:rsid w:val="00650E8E"/>
    <w:rsid w:val="006522C9"/>
    <w:rsid w:val="0065282F"/>
    <w:rsid w:val="00654542"/>
    <w:rsid w:val="00660127"/>
    <w:rsid w:val="00660351"/>
    <w:rsid w:val="00661550"/>
    <w:rsid w:val="00662115"/>
    <w:rsid w:val="00665B77"/>
    <w:rsid w:val="00665D68"/>
    <w:rsid w:val="006674BF"/>
    <w:rsid w:val="00670FBA"/>
    <w:rsid w:val="00671091"/>
    <w:rsid w:val="0067269D"/>
    <w:rsid w:val="0067297E"/>
    <w:rsid w:val="00672E76"/>
    <w:rsid w:val="00677FB8"/>
    <w:rsid w:val="006816D3"/>
    <w:rsid w:val="00682FDD"/>
    <w:rsid w:val="006831C7"/>
    <w:rsid w:val="0068338E"/>
    <w:rsid w:val="0068598E"/>
    <w:rsid w:val="006875F4"/>
    <w:rsid w:val="006912C4"/>
    <w:rsid w:val="00692A0D"/>
    <w:rsid w:val="00693C15"/>
    <w:rsid w:val="0069631F"/>
    <w:rsid w:val="006A256E"/>
    <w:rsid w:val="006A2A9F"/>
    <w:rsid w:val="006A59CE"/>
    <w:rsid w:val="006B07F8"/>
    <w:rsid w:val="006B19EB"/>
    <w:rsid w:val="006B310F"/>
    <w:rsid w:val="006B6F2C"/>
    <w:rsid w:val="006C23BA"/>
    <w:rsid w:val="006C4816"/>
    <w:rsid w:val="006C4F63"/>
    <w:rsid w:val="006C56FF"/>
    <w:rsid w:val="006C7079"/>
    <w:rsid w:val="006D149E"/>
    <w:rsid w:val="006D1DAF"/>
    <w:rsid w:val="006D7DDD"/>
    <w:rsid w:val="006E00F7"/>
    <w:rsid w:val="006E1156"/>
    <w:rsid w:val="006E2717"/>
    <w:rsid w:val="006E33C5"/>
    <w:rsid w:val="006E5146"/>
    <w:rsid w:val="006E5598"/>
    <w:rsid w:val="006E574F"/>
    <w:rsid w:val="006E5F49"/>
    <w:rsid w:val="006E638A"/>
    <w:rsid w:val="006E6A3C"/>
    <w:rsid w:val="006F1A30"/>
    <w:rsid w:val="006F43A4"/>
    <w:rsid w:val="006F613B"/>
    <w:rsid w:val="006F7DAF"/>
    <w:rsid w:val="00700720"/>
    <w:rsid w:val="0070089F"/>
    <w:rsid w:val="0070129C"/>
    <w:rsid w:val="007045AA"/>
    <w:rsid w:val="00705B9B"/>
    <w:rsid w:val="007119C3"/>
    <w:rsid w:val="007120AA"/>
    <w:rsid w:val="007153BA"/>
    <w:rsid w:val="00734E22"/>
    <w:rsid w:val="00735ACD"/>
    <w:rsid w:val="00737572"/>
    <w:rsid w:val="00740046"/>
    <w:rsid w:val="00745035"/>
    <w:rsid w:val="007452B0"/>
    <w:rsid w:val="00746D80"/>
    <w:rsid w:val="00750329"/>
    <w:rsid w:val="0075227C"/>
    <w:rsid w:val="007539AA"/>
    <w:rsid w:val="00760458"/>
    <w:rsid w:val="00762456"/>
    <w:rsid w:val="00762556"/>
    <w:rsid w:val="007626B3"/>
    <w:rsid w:val="00762AE0"/>
    <w:rsid w:val="00764B28"/>
    <w:rsid w:val="00765991"/>
    <w:rsid w:val="00766F92"/>
    <w:rsid w:val="007716BF"/>
    <w:rsid w:val="00771A16"/>
    <w:rsid w:val="00771A41"/>
    <w:rsid w:val="00772FAF"/>
    <w:rsid w:val="007773A7"/>
    <w:rsid w:val="00784B3B"/>
    <w:rsid w:val="00784B8D"/>
    <w:rsid w:val="00786787"/>
    <w:rsid w:val="00790CD6"/>
    <w:rsid w:val="0079186A"/>
    <w:rsid w:val="007920CA"/>
    <w:rsid w:val="00792CB6"/>
    <w:rsid w:val="00793DE2"/>
    <w:rsid w:val="007944A5"/>
    <w:rsid w:val="00794928"/>
    <w:rsid w:val="00797BC9"/>
    <w:rsid w:val="007A0E6A"/>
    <w:rsid w:val="007A10A8"/>
    <w:rsid w:val="007A4E67"/>
    <w:rsid w:val="007A6381"/>
    <w:rsid w:val="007A7AE0"/>
    <w:rsid w:val="007B0738"/>
    <w:rsid w:val="007B3727"/>
    <w:rsid w:val="007B3A42"/>
    <w:rsid w:val="007B44B6"/>
    <w:rsid w:val="007B4AF2"/>
    <w:rsid w:val="007C11DF"/>
    <w:rsid w:val="007C1D49"/>
    <w:rsid w:val="007C1EAB"/>
    <w:rsid w:val="007C6C47"/>
    <w:rsid w:val="007D633B"/>
    <w:rsid w:val="007D690D"/>
    <w:rsid w:val="007E1635"/>
    <w:rsid w:val="007E205D"/>
    <w:rsid w:val="007E21A7"/>
    <w:rsid w:val="007E2BA6"/>
    <w:rsid w:val="007E403B"/>
    <w:rsid w:val="007E4DF7"/>
    <w:rsid w:val="007E5A0A"/>
    <w:rsid w:val="007F0E4D"/>
    <w:rsid w:val="007F1BDB"/>
    <w:rsid w:val="007F40EC"/>
    <w:rsid w:val="007F56ED"/>
    <w:rsid w:val="007F67E8"/>
    <w:rsid w:val="00800BE4"/>
    <w:rsid w:val="008044AD"/>
    <w:rsid w:val="00806382"/>
    <w:rsid w:val="0081156A"/>
    <w:rsid w:val="0081516F"/>
    <w:rsid w:val="008201CC"/>
    <w:rsid w:val="00821168"/>
    <w:rsid w:val="00822F8E"/>
    <w:rsid w:val="00823C40"/>
    <w:rsid w:val="00825A07"/>
    <w:rsid w:val="00827436"/>
    <w:rsid w:val="00832141"/>
    <w:rsid w:val="0083359A"/>
    <w:rsid w:val="00834AC9"/>
    <w:rsid w:val="008358D3"/>
    <w:rsid w:val="0083742B"/>
    <w:rsid w:val="008435BE"/>
    <w:rsid w:val="008448B7"/>
    <w:rsid w:val="00845E3F"/>
    <w:rsid w:val="00852655"/>
    <w:rsid w:val="00855925"/>
    <w:rsid w:val="008567DE"/>
    <w:rsid w:val="00856E04"/>
    <w:rsid w:val="00862060"/>
    <w:rsid w:val="00864F5A"/>
    <w:rsid w:val="00865778"/>
    <w:rsid w:val="00865C2A"/>
    <w:rsid w:val="008726C5"/>
    <w:rsid w:val="00872748"/>
    <w:rsid w:val="0087343C"/>
    <w:rsid w:val="00874E92"/>
    <w:rsid w:val="00877694"/>
    <w:rsid w:val="008776F7"/>
    <w:rsid w:val="00877880"/>
    <w:rsid w:val="00881596"/>
    <w:rsid w:val="00881EAE"/>
    <w:rsid w:val="00882747"/>
    <w:rsid w:val="008835FD"/>
    <w:rsid w:val="00891BE1"/>
    <w:rsid w:val="008948A4"/>
    <w:rsid w:val="00897911"/>
    <w:rsid w:val="008A094E"/>
    <w:rsid w:val="008A10BB"/>
    <w:rsid w:val="008A1450"/>
    <w:rsid w:val="008A33DD"/>
    <w:rsid w:val="008A4B23"/>
    <w:rsid w:val="008A5FD7"/>
    <w:rsid w:val="008A7E60"/>
    <w:rsid w:val="008B0294"/>
    <w:rsid w:val="008B3A5C"/>
    <w:rsid w:val="008B4241"/>
    <w:rsid w:val="008C0E2D"/>
    <w:rsid w:val="008C37E0"/>
    <w:rsid w:val="008D01C9"/>
    <w:rsid w:val="008D1F85"/>
    <w:rsid w:val="008D2A56"/>
    <w:rsid w:val="008D577A"/>
    <w:rsid w:val="008D5F1B"/>
    <w:rsid w:val="008D77A8"/>
    <w:rsid w:val="008E44DC"/>
    <w:rsid w:val="008E48AD"/>
    <w:rsid w:val="008E5886"/>
    <w:rsid w:val="008E7BA0"/>
    <w:rsid w:val="008F0631"/>
    <w:rsid w:val="008F0FFC"/>
    <w:rsid w:val="008F1AE1"/>
    <w:rsid w:val="008F3D68"/>
    <w:rsid w:val="008F5C71"/>
    <w:rsid w:val="008F623C"/>
    <w:rsid w:val="00900B61"/>
    <w:rsid w:val="0090292E"/>
    <w:rsid w:val="00903179"/>
    <w:rsid w:val="009075AF"/>
    <w:rsid w:val="009078BF"/>
    <w:rsid w:val="009129AE"/>
    <w:rsid w:val="00912A3B"/>
    <w:rsid w:val="009132AE"/>
    <w:rsid w:val="009139BD"/>
    <w:rsid w:val="00915B1B"/>
    <w:rsid w:val="009216BE"/>
    <w:rsid w:val="00927874"/>
    <w:rsid w:val="00930539"/>
    <w:rsid w:val="00930E4A"/>
    <w:rsid w:val="009317CF"/>
    <w:rsid w:val="0093292B"/>
    <w:rsid w:val="00933EAF"/>
    <w:rsid w:val="00934C1D"/>
    <w:rsid w:val="00940138"/>
    <w:rsid w:val="00940207"/>
    <w:rsid w:val="00940A1F"/>
    <w:rsid w:val="009412CC"/>
    <w:rsid w:val="00941A22"/>
    <w:rsid w:val="00942FE5"/>
    <w:rsid w:val="009435A6"/>
    <w:rsid w:val="009440A4"/>
    <w:rsid w:val="00945322"/>
    <w:rsid w:val="00946FC0"/>
    <w:rsid w:val="009476CC"/>
    <w:rsid w:val="009505A5"/>
    <w:rsid w:val="0095267F"/>
    <w:rsid w:val="00956A6C"/>
    <w:rsid w:val="00956E14"/>
    <w:rsid w:val="0095797B"/>
    <w:rsid w:val="00957F60"/>
    <w:rsid w:val="009619A6"/>
    <w:rsid w:val="00963754"/>
    <w:rsid w:val="0096585E"/>
    <w:rsid w:val="009771BF"/>
    <w:rsid w:val="009805CE"/>
    <w:rsid w:val="009843CA"/>
    <w:rsid w:val="0098488C"/>
    <w:rsid w:val="00986714"/>
    <w:rsid w:val="00991E8B"/>
    <w:rsid w:val="00995FF9"/>
    <w:rsid w:val="009961BE"/>
    <w:rsid w:val="00996305"/>
    <w:rsid w:val="009966CF"/>
    <w:rsid w:val="009A2605"/>
    <w:rsid w:val="009A351D"/>
    <w:rsid w:val="009A37E7"/>
    <w:rsid w:val="009A72BF"/>
    <w:rsid w:val="009B11A6"/>
    <w:rsid w:val="009B396B"/>
    <w:rsid w:val="009B3B39"/>
    <w:rsid w:val="009B47DD"/>
    <w:rsid w:val="009B61B4"/>
    <w:rsid w:val="009C0987"/>
    <w:rsid w:val="009C6886"/>
    <w:rsid w:val="009D273C"/>
    <w:rsid w:val="009D2B61"/>
    <w:rsid w:val="009D4ADA"/>
    <w:rsid w:val="009D535B"/>
    <w:rsid w:val="009D5B25"/>
    <w:rsid w:val="009E1004"/>
    <w:rsid w:val="009E49A3"/>
    <w:rsid w:val="009E68DA"/>
    <w:rsid w:val="009F1586"/>
    <w:rsid w:val="009F1C8E"/>
    <w:rsid w:val="009F1F0A"/>
    <w:rsid w:val="009F3259"/>
    <w:rsid w:val="009F4A70"/>
    <w:rsid w:val="009F4D41"/>
    <w:rsid w:val="009F57F1"/>
    <w:rsid w:val="009F5E71"/>
    <w:rsid w:val="00A02F8A"/>
    <w:rsid w:val="00A033B0"/>
    <w:rsid w:val="00A053B8"/>
    <w:rsid w:val="00A1112A"/>
    <w:rsid w:val="00A11B91"/>
    <w:rsid w:val="00A12099"/>
    <w:rsid w:val="00A15898"/>
    <w:rsid w:val="00A20126"/>
    <w:rsid w:val="00A22FD1"/>
    <w:rsid w:val="00A25008"/>
    <w:rsid w:val="00A306CE"/>
    <w:rsid w:val="00A346FB"/>
    <w:rsid w:val="00A35187"/>
    <w:rsid w:val="00A377C7"/>
    <w:rsid w:val="00A3785A"/>
    <w:rsid w:val="00A40DFD"/>
    <w:rsid w:val="00A412F7"/>
    <w:rsid w:val="00A42E99"/>
    <w:rsid w:val="00A43345"/>
    <w:rsid w:val="00A440C0"/>
    <w:rsid w:val="00A47EA8"/>
    <w:rsid w:val="00A50503"/>
    <w:rsid w:val="00A54D1F"/>
    <w:rsid w:val="00A57657"/>
    <w:rsid w:val="00A60939"/>
    <w:rsid w:val="00A62580"/>
    <w:rsid w:val="00A6367E"/>
    <w:rsid w:val="00A651C6"/>
    <w:rsid w:val="00A65556"/>
    <w:rsid w:val="00A66B36"/>
    <w:rsid w:val="00A67CEB"/>
    <w:rsid w:val="00A701E6"/>
    <w:rsid w:val="00A70400"/>
    <w:rsid w:val="00A71204"/>
    <w:rsid w:val="00A73080"/>
    <w:rsid w:val="00A7336D"/>
    <w:rsid w:val="00A73A97"/>
    <w:rsid w:val="00A755C9"/>
    <w:rsid w:val="00A776A3"/>
    <w:rsid w:val="00A778C9"/>
    <w:rsid w:val="00A807FE"/>
    <w:rsid w:val="00A82068"/>
    <w:rsid w:val="00A833C4"/>
    <w:rsid w:val="00A8428D"/>
    <w:rsid w:val="00A85660"/>
    <w:rsid w:val="00A85EBB"/>
    <w:rsid w:val="00A93FDF"/>
    <w:rsid w:val="00A96B4A"/>
    <w:rsid w:val="00A97DFD"/>
    <w:rsid w:val="00AA22C6"/>
    <w:rsid w:val="00AA2A15"/>
    <w:rsid w:val="00AA30C2"/>
    <w:rsid w:val="00AA47A6"/>
    <w:rsid w:val="00AA6600"/>
    <w:rsid w:val="00AB024F"/>
    <w:rsid w:val="00AB0485"/>
    <w:rsid w:val="00AB100B"/>
    <w:rsid w:val="00AB154A"/>
    <w:rsid w:val="00AB42CC"/>
    <w:rsid w:val="00AC23A0"/>
    <w:rsid w:val="00AC454E"/>
    <w:rsid w:val="00AC7C4E"/>
    <w:rsid w:val="00AD01A8"/>
    <w:rsid w:val="00AD1575"/>
    <w:rsid w:val="00AD28DD"/>
    <w:rsid w:val="00AD2B3B"/>
    <w:rsid w:val="00AD3AAC"/>
    <w:rsid w:val="00AD43BB"/>
    <w:rsid w:val="00AD5572"/>
    <w:rsid w:val="00AE01BA"/>
    <w:rsid w:val="00AE0DFB"/>
    <w:rsid w:val="00AE3343"/>
    <w:rsid w:val="00AE33D4"/>
    <w:rsid w:val="00AE5E26"/>
    <w:rsid w:val="00AF08BC"/>
    <w:rsid w:val="00AF4578"/>
    <w:rsid w:val="00AF4C37"/>
    <w:rsid w:val="00AF54A3"/>
    <w:rsid w:val="00AF5D3F"/>
    <w:rsid w:val="00B02961"/>
    <w:rsid w:val="00B056F2"/>
    <w:rsid w:val="00B105B7"/>
    <w:rsid w:val="00B147FF"/>
    <w:rsid w:val="00B14F32"/>
    <w:rsid w:val="00B15F7D"/>
    <w:rsid w:val="00B20C3D"/>
    <w:rsid w:val="00B2311D"/>
    <w:rsid w:val="00B23B84"/>
    <w:rsid w:val="00B26069"/>
    <w:rsid w:val="00B2644C"/>
    <w:rsid w:val="00B26C1B"/>
    <w:rsid w:val="00B27277"/>
    <w:rsid w:val="00B320D1"/>
    <w:rsid w:val="00B344AB"/>
    <w:rsid w:val="00B3573E"/>
    <w:rsid w:val="00B36667"/>
    <w:rsid w:val="00B40302"/>
    <w:rsid w:val="00B41C82"/>
    <w:rsid w:val="00B42BC5"/>
    <w:rsid w:val="00B437CB"/>
    <w:rsid w:val="00B45D20"/>
    <w:rsid w:val="00B45E5F"/>
    <w:rsid w:val="00B45F15"/>
    <w:rsid w:val="00B4707C"/>
    <w:rsid w:val="00B50F96"/>
    <w:rsid w:val="00B55C99"/>
    <w:rsid w:val="00B5703F"/>
    <w:rsid w:val="00B608BB"/>
    <w:rsid w:val="00B64D93"/>
    <w:rsid w:val="00B66910"/>
    <w:rsid w:val="00B66A06"/>
    <w:rsid w:val="00B67138"/>
    <w:rsid w:val="00B67270"/>
    <w:rsid w:val="00B67F9E"/>
    <w:rsid w:val="00B8013D"/>
    <w:rsid w:val="00B829B0"/>
    <w:rsid w:val="00B84E2C"/>
    <w:rsid w:val="00B84FAE"/>
    <w:rsid w:val="00B90378"/>
    <w:rsid w:val="00B9180A"/>
    <w:rsid w:val="00B9448E"/>
    <w:rsid w:val="00B94E85"/>
    <w:rsid w:val="00B953E9"/>
    <w:rsid w:val="00B95A44"/>
    <w:rsid w:val="00B97127"/>
    <w:rsid w:val="00BA1959"/>
    <w:rsid w:val="00BA2933"/>
    <w:rsid w:val="00BA35C3"/>
    <w:rsid w:val="00BA3ED3"/>
    <w:rsid w:val="00BA4780"/>
    <w:rsid w:val="00BA47A0"/>
    <w:rsid w:val="00BA6752"/>
    <w:rsid w:val="00BB050B"/>
    <w:rsid w:val="00BB40A5"/>
    <w:rsid w:val="00BC341B"/>
    <w:rsid w:val="00BC373F"/>
    <w:rsid w:val="00BC68B8"/>
    <w:rsid w:val="00BC7067"/>
    <w:rsid w:val="00BD0621"/>
    <w:rsid w:val="00BD151A"/>
    <w:rsid w:val="00BD1BA3"/>
    <w:rsid w:val="00BD3CFD"/>
    <w:rsid w:val="00BD4072"/>
    <w:rsid w:val="00BD4321"/>
    <w:rsid w:val="00BE29B6"/>
    <w:rsid w:val="00BE42A8"/>
    <w:rsid w:val="00BE5655"/>
    <w:rsid w:val="00BE756A"/>
    <w:rsid w:val="00BF45E8"/>
    <w:rsid w:val="00BF5512"/>
    <w:rsid w:val="00BF7DE3"/>
    <w:rsid w:val="00C01386"/>
    <w:rsid w:val="00C0237A"/>
    <w:rsid w:val="00C02EE2"/>
    <w:rsid w:val="00C034E9"/>
    <w:rsid w:val="00C03AC8"/>
    <w:rsid w:val="00C0437E"/>
    <w:rsid w:val="00C06B62"/>
    <w:rsid w:val="00C112D2"/>
    <w:rsid w:val="00C138F1"/>
    <w:rsid w:val="00C13AB8"/>
    <w:rsid w:val="00C1414F"/>
    <w:rsid w:val="00C15764"/>
    <w:rsid w:val="00C16C53"/>
    <w:rsid w:val="00C17C52"/>
    <w:rsid w:val="00C20CF9"/>
    <w:rsid w:val="00C2157A"/>
    <w:rsid w:val="00C21AAE"/>
    <w:rsid w:val="00C24A81"/>
    <w:rsid w:val="00C24EDE"/>
    <w:rsid w:val="00C34805"/>
    <w:rsid w:val="00C3668C"/>
    <w:rsid w:val="00C44263"/>
    <w:rsid w:val="00C442CE"/>
    <w:rsid w:val="00C44B6E"/>
    <w:rsid w:val="00C4667C"/>
    <w:rsid w:val="00C47D36"/>
    <w:rsid w:val="00C47F04"/>
    <w:rsid w:val="00C50DA5"/>
    <w:rsid w:val="00C5143E"/>
    <w:rsid w:val="00C51D8B"/>
    <w:rsid w:val="00C5640F"/>
    <w:rsid w:val="00C57867"/>
    <w:rsid w:val="00C60E74"/>
    <w:rsid w:val="00C70AEE"/>
    <w:rsid w:val="00C72ED2"/>
    <w:rsid w:val="00C7441F"/>
    <w:rsid w:val="00C769F1"/>
    <w:rsid w:val="00C76A0B"/>
    <w:rsid w:val="00C76BB1"/>
    <w:rsid w:val="00C77C60"/>
    <w:rsid w:val="00C805D2"/>
    <w:rsid w:val="00C837B4"/>
    <w:rsid w:val="00C8408C"/>
    <w:rsid w:val="00C840BF"/>
    <w:rsid w:val="00C8514E"/>
    <w:rsid w:val="00C851A3"/>
    <w:rsid w:val="00C90577"/>
    <w:rsid w:val="00C95934"/>
    <w:rsid w:val="00C95B08"/>
    <w:rsid w:val="00C97A46"/>
    <w:rsid w:val="00C97AB3"/>
    <w:rsid w:val="00CA0DE6"/>
    <w:rsid w:val="00CA3480"/>
    <w:rsid w:val="00CA507A"/>
    <w:rsid w:val="00CA5A8F"/>
    <w:rsid w:val="00CB2B15"/>
    <w:rsid w:val="00CB2F76"/>
    <w:rsid w:val="00CB4C52"/>
    <w:rsid w:val="00CC1761"/>
    <w:rsid w:val="00CC3837"/>
    <w:rsid w:val="00CC3AD5"/>
    <w:rsid w:val="00CC522F"/>
    <w:rsid w:val="00CD02AB"/>
    <w:rsid w:val="00CD313C"/>
    <w:rsid w:val="00CD60C1"/>
    <w:rsid w:val="00CD7546"/>
    <w:rsid w:val="00CD7912"/>
    <w:rsid w:val="00CD7AF9"/>
    <w:rsid w:val="00CE0189"/>
    <w:rsid w:val="00CE14DF"/>
    <w:rsid w:val="00CE2283"/>
    <w:rsid w:val="00CE2B9D"/>
    <w:rsid w:val="00CE3DD6"/>
    <w:rsid w:val="00CE7150"/>
    <w:rsid w:val="00CF0D1E"/>
    <w:rsid w:val="00CF2753"/>
    <w:rsid w:val="00D000B7"/>
    <w:rsid w:val="00D006C6"/>
    <w:rsid w:val="00D00AF5"/>
    <w:rsid w:val="00D00C20"/>
    <w:rsid w:val="00D03187"/>
    <w:rsid w:val="00D03FA2"/>
    <w:rsid w:val="00D04B04"/>
    <w:rsid w:val="00D050A6"/>
    <w:rsid w:val="00D05EF7"/>
    <w:rsid w:val="00D0693E"/>
    <w:rsid w:val="00D15DB5"/>
    <w:rsid w:val="00D162CC"/>
    <w:rsid w:val="00D22AA0"/>
    <w:rsid w:val="00D311F4"/>
    <w:rsid w:val="00D31261"/>
    <w:rsid w:val="00D32F9A"/>
    <w:rsid w:val="00D33EBE"/>
    <w:rsid w:val="00D3439C"/>
    <w:rsid w:val="00D35366"/>
    <w:rsid w:val="00D41108"/>
    <w:rsid w:val="00D44BCA"/>
    <w:rsid w:val="00D45688"/>
    <w:rsid w:val="00D46491"/>
    <w:rsid w:val="00D46709"/>
    <w:rsid w:val="00D5100F"/>
    <w:rsid w:val="00D53A4E"/>
    <w:rsid w:val="00D54BC6"/>
    <w:rsid w:val="00D5513B"/>
    <w:rsid w:val="00D56278"/>
    <w:rsid w:val="00D62619"/>
    <w:rsid w:val="00D648C8"/>
    <w:rsid w:val="00D72919"/>
    <w:rsid w:val="00D72AD1"/>
    <w:rsid w:val="00D76C2E"/>
    <w:rsid w:val="00D8338E"/>
    <w:rsid w:val="00D8421F"/>
    <w:rsid w:val="00D8511A"/>
    <w:rsid w:val="00D8521C"/>
    <w:rsid w:val="00D862C2"/>
    <w:rsid w:val="00D86B4B"/>
    <w:rsid w:val="00D8713E"/>
    <w:rsid w:val="00D9045F"/>
    <w:rsid w:val="00D91796"/>
    <w:rsid w:val="00D93FD5"/>
    <w:rsid w:val="00D94D57"/>
    <w:rsid w:val="00D97C10"/>
    <w:rsid w:val="00DA255F"/>
    <w:rsid w:val="00DA5672"/>
    <w:rsid w:val="00DA73BC"/>
    <w:rsid w:val="00DA7BF8"/>
    <w:rsid w:val="00DA7C12"/>
    <w:rsid w:val="00DB1B16"/>
    <w:rsid w:val="00DB3C8D"/>
    <w:rsid w:val="00DB53C5"/>
    <w:rsid w:val="00DB6A40"/>
    <w:rsid w:val="00DB7C8A"/>
    <w:rsid w:val="00DB7CAA"/>
    <w:rsid w:val="00DC4DD4"/>
    <w:rsid w:val="00DD028E"/>
    <w:rsid w:val="00DD1180"/>
    <w:rsid w:val="00DD1387"/>
    <w:rsid w:val="00DD2AF2"/>
    <w:rsid w:val="00DE1D04"/>
    <w:rsid w:val="00DE63FD"/>
    <w:rsid w:val="00DE78C4"/>
    <w:rsid w:val="00DE7976"/>
    <w:rsid w:val="00DF0F06"/>
    <w:rsid w:val="00DF190F"/>
    <w:rsid w:val="00DF35D3"/>
    <w:rsid w:val="00E00101"/>
    <w:rsid w:val="00E02732"/>
    <w:rsid w:val="00E100C1"/>
    <w:rsid w:val="00E172DD"/>
    <w:rsid w:val="00E17776"/>
    <w:rsid w:val="00E1782F"/>
    <w:rsid w:val="00E20C23"/>
    <w:rsid w:val="00E22846"/>
    <w:rsid w:val="00E23BC7"/>
    <w:rsid w:val="00E30167"/>
    <w:rsid w:val="00E35194"/>
    <w:rsid w:val="00E4076F"/>
    <w:rsid w:val="00E414F4"/>
    <w:rsid w:val="00E41F4E"/>
    <w:rsid w:val="00E42F91"/>
    <w:rsid w:val="00E43656"/>
    <w:rsid w:val="00E443C5"/>
    <w:rsid w:val="00E45EE9"/>
    <w:rsid w:val="00E50F26"/>
    <w:rsid w:val="00E51197"/>
    <w:rsid w:val="00E51FD5"/>
    <w:rsid w:val="00E53A4C"/>
    <w:rsid w:val="00E60417"/>
    <w:rsid w:val="00E61E5A"/>
    <w:rsid w:val="00E63D28"/>
    <w:rsid w:val="00E64F9B"/>
    <w:rsid w:val="00E7039F"/>
    <w:rsid w:val="00E72D3A"/>
    <w:rsid w:val="00E72DDD"/>
    <w:rsid w:val="00E73D66"/>
    <w:rsid w:val="00E73EE5"/>
    <w:rsid w:val="00E75A37"/>
    <w:rsid w:val="00E7731A"/>
    <w:rsid w:val="00E777C4"/>
    <w:rsid w:val="00E77D52"/>
    <w:rsid w:val="00E817A1"/>
    <w:rsid w:val="00E83C85"/>
    <w:rsid w:val="00E843A4"/>
    <w:rsid w:val="00E84F01"/>
    <w:rsid w:val="00E92CE7"/>
    <w:rsid w:val="00E95BCF"/>
    <w:rsid w:val="00E96AEA"/>
    <w:rsid w:val="00EA0817"/>
    <w:rsid w:val="00EA22C0"/>
    <w:rsid w:val="00EA34F5"/>
    <w:rsid w:val="00EA4994"/>
    <w:rsid w:val="00EA7FF0"/>
    <w:rsid w:val="00EB0C95"/>
    <w:rsid w:val="00EB0ED9"/>
    <w:rsid w:val="00EB0FC2"/>
    <w:rsid w:val="00EB1F09"/>
    <w:rsid w:val="00EB22EC"/>
    <w:rsid w:val="00EB41D5"/>
    <w:rsid w:val="00EB4A29"/>
    <w:rsid w:val="00EB70B0"/>
    <w:rsid w:val="00EB793A"/>
    <w:rsid w:val="00EC3AA1"/>
    <w:rsid w:val="00EC65D6"/>
    <w:rsid w:val="00ED4FAC"/>
    <w:rsid w:val="00ED5D78"/>
    <w:rsid w:val="00ED5FC9"/>
    <w:rsid w:val="00ED7CF1"/>
    <w:rsid w:val="00EE1264"/>
    <w:rsid w:val="00EE38B7"/>
    <w:rsid w:val="00EE7DE4"/>
    <w:rsid w:val="00EF0E3C"/>
    <w:rsid w:val="00EF42CA"/>
    <w:rsid w:val="00EF4B13"/>
    <w:rsid w:val="00EF5A87"/>
    <w:rsid w:val="00EF67C5"/>
    <w:rsid w:val="00F02EF0"/>
    <w:rsid w:val="00F03485"/>
    <w:rsid w:val="00F10216"/>
    <w:rsid w:val="00F22745"/>
    <w:rsid w:val="00F25DA5"/>
    <w:rsid w:val="00F32199"/>
    <w:rsid w:val="00F35B15"/>
    <w:rsid w:val="00F35E82"/>
    <w:rsid w:val="00F37138"/>
    <w:rsid w:val="00F37FFD"/>
    <w:rsid w:val="00F416DE"/>
    <w:rsid w:val="00F424C6"/>
    <w:rsid w:val="00F46FDA"/>
    <w:rsid w:val="00F47C26"/>
    <w:rsid w:val="00F5113A"/>
    <w:rsid w:val="00F53452"/>
    <w:rsid w:val="00F5387E"/>
    <w:rsid w:val="00F53CC2"/>
    <w:rsid w:val="00F6288B"/>
    <w:rsid w:val="00F635BF"/>
    <w:rsid w:val="00F63636"/>
    <w:rsid w:val="00F64D84"/>
    <w:rsid w:val="00F66047"/>
    <w:rsid w:val="00F66BB8"/>
    <w:rsid w:val="00F70364"/>
    <w:rsid w:val="00F7309F"/>
    <w:rsid w:val="00F73229"/>
    <w:rsid w:val="00F73C36"/>
    <w:rsid w:val="00F76440"/>
    <w:rsid w:val="00F76AE8"/>
    <w:rsid w:val="00F8003B"/>
    <w:rsid w:val="00F81536"/>
    <w:rsid w:val="00F81C1C"/>
    <w:rsid w:val="00F82639"/>
    <w:rsid w:val="00F831E7"/>
    <w:rsid w:val="00F83495"/>
    <w:rsid w:val="00F8763A"/>
    <w:rsid w:val="00F9390A"/>
    <w:rsid w:val="00F9781A"/>
    <w:rsid w:val="00FA0F1D"/>
    <w:rsid w:val="00FA2171"/>
    <w:rsid w:val="00FA3525"/>
    <w:rsid w:val="00FA540B"/>
    <w:rsid w:val="00FA5F5D"/>
    <w:rsid w:val="00FA778B"/>
    <w:rsid w:val="00FB1902"/>
    <w:rsid w:val="00FB5618"/>
    <w:rsid w:val="00FB669E"/>
    <w:rsid w:val="00FB78C1"/>
    <w:rsid w:val="00FC018D"/>
    <w:rsid w:val="00FC1AFD"/>
    <w:rsid w:val="00FC1C86"/>
    <w:rsid w:val="00FC2452"/>
    <w:rsid w:val="00FC271D"/>
    <w:rsid w:val="00FC3410"/>
    <w:rsid w:val="00FD054E"/>
    <w:rsid w:val="00FD07F0"/>
    <w:rsid w:val="00FD4250"/>
    <w:rsid w:val="00FE6398"/>
    <w:rsid w:val="00FE69E1"/>
    <w:rsid w:val="00FE6AF2"/>
    <w:rsid w:val="00FE7590"/>
    <w:rsid w:val="00FF1455"/>
    <w:rsid w:val="00FF1D7A"/>
    <w:rsid w:val="00FF1EC4"/>
    <w:rsid w:val="00FF22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1">
      <o:colormru v:ext="edit" colors="#09f,gray"/>
    </o:shapedefaults>
    <o:shapelayout v:ext="edit">
      <o:idmap v:ext="edit" data="1"/>
      <o:rules v:ext="edit">
        <o:r id="V:Rule1" type="connector" idref="#_x0000_s1056"/>
        <o:r id="V:Rule2" type="connector" idref="#_x0000_s1048"/>
        <o:r id="V:Rule3" type="connector" idref="#_x0000_s1055"/>
        <o:r id="V:Rule4" type="connector" idref="#_x0000_s1044"/>
        <o:r id="V:Rule5" type="connector" idref="#_x0000_s1058"/>
        <o:r id="V:Rule6" type="connector" idref="#_x0000_s1049"/>
        <o:r id="V:Rule7" type="connector" idref="#_x0000_s1047"/>
        <o:r id="V:Rule8" type="connector" idref="#_x0000_s1075"/>
        <o:r id="V:Rule9" type="connector" idref="#_x0000_s1070"/>
        <o:r id="V:Rule10" type="connector" idref="#_x0000_s1073"/>
      </o:rules>
    </o:shapelayout>
  </w:shapeDefaults>
  <w:decimalSymbol w:val="."/>
  <w:listSeparator w:val=","/>
  <w14:docId w14:val="1DCC7C15"/>
  <w15:docId w15:val="{42EC8798-2F8A-48EB-ACC1-E113F56B9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bg-BG" w:eastAsia="bg-BG" w:bidi="ar-SA"/>
      </w:rPr>
    </w:rPrDefault>
    <w:pPrDefault/>
  </w:docDefaults>
  <w:latentStyles w:defLockedState="0" w:defUIPriority="9" w:defSemiHidden="0" w:defUnhideWhenUsed="0" w:defQFormat="0" w:count="371">
    <w:lsdException w:name="Normal" w:uiPriority="0" w:qFormat="1"/>
    <w:lsdException w:name="heading 1" w:uiPriority="4" w:qFormat="1"/>
    <w:lsdException w:name="heading 2" w:uiPriority="4" w:qFormat="1"/>
    <w:lsdException w:name="heading 3" w:uiPriority="4" w:qFormat="1"/>
    <w:lsdException w:name="heading 4" w:uiPriority="4" w:qFormat="1"/>
    <w:lsdException w:name="heading 5" w:uiPriority="10" w:qFormat="1"/>
    <w:lsdException w:name="heading 6" w:uiPriority="10" w:qFormat="1"/>
    <w:lsdException w:name="heading 7" w:semiHidden="1" w:uiPriority="10" w:unhideWhenUsed="1" w:qFormat="1"/>
    <w:lsdException w:name="heading 8" w:semiHidden="1" w:uiPriority="10" w:unhideWhenUsed="1" w:qFormat="1"/>
    <w:lsdException w:name="heading 9" w:semiHidden="1" w:uiPriority="1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0"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locked="1"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locked="1"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locked="1"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iPriority="99"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0F96"/>
    <w:pPr>
      <w:spacing w:after="200" w:line="276" w:lineRule="auto"/>
    </w:pPr>
    <w:rPr>
      <w:rFonts w:ascii="Cambria" w:eastAsia="Calibri" w:hAnsi="Cambria"/>
      <w:sz w:val="22"/>
      <w:szCs w:val="22"/>
      <w:lang w:val="en-US" w:eastAsia="en-US"/>
    </w:rPr>
  </w:style>
  <w:style w:type="paragraph" w:styleId="Heading1">
    <w:name w:val="heading 1"/>
    <w:next w:val="introChapter"/>
    <w:uiPriority w:val="4"/>
    <w:qFormat/>
    <w:rsid w:val="002D5DED"/>
    <w:pPr>
      <w:pageBreakBefore/>
      <w:numPr>
        <w:numId w:val="3"/>
      </w:numPr>
      <w:tabs>
        <w:tab w:val="clear" w:pos="12240"/>
        <w:tab w:val="num" w:pos="436"/>
      </w:tabs>
      <w:spacing w:after="120"/>
      <w:ind w:left="72" w:hanging="360"/>
      <w:jc w:val="right"/>
      <w:outlineLvl w:val="0"/>
    </w:pPr>
    <w:rPr>
      <w:rFonts w:ascii="Cambria" w:hAnsi="Cambria"/>
      <w:b/>
      <w:snapToGrid w:val="0"/>
      <w:color w:val="002060"/>
      <w:kern w:val="28"/>
      <w:sz w:val="48"/>
      <w:lang w:val="en-US" w:eastAsia="fr-FR"/>
    </w:rPr>
  </w:style>
  <w:style w:type="paragraph" w:styleId="Heading2">
    <w:name w:val="heading 2"/>
    <w:next w:val="sp"/>
    <w:link w:val="Heading2Char"/>
    <w:uiPriority w:val="4"/>
    <w:qFormat/>
    <w:rsid w:val="008A33DD"/>
    <w:pPr>
      <w:keepNext/>
      <w:numPr>
        <w:ilvl w:val="1"/>
        <w:numId w:val="3"/>
      </w:numPr>
      <w:tabs>
        <w:tab w:val="left" w:pos="113"/>
      </w:tabs>
      <w:spacing w:before="360"/>
      <w:outlineLvl w:val="1"/>
    </w:pPr>
    <w:rPr>
      <w:rFonts w:asciiTheme="majorHAnsi" w:hAnsiTheme="majorHAnsi"/>
      <w:b/>
      <w:snapToGrid w:val="0"/>
      <w:color w:val="002060"/>
      <w:sz w:val="32"/>
      <w:lang w:val="en-US" w:eastAsia="fr-FR"/>
    </w:rPr>
  </w:style>
  <w:style w:type="paragraph" w:styleId="Heading3">
    <w:name w:val="heading 3"/>
    <w:next w:val="sp"/>
    <w:link w:val="Heading3Char"/>
    <w:uiPriority w:val="4"/>
    <w:qFormat/>
    <w:rsid w:val="00B9448E"/>
    <w:pPr>
      <w:keepNext/>
      <w:widowControl w:val="0"/>
      <w:numPr>
        <w:ilvl w:val="2"/>
        <w:numId w:val="3"/>
      </w:numPr>
      <w:tabs>
        <w:tab w:val="left" w:pos="900"/>
      </w:tabs>
      <w:spacing w:before="360" w:after="120"/>
      <w:outlineLvl w:val="2"/>
    </w:pPr>
    <w:rPr>
      <w:rFonts w:asciiTheme="majorHAnsi" w:hAnsiTheme="majorHAnsi"/>
      <w:b/>
      <w:snapToGrid w:val="0"/>
      <w:color w:val="002060"/>
      <w:sz w:val="24"/>
      <w:lang w:val="en-US" w:eastAsia="fr-FR"/>
    </w:rPr>
  </w:style>
  <w:style w:type="paragraph" w:styleId="Heading4">
    <w:name w:val="heading 4"/>
    <w:next w:val="sp"/>
    <w:link w:val="Heading4Char"/>
    <w:uiPriority w:val="4"/>
    <w:qFormat/>
    <w:rsid w:val="009F57F1"/>
    <w:pPr>
      <w:keepNext/>
      <w:widowControl w:val="0"/>
      <w:numPr>
        <w:ilvl w:val="3"/>
        <w:numId w:val="3"/>
      </w:numPr>
      <w:spacing w:before="240" w:after="120"/>
      <w:outlineLvl w:val="3"/>
    </w:pPr>
    <w:rPr>
      <w:rFonts w:ascii="Gill Sans MT" w:hAnsi="Gill Sans MT"/>
      <w:b/>
      <w:bCs/>
      <w:sz w:val="22"/>
      <w:lang w:val="en-US" w:eastAsia="fr-FR"/>
    </w:rPr>
  </w:style>
  <w:style w:type="paragraph" w:styleId="Heading5">
    <w:name w:val="heading 5"/>
    <w:next w:val="Normal"/>
    <w:uiPriority w:val="10"/>
    <w:qFormat/>
    <w:locked/>
    <w:rsid w:val="009F57F1"/>
    <w:pPr>
      <w:spacing w:before="240" w:after="60"/>
      <w:outlineLvl w:val="4"/>
    </w:pPr>
    <w:rPr>
      <w:sz w:val="22"/>
      <w:lang w:val="fr-FR" w:eastAsia="fr-FR"/>
    </w:rPr>
  </w:style>
  <w:style w:type="paragraph" w:styleId="Heading6">
    <w:name w:val="heading 6"/>
    <w:basedOn w:val="Normal"/>
    <w:next w:val="Normal"/>
    <w:uiPriority w:val="10"/>
    <w:qFormat/>
    <w:locked/>
    <w:rsid w:val="009F57F1"/>
    <w:pPr>
      <w:spacing w:before="240" w:after="60"/>
      <w:outlineLvl w:val="5"/>
    </w:pPr>
    <w:rPr>
      <w:i/>
    </w:rPr>
  </w:style>
  <w:style w:type="paragraph" w:styleId="Heading7">
    <w:name w:val="heading 7"/>
    <w:basedOn w:val="Normal"/>
    <w:next w:val="Normal"/>
    <w:uiPriority w:val="10"/>
    <w:qFormat/>
    <w:locked/>
    <w:rsid w:val="009F57F1"/>
    <w:pPr>
      <w:spacing w:before="240" w:after="60"/>
      <w:outlineLvl w:val="6"/>
    </w:pPr>
    <w:rPr>
      <w:rFonts w:ascii="Arial" w:hAnsi="Arial"/>
    </w:rPr>
  </w:style>
  <w:style w:type="paragraph" w:styleId="Heading8">
    <w:name w:val="heading 8"/>
    <w:basedOn w:val="Normal"/>
    <w:next w:val="Normal"/>
    <w:uiPriority w:val="10"/>
    <w:qFormat/>
    <w:locked/>
    <w:rsid w:val="009F57F1"/>
    <w:pPr>
      <w:spacing w:before="240" w:after="60"/>
      <w:outlineLvl w:val="7"/>
    </w:pPr>
    <w:rPr>
      <w:rFonts w:ascii="Arial" w:hAnsi="Arial"/>
      <w:i/>
    </w:rPr>
  </w:style>
  <w:style w:type="paragraph" w:styleId="Heading9">
    <w:name w:val="heading 9"/>
    <w:next w:val="sp"/>
    <w:uiPriority w:val="10"/>
    <w:qFormat/>
    <w:locked/>
    <w:rsid w:val="009F57F1"/>
    <w:pPr>
      <w:spacing w:before="240" w:after="60"/>
      <w:outlineLvl w:val="8"/>
    </w:pPr>
    <w:rPr>
      <w:rFonts w:ascii="Arial" w:hAnsi="Arial"/>
      <w:b/>
      <w:i/>
      <w:sz w:val="18"/>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Chapter">
    <w:name w:val="introChapter"/>
    <w:basedOn w:val="pp"/>
    <w:next w:val="spchapter"/>
    <w:uiPriority w:val="7"/>
    <w:rsid w:val="009F57F1"/>
    <w:pPr>
      <w:pBdr>
        <w:bottom w:val="single" w:sz="6" w:space="1" w:color="auto"/>
      </w:pBdr>
      <w:ind w:left="0" w:hanging="284"/>
    </w:pPr>
    <w:rPr>
      <w:b w:val="0"/>
      <w:color w:val="auto"/>
      <w:sz w:val="18"/>
    </w:rPr>
  </w:style>
  <w:style w:type="paragraph" w:customStyle="1" w:styleId="pp">
    <w:name w:val="pp"/>
    <w:next w:val="sppreface"/>
    <w:uiPriority w:val="7"/>
    <w:locked/>
    <w:rsid w:val="009F57F1"/>
    <w:pPr>
      <w:pBdr>
        <w:bottom w:val="single" w:sz="6" w:space="1" w:color="CC0000"/>
      </w:pBdr>
      <w:spacing w:before="480" w:after="120"/>
      <w:ind w:left="-284"/>
    </w:pPr>
    <w:rPr>
      <w:rFonts w:ascii="Gill Sans MT" w:hAnsi="Gill Sans MT"/>
      <w:b/>
      <w:caps/>
      <w:color w:val="CC0000"/>
      <w:spacing w:val="40"/>
      <w:position w:val="-6"/>
      <w:sz w:val="16"/>
      <w:lang w:val="en-US" w:eastAsia="fr-FR"/>
    </w:rPr>
  </w:style>
  <w:style w:type="paragraph" w:customStyle="1" w:styleId="sppreface">
    <w:name w:val="sppreface"/>
    <w:basedOn w:val="sp"/>
    <w:uiPriority w:val="7"/>
    <w:rsid w:val="009F57F1"/>
    <w:pPr>
      <w:ind w:left="-284"/>
    </w:pPr>
  </w:style>
  <w:style w:type="paragraph" w:customStyle="1" w:styleId="sp">
    <w:name w:val="sp"/>
    <w:link w:val="spCar"/>
    <w:uiPriority w:val="7"/>
    <w:qFormat/>
    <w:rsid w:val="0026348E"/>
    <w:pPr>
      <w:spacing w:before="60" w:after="120"/>
      <w:ind w:left="420"/>
    </w:pPr>
    <w:rPr>
      <w:rFonts w:ascii="Cambria" w:hAnsi="Cambria"/>
      <w:snapToGrid w:val="0"/>
      <w:color w:val="000000"/>
      <w:sz w:val="22"/>
      <w:lang w:val="en-US" w:eastAsia="fr-FR"/>
    </w:rPr>
  </w:style>
  <w:style w:type="paragraph" w:customStyle="1" w:styleId="spchapter">
    <w:name w:val="spchapter"/>
    <w:basedOn w:val="sp"/>
    <w:next w:val="Heading2"/>
    <w:uiPriority w:val="7"/>
    <w:rsid w:val="009F57F1"/>
    <w:pPr>
      <w:ind w:left="-284"/>
    </w:pPr>
  </w:style>
  <w:style w:type="paragraph" w:customStyle="1" w:styleId="b2">
    <w:name w:val="b2"/>
    <w:uiPriority w:val="9"/>
    <w:rsid w:val="009F57F1"/>
    <w:pPr>
      <w:numPr>
        <w:numId w:val="6"/>
      </w:numPr>
      <w:tabs>
        <w:tab w:val="clear" w:pos="1656"/>
        <w:tab w:val="num" w:pos="1134"/>
      </w:tabs>
      <w:spacing w:after="80"/>
      <w:ind w:left="1163" w:hanging="283"/>
    </w:pPr>
    <w:rPr>
      <w:rFonts w:ascii="Verdana" w:hAnsi="Verdana"/>
      <w:snapToGrid w:val="0"/>
      <w:color w:val="000000"/>
      <w:lang w:val="en-US" w:eastAsia="fr-FR"/>
    </w:rPr>
  </w:style>
  <w:style w:type="character" w:styleId="PageNumber">
    <w:name w:val="page number"/>
    <w:basedOn w:val="DefaultParagraphFont"/>
    <w:uiPriority w:val="9"/>
    <w:rsid w:val="009F57F1"/>
    <w:rPr>
      <w:rFonts w:ascii="Verdana" w:hAnsi="Verdana"/>
      <w:sz w:val="18"/>
    </w:rPr>
  </w:style>
  <w:style w:type="paragraph" w:customStyle="1" w:styleId="b1">
    <w:name w:val="b1"/>
    <w:uiPriority w:val="9"/>
    <w:rsid w:val="009F57F1"/>
    <w:pPr>
      <w:widowControl w:val="0"/>
      <w:numPr>
        <w:numId w:val="4"/>
      </w:numPr>
      <w:spacing w:after="80"/>
    </w:pPr>
    <w:rPr>
      <w:rFonts w:ascii="Verdana" w:hAnsi="Verdana"/>
      <w:snapToGrid w:val="0"/>
      <w:color w:val="000000"/>
      <w:lang w:val="en-US" w:eastAsia="fr-FR"/>
    </w:rPr>
  </w:style>
  <w:style w:type="paragraph" w:customStyle="1" w:styleId="code">
    <w:name w:val="code"/>
    <w:uiPriority w:val="8"/>
    <w:rsid w:val="009F57F1"/>
    <w:pPr>
      <w:spacing w:after="60"/>
      <w:ind w:left="765"/>
    </w:pPr>
    <w:rPr>
      <w:rFonts w:ascii="Courier New" w:hAnsi="Courier New"/>
      <w:snapToGrid w:val="0"/>
      <w:lang w:val="en-US" w:eastAsia="fr-FR"/>
    </w:rPr>
  </w:style>
  <w:style w:type="paragraph" w:customStyle="1" w:styleId="t1">
    <w:name w:val="t1"/>
    <w:link w:val="t1Car"/>
    <w:uiPriority w:val="9"/>
    <w:rsid w:val="009F57F1"/>
    <w:pPr>
      <w:widowControl w:val="0"/>
      <w:tabs>
        <w:tab w:val="left" w:pos="2892"/>
      </w:tabs>
      <w:spacing w:before="40" w:after="40"/>
    </w:pPr>
    <w:rPr>
      <w:rFonts w:ascii="Verdana" w:hAnsi="Verdana"/>
      <w:lang w:val="en-US" w:eastAsia="fr-FR"/>
    </w:rPr>
  </w:style>
  <w:style w:type="paragraph" w:styleId="Footer">
    <w:name w:val="footer"/>
    <w:basedOn w:val="Normal"/>
    <w:link w:val="FooterChar"/>
    <w:uiPriority w:val="99"/>
    <w:rsid w:val="009F57F1"/>
    <w:pPr>
      <w:tabs>
        <w:tab w:val="center" w:pos="4536"/>
        <w:tab w:val="right" w:pos="9072"/>
      </w:tabs>
    </w:pPr>
  </w:style>
  <w:style w:type="paragraph" w:styleId="TOC1">
    <w:name w:val="toc 1"/>
    <w:uiPriority w:val="39"/>
    <w:rsid w:val="009F57F1"/>
    <w:pPr>
      <w:pBdr>
        <w:bottom w:val="single" w:sz="4" w:space="1" w:color="auto"/>
      </w:pBdr>
      <w:tabs>
        <w:tab w:val="left" w:pos="284"/>
        <w:tab w:val="right" w:pos="9356"/>
      </w:tabs>
      <w:spacing w:before="120"/>
      <w:ind w:left="-284"/>
      <w:outlineLvl w:val="0"/>
    </w:pPr>
    <w:rPr>
      <w:rFonts w:ascii="Arial" w:hAnsi="Arial"/>
      <w:b/>
      <w:noProof/>
      <w:sz w:val="22"/>
      <w:szCs w:val="24"/>
      <w:lang w:val="fr-FR" w:eastAsia="fr-FR"/>
    </w:rPr>
  </w:style>
  <w:style w:type="paragraph" w:styleId="TOC2">
    <w:name w:val="toc 2"/>
    <w:uiPriority w:val="39"/>
    <w:rsid w:val="009F57F1"/>
    <w:pPr>
      <w:tabs>
        <w:tab w:val="left" w:pos="284"/>
        <w:tab w:val="left" w:pos="993"/>
        <w:tab w:val="right" w:pos="9356"/>
      </w:tabs>
      <w:spacing w:before="120" w:after="120"/>
      <w:ind w:left="288"/>
      <w:contextualSpacing/>
      <w:outlineLvl w:val="1"/>
    </w:pPr>
    <w:rPr>
      <w:rFonts w:ascii="Arial" w:hAnsi="Arial"/>
      <w:b/>
      <w:noProof/>
      <w:szCs w:val="24"/>
      <w:lang w:val="fr-FR" w:eastAsia="fr-FR"/>
    </w:rPr>
  </w:style>
  <w:style w:type="paragraph" w:styleId="TOC3">
    <w:name w:val="toc 3"/>
    <w:uiPriority w:val="39"/>
    <w:rsid w:val="009F57F1"/>
    <w:pPr>
      <w:tabs>
        <w:tab w:val="left" w:pos="284"/>
        <w:tab w:val="left" w:pos="992"/>
        <w:tab w:val="left" w:pos="1560"/>
        <w:tab w:val="right" w:pos="9356"/>
      </w:tabs>
      <w:ind w:left="994"/>
      <w:contextualSpacing/>
      <w:outlineLvl w:val="2"/>
    </w:pPr>
    <w:rPr>
      <w:rFonts w:ascii="Arial" w:hAnsi="Arial"/>
      <w:noProof/>
      <w:sz w:val="18"/>
      <w:szCs w:val="24"/>
      <w:lang w:val="fr-FR" w:eastAsia="fr-FR"/>
    </w:rPr>
  </w:style>
  <w:style w:type="paragraph" w:customStyle="1" w:styleId="DocumentationTitle">
    <w:name w:val="DocumentationTitle"/>
    <w:uiPriority w:val="9"/>
    <w:rsid w:val="009F57F1"/>
    <w:pPr>
      <w:widowControl w:val="0"/>
      <w:jc w:val="right"/>
    </w:pPr>
    <w:rPr>
      <w:rFonts w:ascii="Eras Medium ITC" w:hAnsi="Eras Medium ITC"/>
      <w:color w:val="FFFFFF"/>
      <w:sz w:val="48"/>
      <w:lang w:val="en-US" w:eastAsia="fr-FR"/>
    </w:rPr>
  </w:style>
  <w:style w:type="paragraph" w:customStyle="1" w:styleId="Stylet1Head2">
    <w:name w:val="Style t1Head +2"/>
    <w:basedOn w:val="Normal"/>
    <w:uiPriority w:val="9"/>
    <w:rsid w:val="009F57F1"/>
    <w:pPr>
      <w:widowControl w:val="0"/>
      <w:tabs>
        <w:tab w:val="left" w:pos="2892"/>
      </w:tabs>
      <w:spacing w:before="60" w:after="40"/>
    </w:pPr>
    <w:rPr>
      <w:b/>
      <w:bCs/>
      <w:sz w:val="18"/>
    </w:rPr>
  </w:style>
  <w:style w:type="paragraph" w:customStyle="1" w:styleId="tochead">
    <w:name w:val="tochead"/>
    <w:uiPriority w:val="9"/>
    <w:rsid w:val="009F57F1"/>
    <w:pPr>
      <w:tabs>
        <w:tab w:val="left" w:pos="227"/>
        <w:tab w:val="left" w:pos="562"/>
      </w:tabs>
      <w:spacing w:after="720"/>
      <w:jc w:val="right"/>
    </w:pPr>
    <w:rPr>
      <w:rFonts w:ascii="Eras Light ITC" w:hAnsi="Eras Light ITC"/>
      <w:b/>
      <w:bCs/>
      <w:color w:val="999999"/>
      <w:sz w:val="48"/>
      <w:lang w:val="en-US" w:eastAsia="fr-FR"/>
    </w:rPr>
  </w:style>
  <w:style w:type="paragraph" w:customStyle="1" w:styleId="tb1">
    <w:name w:val="tb1"/>
    <w:uiPriority w:val="9"/>
    <w:rsid w:val="009F57F1"/>
    <w:pPr>
      <w:numPr>
        <w:numId w:val="8"/>
      </w:numPr>
      <w:tabs>
        <w:tab w:val="clear" w:pos="417"/>
        <w:tab w:val="left" w:pos="357"/>
      </w:tabs>
      <w:spacing w:before="20" w:after="40"/>
      <w:ind w:left="340" w:hanging="227"/>
    </w:pPr>
    <w:rPr>
      <w:rFonts w:ascii="Verdana" w:hAnsi="Verdana"/>
      <w:lang w:val="en-US" w:eastAsia="fr-FR"/>
    </w:rPr>
  </w:style>
  <w:style w:type="paragraph" w:customStyle="1" w:styleId="spu">
    <w:name w:val="spu"/>
    <w:basedOn w:val="sp"/>
    <w:next w:val="sp"/>
    <w:uiPriority w:val="7"/>
    <w:rsid w:val="009F57F1"/>
    <w:pPr>
      <w:keepNext/>
      <w:widowControl w:val="0"/>
      <w:pBdr>
        <w:bottom w:val="single" w:sz="4" w:space="3" w:color="auto"/>
      </w:pBdr>
      <w:spacing w:before="120"/>
      <w:ind w:right="113"/>
    </w:pPr>
    <w:rPr>
      <w:rFonts w:ascii="Gill Sans MT" w:hAnsi="Gill Sans MT"/>
      <w:b/>
    </w:rPr>
  </w:style>
  <w:style w:type="paragraph" w:customStyle="1" w:styleId="Steps">
    <w:name w:val="Steps"/>
    <w:uiPriority w:val="9"/>
    <w:rsid w:val="009F57F1"/>
    <w:pPr>
      <w:widowControl w:val="0"/>
      <w:numPr>
        <w:numId w:val="1"/>
      </w:numPr>
      <w:tabs>
        <w:tab w:val="clear" w:pos="1287"/>
        <w:tab w:val="left" w:pos="851"/>
      </w:tabs>
      <w:spacing w:after="120"/>
      <w:ind w:left="851" w:hanging="284"/>
    </w:pPr>
    <w:rPr>
      <w:rFonts w:ascii="Verdana" w:hAnsi="Verdana"/>
      <w:lang w:val="en-US" w:eastAsia="fr-FR"/>
    </w:rPr>
  </w:style>
  <w:style w:type="paragraph" w:customStyle="1" w:styleId="FooterStyle">
    <w:name w:val="FooterStyle"/>
    <w:uiPriority w:val="9"/>
    <w:rsid w:val="009F57F1"/>
    <w:pPr>
      <w:spacing w:before="120" w:after="40"/>
    </w:pPr>
    <w:rPr>
      <w:rFonts w:ascii="Verdana" w:hAnsi="Verdana"/>
      <w:sz w:val="18"/>
      <w:lang w:val="en-US" w:eastAsia="fr-FR"/>
    </w:rPr>
  </w:style>
  <w:style w:type="paragraph" w:customStyle="1" w:styleId="copyright">
    <w:name w:val="copyright"/>
    <w:uiPriority w:val="8"/>
    <w:rsid w:val="009F57F1"/>
    <w:pPr>
      <w:jc w:val="right"/>
    </w:pPr>
    <w:rPr>
      <w:rFonts w:ascii="Verdana" w:hAnsi="Verdana" w:cs="Arial"/>
      <w:sz w:val="16"/>
      <w:lang w:val="en-US" w:eastAsia="fr-FR"/>
    </w:rPr>
  </w:style>
  <w:style w:type="paragraph" w:customStyle="1" w:styleId="FigurLegend">
    <w:name w:val="FigurLegend"/>
    <w:uiPriority w:val="8"/>
    <w:rsid w:val="009F57F1"/>
    <w:pPr>
      <w:numPr>
        <w:numId w:val="10"/>
      </w:numPr>
      <w:tabs>
        <w:tab w:val="left" w:pos="567"/>
        <w:tab w:val="left" w:pos="794"/>
        <w:tab w:val="left" w:pos="1077"/>
      </w:tabs>
      <w:spacing w:before="60" w:after="120"/>
      <w:jc w:val="center"/>
    </w:pPr>
    <w:rPr>
      <w:rFonts w:ascii="Verdana" w:hAnsi="Verdana"/>
      <w:b/>
      <w:sz w:val="18"/>
      <w:lang w:val="en-US" w:eastAsia="fr-FR"/>
    </w:rPr>
  </w:style>
  <w:style w:type="paragraph" w:customStyle="1" w:styleId="noteDoc">
    <w:name w:val="noteDoc"/>
    <w:next w:val="sp"/>
    <w:uiPriority w:val="9"/>
    <w:rsid w:val="009F57F1"/>
    <w:pPr>
      <w:widowControl w:val="0"/>
      <w:spacing w:before="120" w:after="120"/>
      <w:ind w:left="1100" w:hanging="680"/>
    </w:pPr>
    <w:rPr>
      <w:rFonts w:ascii="Verdana" w:hAnsi="Verdana"/>
      <w:bCs/>
      <w:lang w:val="en-US" w:eastAsia="fr-FR"/>
    </w:rPr>
  </w:style>
  <w:style w:type="paragraph" w:customStyle="1" w:styleId="DocRef">
    <w:name w:val="DocRef"/>
    <w:uiPriority w:val="9"/>
    <w:rsid w:val="009F57F1"/>
    <w:pPr>
      <w:widowControl w:val="0"/>
    </w:pPr>
    <w:rPr>
      <w:rFonts w:ascii="Verdana" w:hAnsi="Verdana"/>
      <w:sz w:val="12"/>
      <w:lang w:val="en-US" w:eastAsia="fr-FR"/>
    </w:rPr>
  </w:style>
  <w:style w:type="character" w:customStyle="1" w:styleId="componentbodytext1">
    <w:name w:val="componentbodytext1"/>
    <w:basedOn w:val="DefaultParagraphFont"/>
    <w:uiPriority w:val="9"/>
    <w:rsid w:val="009F57F1"/>
    <w:rPr>
      <w:rFonts w:ascii="Arial" w:hAnsi="Arial" w:cs="Arial" w:hint="default"/>
      <w:sz w:val="20"/>
      <w:szCs w:val="20"/>
    </w:rPr>
  </w:style>
  <w:style w:type="paragraph" w:customStyle="1" w:styleId="b1Details">
    <w:name w:val="b1Details"/>
    <w:uiPriority w:val="9"/>
    <w:rsid w:val="009F57F1"/>
    <w:pPr>
      <w:spacing w:after="80"/>
      <w:ind w:left="851"/>
    </w:pPr>
    <w:rPr>
      <w:rFonts w:ascii="Verdana" w:hAnsi="Verdana"/>
      <w:lang w:val="en-US" w:eastAsia="fr-FR"/>
    </w:rPr>
  </w:style>
  <w:style w:type="paragraph" w:customStyle="1" w:styleId="b2Details">
    <w:name w:val="b2Details"/>
    <w:uiPriority w:val="9"/>
    <w:rsid w:val="009F57F1"/>
    <w:pPr>
      <w:ind w:left="1134"/>
    </w:pPr>
    <w:rPr>
      <w:rFonts w:ascii="Verdana" w:hAnsi="Verdana"/>
      <w:lang w:val="en-US" w:eastAsia="fr-FR"/>
    </w:rPr>
  </w:style>
  <w:style w:type="paragraph" w:customStyle="1" w:styleId="StepsDetails">
    <w:name w:val="StepsDetails"/>
    <w:uiPriority w:val="9"/>
    <w:rsid w:val="009F57F1"/>
    <w:pPr>
      <w:spacing w:after="120"/>
      <w:ind w:left="851"/>
    </w:pPr>
    <w:rPr>
      <w:rFonts w:ascii="Verdana" w:hAnsi="Verdana"/>
      <w:lang w:val="en-US" w:eastAsia="fr-FR"/>
    </w:rPr>
  </w:style>
  <w:style w:type="paragraph" w:customStyle="1" w:styleId="PageNum">
    <w:name w:val="PageNum"/>
    <w:uiPriority w:val="9"/>
    <w:rsid w:val="009F57F1"/>
    <w:pPr>
      <w:widowControl w:val="0"/>
      <w:spacing w:before="120"/>
      <w:jc w:val="right"/>
    </w:pPr>
    <w:rPr>
      <w:rFonts w:ascii="Arial" w:hAnsi="Arial"/>
      <w:b/>
      <w:bCs/>
      <w:lang w:val="en-US" w:eastAsia="fr-FR"/>
    </w:rPr>
  </w:style>
  <w:style w:type="paragraph" w:customStyle="1" w:styleId="FirstPageHead">
    <w:name w:val="FirstPageHead"/>
    <w:uiPriority w:val="9"/>
    <w:rsid w:val="009F57F1"/>
    <w:pPr>
      <w:widowControl w:val="0"/>
      <w:jc w:val="right"/>
    </w:pPr>
    <w:rPr>
      <w:rFonts w:ascii="Square721 Ex BT" w:hAnsi="Square721 Ex BT"/>
      <w:b/>
      <w:bCs/>
      <w:color w:val="999999"/>
      <w:sz w:val="40"/>
      <w:lang w:val="en-US" w:eastAsia="fr-FR"/>
    </w:rPr>
  </w:style>
  <w:style w:type="paragraph" w:customStyle="1" w:styleId="NumVersion">
    <w:name w:val="NumVersion"/>
    <w:uiPriority w:val="9"/>
    <w:rsid w:val="009F57F1"/>
    <w:pPr>
      <w:widowControl w:val="0"/>
      <w:spacing w:before="240" w:line="288" w:lineRule="auto"/>
      <w:ind w:left="567"/>
    </w:pPr>
    <w:rPr>
      <w:rFonts w:ascii="Gill Sans MT" w:hAnsi="Gill Sans MT"/>
      <w:b/>
      <w:caps/>
      <w:sz w:val="24"/>
      <w:lang w:val="en-US" w:eastAsia="en-US"/>
    </w:rPr>
  </w:style>
  <w:style w:type="paragraph" w:customStyle="1" w:styleId="Platform">
    <w:name w:val="Platform"/>
    <w:uiPriority w:val="9"/>
    <w:rsid w:val="009F57F1"/>
    <w:pPr>
      <w:widowControl w:val="0"/>
    </w:pPr>
    <w:rPr>
      <w:rFonts w:ascii="Gill Sans MT" w:hAnsi="Gill Sans MT"/>
      <w:b/>
      <w:caps/>
      <w:sz w:val="24"/>
      <w:lang w:val="en-US" w:eastAsia="en-US"/>
    </w:rPr>
  </w:style>
  <w:style w:type="paragraph" w:customStyle="1" w:styleId="ProdNameTitle">
    <w:name w:val="ProdNameTitle"/>
    <w:uiPriority w:val="9"/>
    <w:rsid w:val="009F57F1"/>
    <w:pPr>
      <w:ind w:left="567"/>
    </w:pPr>
    <w:rPr>
      <w:rFonts w:ascii="Eras Medium ITC" w:hAnsi="Eras Medium ITC"/>
      <w:iCs/>
      <w:color w:val="CC0000"/>
      <w:sz w:val="48"/>
      <w:lang w:val="en-US" w:eastAsia="fr-FR"/>
    </w:rPr>
  </w:style>
  <w:style w:type="paragraph" w:customStyle="1" w:styleId="tb2">
    <w:name w:val="tb2"/>
    <w:uiPriority w:val="9"/>
    <w:rsid w:val="009F57F1"/>
    <w:pPr>
      <w:widowControl w:val="0"/>
      <w:numPr>
        <w:numId w:val="9"/>
      </w:numPr>
      <w:tabs>
        <w:tab w:val="clear" w:pos="868"/>
        <w:tab w:val="left" w:pos="576"/>
      </w:tabs>
      <w:spacing w:before="40" w:after="80"/>
      <w:ind w:left="567" w:hanging="170"/>
    </w:pPr>
    <w:rPr>
      <w:rFonts w:ascii="Verdana" w:hAnsi="Verdana"/>
      <w:lang w:val="en-US" w:eastAsia="fr-FR"/>
    </w:rPr>
  </w:style>
  <w:style w:type="paragraph" w:styleId="Header">
    <w:name w:val="header"/>
    <w:basedOn w:val="Normal"/>
    <w:link w:val="HeaderChar"/>
    <w:uiPriority w:val="99"/>
    <w:rsid w:val="009F57F1"/>
    <w:pPr>
      <w:tabs>
        <w:tab w:val="center" w:pos="4536"/>
        <w:tab w:val="right" w:pos="9072"/>
      </w:tabs>
    </w:pPr>
  </w:style>
  <w:style w:type="paragraph" w:customStyle="1" w:styleId="b2wText">
    <w:name w:val="b2wText"/>
    <w:next w:val="b2Details"/>
    <w:uiPriority w:val="9"/>
    <w:locked/>
    <w:rsid w:val="009F57F1"/>
    <w:pPr>
      <w:widowControl w:val="0"/>
      <w:numPr>
        <w:numId w:val="7"/>
      </w:numPr>
      <w:tabs>
        <w:tab w:val="clear" w:pos="1818"/>
        <w:tab w:val="left" w:pos="1134"/>
      </w:tabs>
      <w:spacing w:before="120" w:after="40"/>
      <w:ind w:left="1134" w:hanging="283"/>
    </w:pPr>
    <w:rPr>
      <w:rFonts w:ascii="Verdana" w:hAnsi="Verdana"/>
      <w:bCs/>
      <w:lang w:val="en-US" w:eastAsia="en-US"/>
    </w:rPr>
  </w:style>
  <w:style w:type="character" w:styleId="CommentReference">
    <w:name w:val="annotation reference"/>
    <w:basedOn w:val="DefaultParagraphFont"/>
    <w:uiPriority w:val="9"/>
    <w:semiHidden/>
    <w:rsid w:val="009F57F1"/>
    <w:rPr>
      <w:sz w:val="16"/>
      <w:szCs w:val="16"/>
    </w:rPr>
  </w:style>
  <w:style w:type="character" w:styleId="Hyperlink">
    <w:name w:val="Hyperlink"/>
    <w:basedOn w:val="DefaultParagraphFont"/>
    <w:uiPriority w:val="99"/>
    <w:rsid w:val="009F57F1"/>
    <w:rPr>
      <w:color w:val="0000FF"/>
      <w:u w:val="single"/>
    </w:rPr>
  </w:style>
  <w:style w:type="paragraph" w:styleId="CommentText">
    <w:name w:val="annotation text"/>
    <w:basedOn w:val="Normal"/>
    <w:link w:val="CommentTextChar"/>
    <w:uiPriority w:val="9"/>
    <w:semiHidden/>
    <w:rsid w:val="009F57F1"/>
  </w:style>
  <w:style w:type="character" w:styleId="FollowedHyperlink">
    <w:name w:val="FollowedHyperlink"/>
    <w:basedOn w:val="DefaultParagraphFont"/>
    <w:uiPriority w:val="9"/>
    <w:rsid w:val="009F57F1"/>
    <w:rPr>
      <w:color w:val="800080"/>
      <w:u w:val="single"/>
    </w:rPr>
  </w:style>
  <w:style w:type="paragraph" w:customStyle="1" w:styleId="desct">
    <w:name w:val="desct"/>
    <w:next w:val="sp"/>
    <w:uiPriority w:val="9"/>
    <w:rsid w:val="009F57F1"/>
    <w:pPr>
      <w:keepNext/>
      <w:widowControl w:val="0"/>
      <w:pBdr>
        <w:top w:val="single" w:sz="4" w:space="1" w:color="auto"/>
      </w:pBdr>
      <w:spacing w:before="240" w:after="120"/>
      <w:ind w:left="420"/>
    </w:pPr>
    <w:rPr>
      <w:rFonts w:ascii="Gill Sans MT" w:hAnsi="Gill Sans MT"/>
      <w:b/>
      <w:sz w:val="22"/>
      <w:lang w:val="en-US" w:eastAsia="en-US"/>
    </w:rPr>
  </w:style>
  <w:style w:type="paragraph" w:customStyle="1" w:styleId="t1Head">
    <w:name w:val="t1Head"/>
    <w:basedOn w:val="t1"/>
    <w:uiPriority w:val="9"/>
    <w:rsid w:val="009F57F1"/>
    <w:pPr>
      <w:spacing w:before="60"/>
    </w:pPr>
    <w:rPr>
      <w:b/>
    </w:rPr>
  </w:style>
  <w:style w:type="paragraph" w:customStyle="1" w:styleId="StepswText">
    <w:name w:val="StepswText"/>
    <w:uiPriority w:val="9"/>
    <w:locked/>
    <w:rsid w:val="009F57F1"/>
    <w:pPr>
      <w:widowControl w:val="0"/>
      <w:numPr>
        <w:numId w:val="2"/>
      </w:numPr>
      <w:tabs>
        <w:tab w:val="clear" w:pos="1282"/>
        <w:tab w:val="left" w:pos="851"/>
      </w:tabs>
      <w:spacing w:after="40"/>
      <w:ind w:left="851" w:hanging="284"/>
    </w:pPr>
    <w:rPr>
      <w:rFonts w:ascii="Verdana" w:hAnsi="Verdana"/>
      <w:lang w:val="en-US" w:eastAsia="en-US"/>
    </w:rPr>
  </w:style>
  <w:style w:type="paragraph" w:customStyle="1" w:styleId="b1wText">
    <w:name w:val="b1wText"/>
    <w:next w:val="b1Details"/>
    <w:uiPriority w:val="9"/>
    <w:locked/>
    <w:rsid w:val="009F57F1"/>
    <w:pPr>
      <w:numPr>
        <w:numId w:val="5"/>
      </w:numPr>
      <w:tabs>
        <w:tab w:val="clear" w:pos="1282"/>
        <w:tab w:val="left" w:pos="851"/>
      </w:tabs>
      <w:spacing w:before="120" w:after="40"/>
      <w:ind w:left="851" w:hanging="284"/>
    </w:pPr>
    <w:rPr>
      <w:rFonts w:ascii="Verdana" w:hAnsi="Verdana"/>
      <w:lang w:val="en-US" w:eastAsia="en-US"/>
    </w:rPr>
  </w:style>
  <w:style w:type="paragraph" w:styleId="TOC4">
    <w:name w:val="toc 4"/>
    <w:basedOn w:val="Normal"/>
    <w:next w:val="Normal"/>
    <w:autoRedefine/>
    <w:uiPriority w:val="9"/>
    <w:semiHidden/>
    <w:rsid w:val="009F57F1"/>
    <w:pPr>
      <w:ind w:left="720"/>
    </w:pPr>
    <w:rPr>
      <w:rFonts w:ascii="Times New Roman" w:hAnsi="Times New Roman"/>
      <w:sz w:val="24"/>
      <w:szCs w:val="24"/>
      <w:lang w:val="fr-FR"/>
    </w:rPr>
  </w:style>
  <w:style w:type="paragraph" w:styleId="TOC5">
    <w:name w:val="toc 5"/>
    <w:basedOn w:val="Normal"/>
    <w:next w:val="Normal"/>
    <w:autoRedefine/>
    <w:uiPriority w:val="9"/>
    <w:semiHidden/>
    <w:locked/>
    <w:rsid w:val="009F57F1"/>
    <w:pPr>
      <w:ind w:left="960"/>
    </w:pPr>
    <w:rPr>
      <w:rFonts w:ascii="Times New Roman" w:hAnsi="Times New Roman"/>
      <w:sz w:val="24"/>
      <w:szCs w:val="24"/>
      <w:lang w:val="fr-FR"/>
    </w:rPr>
  </w:style>
  <w:style w:type="paragraph" w:styleId="TOC6">
    <w:name w:val="toc 6"/>
    <w:basedOn w:val="Normal"/>
    <w:next w:val="Normal"/>
    <w:autoRedefine/>
    <w:uiPriority w:val="9"/>
    <w:semiHidden/>
    <w:locked/>
    <w:rsid w:val="009F57F1"/>
    <w:pPr>
      <w:ind w:left="1200"/>
    </w:pPr>
    <w:rPr>
      <w:rFonts w:ascii="Times New Roman" w:hAnsi="Times New Roman"/>
      <w:sz w:val="24"/>
      <w:szCs w:val="24"/>
      <w:lang w:val="fr-FR"/>
    </w:rPr>
  </w:style>
  <w:style w:type="paragraph" w:styleId="TOC7">
    <w:name w:val="toc 7"/>
    <w:basedOn w:val="Normal"/>
    <w:next w:val="Normal"/>
    <w:autoRedefine/>
    <w:uiPriority w:val="9"/>
    <w:semiHidden/>
    <w:locked/>
    <w:rsid w:val="009F57F1"/>
    <w:pPr>
      <w:ind w:left="1440"/>
    </w:pPr>
    <w:rPr>
      <w:rFonts w:ascii="Times New Roman" w:hAnsi="Times New Roman"/>
      <w:sz w:val="24"/>
      <w:szCs w:val="24"/>
      <w:lang w:val="fr-FR"/>
    </w:rPr>
  </w:style>
  <w:style w:type="paragraph" w:styleId="TOC8">
    <w:name w:val="toc 8"/>
    <w:basedOn w:val="Normal"/>
    <w:next w:val="Normal"/>
    <w:autoRedefine/>
    <w:uiPriority w:val="9"/>
    <w:semiHidden/>
    <w:locked/>
    <w:rsid w:val="009F57F1"/>
    <w:pPr>
      <w:ind w:left="1680"/>
    </w:pPr>
    <w:rPr>
      <w:rFonts w:ascii="Times New Roman" w:hAnsi="Times New Roman"/>
      <w:sz w:val="24"/>
      <w:szCs w:val="24"/>
      <w:lang w:val="fr-FR"/>
    </w:rPr>
  </w:style>
  <w:style w:type="paragraph" w:styleId="TOC9">
    <w:name w:val="toc 9"/>
    <w:basedOn w:val="Normal"/>
    <w:next w:val="Normal"/>
    <w:autoRedefine/>
    <w:uiPriority w:val="9"/>
    <w:semiHidden/>
    <w:locked/>
    <w:rsid w:val="009F57F1"/>
    <w:pPr>
      <w:ind w:left="1920"/>
    </w:pPr>
    <w:rPr>
      <w:rFonts w:ascii="Times New Roman" w:hAnsi="Times New Roman"/>
      <w:sz w:val="24"/>
      <w:szCs w:val="24"/>
      <w:lang w:val="fr-FR"/>
    </w:rPr>
  </w:style>
  <w:style w:type="paragraph" w:styleId="BalloonText">
    <w:name w:val="Balloon Text"/>
    <w:basedOn w:val="Normal"/>
    <w:uiPriority w:val="9"/>
    <w:semiHidden/>
    <w:rsid w:val="009F57F1"/>
    <w:rPr>
      <w:rFonts w:ascii="Tahoma" w:hAnsi="Tahoma" w:cs="Tahoma"/>
      <w:sz w:val="16"/>
      <w:szCs w:val="16"/>
    </w:rPr>
  </w:style>
  <w:style w:type="paragraph" w:customStyle="1" w:styleId="b1preface">
    <w:name w:val="b1preface"/>
    <w:basedOn w:val="b1"/>
    <w:uiPriority w:val="9"/>
    <w:rsid w:val="009F57F1"/>
    <w:pPr>
      <w:tabs>
        <w:tab w:val="num" w:pos="284"/>
      </w:tabs>
      <w:ind w:left="426" w:hanging="426"/>
    </w:pPr>
  </w:style>
  <w:style w:type="table" w:customStyle="1" w:styleId="AxwayDocTable">
    <w:name w:val="Axway Doc Table"/>
    <w:basedOn w:val="TableNormal"/>
    <w:rsid w:val="009F57F1"/>
    <w:rPr>
      <w:rFonts w:ascii="Verdana" w:hAnsi="Verdana"/>
      <w:sz w:val="18"/>
      <w:lang w:val="en-US" w:eastAsia="en-US"/>
    </w:rPr>
    <w:tblPr>
      <w:tblStyleRowBandSize w:val="1"/>
      <w:tblInd w:w="397"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blStylePr w:type="firstRow">
      <w:pPr>
        <w:wordWrap/>
        <w:spacing w:beforeLines="0" w:beforeAutospacing="0" w:afterLines="0" w:afterAutospacing="0"/>
      </w:pPr>
      <w:rPr>
        <w:rFonts w:ascii="Cambria" w:hAnsi="Cambria"/>
        <w:b/>
        <w:sz w:val="18"/>
      </w:rPr>
      <w:tblPr/>
      <w:tcPr>
        <w:tcBorders>
          <w:top w:val="single" w:sz="4" w:space="0" w:color="CC0000"/>
          <w:left w:val="single" w:sz="4" w:space="0" w:color="auto"/>
          <w:bottom w:val="single" w:sz="4" w:space="0" w:color="auto"/>
          <w:right w:val="single" w:sz="4" w:space="0" w:color="auto"/>
          <w:insideH w:val="single" w:sz="4" w:space="0" w:color="auto"/>
          <w:insideV w:val="single" w:sz="4" w:space="0" w:color="C0C0C0"/>
          <w:tl2br w:val="nil"/>
          <w:tr2bl w:val="nil"/>
        </w:tcBorders>
        <w:shd w:val="clear" w:color="auto" w:fill="E0E0E0"/>
      </w:tcPr>
    </w:tblStylePr>
    <w:tblStylePr w:type="band1Horz">
      <w:pPr>
        <w:wordWrap/>
        <w:spacing w:beforeLines="0" w:beforeAutospacing="0" w:afterLines="0" w:afterAutospacing="0"/>
      </w:pPr>
      <w:rPr>
        <w:rFonts w:ascii="Cambria" w:hAnsi="Cambria"/>
        <w:sz w:val="18"/>
      </w:rPr>
    </w:tblStylePr>
    <w:tblStylePr w:type="band2Horz">
      <w:pPr>
        <w:wordWrap/>
        <w:spacing w:beforeLines="0" w:beforeAutospacing="0" w:afterLines="0" w:afterAutospacing="0"/>
      </w:pPr>
      <w:rPr>
        <w:rFonts w:ascii="Cambria" w:hAnsi="Cambria"/>
        <w:sz w:val="18"/>
      </w:rPr>
    </w:tblStylePr>
  </w:style>
  <w:style w:type="character" w:customStyle="1" w:styleId="t1Car">
    <w:name w:val="t1 Car"/>
    <w:basedOn w:val="DefaultParagraphFont"/>
    <w:link w:val="t1"/>
    <w:uiPriority w:val="9"/>
    <w:rsid w:val="009F57F1"/>
    <w:rPr>
      <w:rFonts w:ascii="Verdana" w:hAnsi="Verdana"/>
      <w:lang w:val="en-US" w:eastAsia="fr-FR" w:bidi="ar-SA"/>
    </w:rPr>
  </w:style>
  <w:style w:type="table" w:styleId="TableGrid">
    <w:name w:val="Table Grid"/>
    <w:basedOn w:val="TableNormal"/>
    <w:rsid w:val="009F57F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F57F1"/>
    <w:rPr>
      <w:i/>
      <w:iCs/>
    </w:rPr>
  </w:style>
  <w:style w:type="paragraph" w:customStyle="1" w:styleId="StyleStepsAvant3pt">
    <w:name w:val="Style Steps + Avant : 3 pt"/>
    <w:basedOn w:val="Steps"/>
    <w:uiPriority w:val="9"/>
    <w:locked/>
    <w:rsid w:val="009F57F1"/>
    <w:pPr>
      <w:spacing w:before="60"/>
    </w:pPr>
  </w:style>
  <w:style w:type="character" w:customStyle="1" w:styleId="spCar">
    <w:name w:val="sp Car"/>
    <w:basedOn w:val="DefaultParagraphFont"/>
    <w:link w:val="sp"/>
    <w:uiPriority w:val="7"/>
    <w:rsid w:val="0026348E"/>
    <w:rPr>
      <w:rFonts w:ascii="Cambria" w:hAnsi="Cambria"/>
      <w:snapToGrid w:val="0"/>
      <w:color w:val="000000"/>
      <w:sz w:val="22"/>
      <w:lang w:val="en-US" w:eastAsia="fr-FR"/>
    </w:rPr>
  </w:style>
  <w:style w:type="paragraph" w:customStyle="1" w:styleId="StyleStepsAvant3pt1">
    <w:name w:val="Style Steps + Avant : 3 pt1"/>
    <w:basedOn w:val="Steps"/>
    <w:uiPriority w:val="9"/>
    <w:locked/>
    <w:rsid w:val="009F57F1"/>
    <w:pPr>
      <w:spacing w:before="60"/>
    </w:pPr>
  </w:style>
  <w:style w:type="paragraph" w:styleId="NoSpacing">
    <w:name w:val="No Spacing"/>
    <w:uiPriority w:val="1"/>
    <w:qFormat/>
    <w:rsid w:val="009F57F1"/>
    <w:rPr>
      <w:rFonts w:ascii="Verdana" w:hAnsi="Verdana"/>
      <w:lang w:val="en-US" w:eastAsia="fr-FR"/>
    </w:rPr>
  </w:style>
  <w:style w:type="paragraph" w:styleId="TOCHeading">
    <w:name w:val="TOC Heading"/>
    <w:basedOn w:val="Heading1"/>
    <w:next w:val="Normal"/>
    <w:uiPriority w:val="39"/>
    <w:qFormat/>
    <w:rsid w:val="009F57F1"/>
    <w:pPr>
      <w:keepNext/>
      <w:keepLines/>
      <w:pageBreakBefore w:val="0"/>
      <w:numPr>
        <w:numId w:val="0"/>
      </w:numPr>
      <w:spacing w:before="480" w:after="0" w:line="276" w:lineRule="auto"/>
      <w:jc w:val="left"/>
      <w:outlineLvl w:val="9"/>
    </w:pPr>
    <w:rPr>
      <w:bCs/>
      <w:snapToGrid/>
      <w:color w:val="365F91"/>
      <w:kern w:val="0"/>
      <w:sz w:val="28"/>
      <w:szCs w:val="28"/>
      <w:lang w:eastAsia="en-US"/>
    </w:rPr>
  </w:style>
  <w:style w:type="paragraph" w:customStyle="1" w:styleId="StyletocheadBold">
    <w:name w:val="Style tochead + Bold"/>
    <w:basedOn w:val="tochead"/>
    <w:next w:val="pp"/>
    <w:rsid w:val="009F57F1"/>
  </w:style>
  <w:style w:type="paragraph" w:customStyle="1" w:styleId="Code0">
    <w:name w:val="Code"/>
    <w:basedOn w:val="Normal"/>
    <w:next w:val="Normal"/>
    <w:link w:val="CodeChar"/>
    <w:qFormat/>
    <w:rsid w:val="00DB3C8D"/>
    <w:pPr>
      <w:spacing w:line="240" w:lineRule="auto"/>
      <w:ind w:left="144"/>
      <w:contextualSpacing/>
    </w:pPr>
    <w:rPr>
      <w:rFonts w:ascii="Courier New" w:hAnsi="Courier New"/>
      <w:i/>
      <w:sz w:val="18"/>
      <w:szCs w:val="24"/>
      <w:lang w:bidi="en-US"/>
    </w:rPr>
  </w:style>
  <w:style w:type="character" w:customStyle="1" w:styleId="CodeChar">
    <w:name w:val="Code Char"/>
    <w:basedOn w:val="DefaultParagraphFont"/>
    <w:link w:val="Code0"/>
    <w:rsid w:val="00DB3C8D"/>
    <w:rPr>
      <w:rFonts w:ascii="Courier New" w:hAnsi="Courier New"/>
      <w:i/>
      <w:sz w:val="18"/>
      <w:szCs w:val="24"/>
      <w:lang w:bidi="en-US"/>
    </w:rPr>
  </w:style>
  <w:style w:type="character" w:styleId="HTMLCode">
    <w:name w:val="HTML Code"/>
    <w:basedOn w:val="DefaultParagraphFont"/>
    <w:uiPriority w:val="99"/>
    <w:unhideWhenUsed/>
    <w:rsid w:val="007944A5"/>
    <w:rPr>
      <w:rFonts w:ascii="Courier New" w:eastAsia="Times New Roman" w:hAnsi="Courier New" w:cs="Courier New"/>
      <w:sz w:val="20"/>
      <w:szCs w:val="20"/>
    </w:rPr>
  </w:style>
  <w:style w:type="paragraph" w:styleId="ListParagraph">
    <w:name w:val="List Paragraph"/>
    <w:basedOn w:val="Normal"/>
    <w:uiPriority w:val="34"/>
    <w:qFormat/>
    <w:rsid w:val="001B5590"/>
    <w:pPr>
      <w:ind w:left="720"/>
    </w:pPr>
  </w:style>
  <w:style w:type="character" w:customStyle="1" w:styleId="Heading2Char">
    <w:name w:val="Heading 2 Char"/>
    <w:basedOn w:val="DefaultParagraphFont"/>
    <w:link w:val="Heading2"/>
    <w:uiPriority w:val="4"/>
    <w:rsid w:val="008A33DD"/>
    <w:rPr>
      <w:rFonts w:asciiTheme="majorHAnsi" w:hAnsiTheme="majorHAnsi"/>
      <w:b/>
      <w:snapToGrid w:val="0"/>
      <w:color w:val="002060"/>
      <w:sz w:val="32"/>
      <w:lang w:val="en-US" w:eastAsia="fr-FR"/>
    </w:rPr>
  </w:style>
  <w:style w:type="paragraph" w:styleId="BodyTextIndent">
    <w:name w:val="Body Text Indent"/>
    <w:basedOn w:val="Normal"/>
    <w:rsid w:val="0053244C"/>
    <w:pPr>
      <w:ind w:left="360"/>
      <w:jc w:val="both"/>
    </w:pPr>
    <w:rPr>
      <w:rFonts w:ascii="Arial" w:hAnsi="Arial"/>
      <w:lang w:eastAsia="ja-JP"/>
    </w:rPr>
  </w:style>
  <w:style w:type="paragraph" w:styleId="ListBullet5">
    <w:name w:val="List Bullet 5"/>
    <w:basedOn w:val="Normal"/>
    <w:autoRedefine/>
    <w:rsid w:val="00F9390A"/>
    <w:pPr>
      <w:numPr>
        <w:numId w:val="11"/>
      </w:numPr>
    </w:pPr>
    <w:rPr>
      <w:rFonts w:ascii="Times New Roman" w:hAnsi="Times New Roman"/>
    </w:rPr>
  </w:style>
  <w:style w:type="paragraph" w:customStyle="1" w:styleId="Explanation">
    <w:name w:val="Explanation"/>
    <w:basedOn w:val="Normal"/>
    <w:rsid w:val="00F9390A"/>
    <w:pPr>
      <w:autoSpaceDE w:val="0"/>
      <w:autoSpaceDN w:val="0"/>
      <w:adjustRightInd w:val="0"/>
    </w:pPr>
    <w:rPr>
      <w:rFonts w:ascii="Arial Narrow" w:hAnsi="Arial Narrow"/>
    </w:rPr>
  </w:style>
  <w:style w:type="character" w:styleId="Strong">
    <w:name w:val="Strong"/>
    <w:uiPriority w:val="22"/>
    <w:qFormat/>
    <w:rsid w:val="002F761A"/>
    <w:rPr>
      <w:b/>
      <w:bCs/>
    </w:rPr>
  </w:style>
  <w:style w:type="paragraph" w:styleId="NormalWeb">
    <w:name w:val="Normal (Web)"/>
    <w:basedOn w:val="Normal"/>
    <w:uiPriority w:val="99"/>
    <w:unhideWhenUsed/>
    <w:rsid w:val="00FD4250"/>
    <w:pPr>
      <w:spacing w:before="100" w:beforeAutospacing="1" w:after="100" w:afterAutospacing="1"/>
    </w:pPr>
    <w:rPr>
      <w:rFonts w:ascii="Times New Roman" w:hAnsi="Times New Roman"/>
      <w:sz w:val="24"/>
      <w:szCs w:val="24"/>
    </w:rPr>
  </w:style>
  <w:style w:type="character" w:customStyle="1" w:styleId="tbc">
    <w:name w:val="tbc"/>
    <w:basedOn w:val="DefaultParagraphFont"/>
    <w:rsid w:val="00FD4250"/>
  </w:style>
  <w:style w:type="character" w:customStyle="1" w:styleId="Heading3Char">
    <w:name w:val="Heading 3 Char"/>
    <w:basedOn w:val="DefaultParagraphFont"/>
    <w:link w:val="Heading3"/>
    <w:uiPriority w:val="4"/>
    <w:rsid w:val="00B9448E"/>
    <w:rPr>
      <w:rFonts w:asciiTheme="majorHAnsi" w:hAnsiTheme="majorHAnsi"/>
      <w:b/>
      <w:snapToGrid w:val="0"/>
      <w:color w:val="002060"/>
      <w:sz w:val="24"/>
      <w:lang w:val="en-US" w:eastAsia="fr-FR"/>
    </w:rPr>
  </w:style>
  <w:style w:type="paragraph" w:styleId="Quote">
    <w:name w:val="Quote"/>
    <w:basedOn w:val="Normal"/>
    <w:next w:val="Normal"/>
    <w:link w:val="QuoteChar"/>
    <w:uiPriority w:val="29"/>
    <w:qFormat/>
    <w:rsid w:val="00F70364"/>
    <w:pPr>
      <w:spacing w:after="0" w:line="240" w:lineRule="auto"/>
    </w:pPr>
    <w:rPr>
      <w:rFonts w:ascii="Calibri" w:hAnsi="Calibri"/>
      <w:i/>
      <w:sz w:val="24"/>
      <w:szCs w:val="24"/>
      <w:lang w:bidi="en-US"/>
    </w:rPr>
  </w:style>
  <w:style w:type="character" w:customStyle="1" w:styleId="QuoteChar">
    <w:name w:val="Quote Char"/>
    <w:basedOn w:val="DefaultParagraphFont"/>
    <w:link w:val="Quote"/>
    <w:uiPriority w:val="29"/>
    <w:rsid w:val="00F70364"/>
    <w:rPr>
      <w:rFonts w:ascii="Calibri" w:hAnsi="Calibri"/>
      <w:i/>
      <w:sz w:val="24"/>
      <w:szCs w:val="24"/>
      <w:lang w:bidi="en-US"/>
    </w:rPr>
  </w:style>
  <w:style w:type="character" w:styleId="SubtleEmphasis">
    <w:name w:val="Subtle Emphasis"/>
    <w:uiPriority w:val="19"/>
    <w:qFormat/>
    <w:rsid w:val="00F70364"/>
    <w:rPr>
      <w:i/>
      <w:color w:val="5A5A5A"/>
    </w:rPr>
  </w:style>
  <w:style w:type="character" w:customStyle="1" w:styleId="FooterChar">
    <w:name w:val="Footer Char"/>
    <w:basedOn w:val="DefaultParagraphFont"/>
    <w:link w:val="Footer"/>
    <w:uiPriority w:val="99"/>
    <w:rsid w:val="007B3727"/>
    <w:rPr>
      <w:rFonts w:ascii="Verdana" w:hAnsi="Verdana"/>
      <w:lang w:eastAsia="fr-FR"/>
    </w:rPr>
  </w:style>
  <w:style w:type="character" w:customStyle="1" w:styleId="HeaderChar">
    <w:name w:val="Header Char"/>
    <w:basedOn w:val="DefaultParagraphFont"/>
    <w:link w:val="Header"/>
    <w:uiPriority w:val="99"/>
    <w:rsid w:val="007B3727"/>
    <w:rPr>
      <w:rFonts w:ascii="Verdana" w:hAnsi="Verdana"/>
      <w:lang w:eastAsia="fr-FR"/>
    </w:rPr>
  </w:style>
  <w:style w:type="paragraph" w:styleId="DocumentMap">
    <w:name w:val="Document Map"/>
    <w:basedOn w:val="Normal"/>
    <w:link w:val="DocumentMapChar"/>
    <w:uiPriority w:val="9"/>
    <w:rsid w:val="00AA47A6"/>
    <w:rPr>
      <w:rFonts w:ascii="Tahoma" w:hAnsi="Tahoma" w:cs="Tahoma"/>
      <w:sz w:val="16"/>
      <w:szCs w:val="16"/>
    </w:rPr>
  </w:style>
  <w:style w:type="character" w:customStyle="1" w:styleId="DocumentMapChar">
    <w:name w:val="Document Map Char"/>
    <w:basedOn w:val="DefaultParagraphFont"/>
    <w:link w:val="DocumentMap"/>
    <w:uiPriority w:val="9"/>
    <w:rsid w:val="00AA47A6"/>
    <w:rPr>
      <w:rFonts w:ascii="Tahoma" w:hAnsi="Tahoma" w:cs="Tahoma"/>
      <w:sz w:val="16"/>
      <w:szCs w:val="16"/>
      <w:lang w:eastAsia="fr-FR"/>
    </w:rPr>
  </w:style>
  <w:style w:type="paragraph" w:customStyle="1" w:styleId="SignatureLine2-col">
    <w:name w:val="Signature Line 2-col"/>
    <w:basedOn w:val="Normal"/>
    <w:rsid w:val="00AA22C6"/>
    <w:pPr>
      <w:tabs>
        <w:tab w:val="left" w:pos="432"/>
        <w:tab w:val="left" w:pos="4320"/>
        <w:tab w:val="left" w:pos="5040"/>
        <w:tab w:val="left" w:pos="5472"/>
        <w:tab w:val="left" w:pos="9648"/>
      </w:tabs>
      <w:spacing w:before="240" w:after="0" w:line="240" w:lineRule="auto"/>
    </w:pPr>
    <w:rPr>
      <w:rFonts w:ascii="Times New Roman" w:eastAsia="Times New Roman" w:hAnsi="Times New Roman"/>
      <w:sz w:val="24"/>
      <w:szCs w:val="20"/>
    </w:rPr>
  </w:style>
  <w:style w:type="paragraph" w:styleId="CommentSubject">
    <w:name w:val="annotation subject"/>
    <w:basedOn w:val="CommentText"/>
    <w:next w:val="CommentText"/>
    <w:link w:val="CommentSubjectChar"/>
    <w:uiPriority w:val="9"/>
    <w:rsid w:val="003002D2"/>
    <w:pPr>
      <w:spacing w:line="240" w:lineRule="auto"/>
    </w:pPr>
    <w:rPr>
      <w:b/>
      <w:bCs/>
      <w:sz w:val="20"/>
      <w:szCs w:val="20"/>
    </w:rPr>
  </w:style>
  <w:style w:type="character" w:customStyle="1" w:styleId="CommentTextChar">
    <w:name w:val="Comment Text Char"/>
    <w:basedOn w:val="DefaultParagraphFont"/>
    <w:link w:val="CommentText"/>
    <w:uiPriority w:val="9"/>
    <w:semiHidden/>
    <w:rsid w:val="003002D2"/>
    <w:rPr>
      <w:rFonts w:ascii="Cambria" w:eastAsia="Calibri" w:hAnsi="Cambria"/>
      <w:sz w:val="22"/>
      <w:szCs w:val="22"/>
      <w:lang w:val="en-US" w:eastAsia="en-US"/>
    </w:rPr>
  </w:style>
  <w:style w:type="character" w:customStyle="1" w:styleId="CommentSubjectChar">
    <w:name w:val="Comment Subject Char"/>
    <w:basedOn w:val="CommentTextChar"/>
    <w:link w:val="CommentSubject"/>
    <w:uiPriority w:val="9"/>
    <w:rsid w:val="003002D2"/>
    <w:rPr>
      <w:rFonts w:ascii="Cambria" w:eastAsia="Calibri" w:hAnsi="Cambria"/>
      <w:b/>
      <w:bCs/>
      <w:sz w:val="22"/>
      <w:szCs w:val="22"/>
      <w:lang w:val="en-US" w:eastAsia="en-US"/>
    </w:rPr>
  </w:style>
  <w:style w:type="paragraph" w:customStyle="1" w:styleId="Normal1">
    <w:name w:val="Normal1"/>
    <w:rsid w:val="00091201"/>
    <w:pPr>
      <w:spacing w:line="276" w:lineRule="auto"/>
    </w:pPr>
    <w:rPr>
      <w:rFonts w:ascii="Arial" w:eastAsia="Arial" w:hAnsi="Arial" w:cs="Arial"/>
      <w:color w:val="000000"/>
      <w:sz w:val="22"/>
      <w:lang w:val="en-US" w:eastAsia="en-US"/>
    </w:rPr>
  </w:style>
  <w:style w:type="paragraph" w:styleId="HTMLPreformatted">
    <w:name w:val="HTML Preformatted"/>
    <w:basedOn w:val="Normal"/>
    <w:link w:val="HTMLPreformattedChar"/>
    <w:uiPriority w:val="99"/>
    <w:unhideWhenUsed/>
    <w:rsid w:val="0009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094FF1"/>
    <w:rPr>
      <w:rFonts w:ascii="Courier New" w:hAnsi="Courier New" w:cs="Courier New"/>
    </w:rPr>
  </w:style>
  <w:style w:type="character" w:customStyle="1" w:styleId="Heading4Char">
    <w:name w:val="Heading 4 Char"/>
    <w:basedOn w:val="DefaultParagraphFont"/>
    <w:link w:val="Heading4"/>
    <w:uiPriority w:val="4"/>
    <w:rsid w:val="00046FDB"/>
    <w:rPr>
      <w:rFonts w:ascii="Gill Sans MT" w:hAnsi="Gill Sans MT"/>
      <w:b/>
      <w:bCs/>
      <w:sz w:val="22"/>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00212">
      <w:bodyDiv w:val="1"/>
      <w:marLeft w:val="0"/>
      <w:marRight w:val="0"/>
      <w:marTop w:val="0"/>
      <w:marBottom w:val="0"/>
      <w:divBdr>
        <w:top w:val="none" w:sz="0" w:space="0" w:color="auto"/>
        <w:left w:val="none" w:sz="0" w:space="0" w:color="auto"/>
        <w:bottom w:val="none" w:sz="0" w:space="0" w:color="auto"/>
        <w:right w:val="none" w:sz="0" w:space="0" w:color="auto"/>
      </w:divBdr>
    </w:div>
    <w:div w:id="164827320">
      <w:bodyDiv w:val="1"/>
      <w:marLeft w:val="0"/>
      <w:marRight w:val="0"/>
      <w:marTop w:val="0"/>
      <w:marBottom w:val="0"/>
      <w:divBdr>
        <w:top w:val="none" w:sz="0" w:space="0" w:color="auto"/>
        <w:left w:val="none" w:sz="0" w:space="0" w:color="auto"/>
        <w:bottom w:val="none" w:sz="0" w:space="0" w:color="auto"/>
        <w:right w:val="none" w:sz="0" w:space="0" w:color="auto"/>
      </w:divBdr>
    </w:div>
    <w:div w:id="218638926">
      <w:bodyDiv w:val="1"/>
      <w:marLeft w:val="0"/>
      <w:marRight w:val="0"/>
      <w:marTop w:val="0"/>
      <w:marBottom w:val="0"/>
      <w:divBdr>
        <w:top w:val="none" w:sz="0" w:space="0" w:color="auto"/>
        <w:left w:val="none" w:sz="0" w:space="0" w:color="auto"/>
        <w:bottom w:val="none" w:sz="0" w:space="0" w:color="auto"/>
        <w:right w:val="none" w:sz="0" w:space="0" w:color="auto"/>
      </w:divBdr>
    </w:div>
    <w:div w:id="338581720">
      <w:bodyDiv w:val="1"/>
      <w:marLeft w:val="0"/>
      <w:marRight w:val="0"/>
      <w:marTop w:val="0"/>
      <w:marBottom w:val="0"/>
      <w:divBdr>
        <w:top w:val="none" w:sz="0" w:space="0" w:color="auto"/>
        <w:left w:val="none" w:sz="0" w:space="0" w:color="auto"/>
        <w:bottom w:val="none" w:sz="0" w:space="0" w:color="auto"/>
        <w:right w:val="none" w:sz="0" w:space="0" w:color="auto"/>
      </w:divBdr>
    </w:div>
    <w:div w:id="369695107">
      <w:bodyDiv w:val="1"/>
      <w:marLeft w:val="0"/>
      <w:marRight w:val="0"/>
      <w:marTop w:val="0"/>
      <w:marBottom w:val="0"/>
      <w:divBdr>
        <w:top w:val="none" w:sz="0" w:space="0" w:color="auto"/>
        <w:left w:val="none" w:sz="0" w:space="0" w:color="auto"/>
        <w:bottom w:val="none" w:sz="0" w:space="0" w:color="auto"/>
        <w:right w:val="none" w:sz="0" w:space="0" w:color="auto"/>
      </w:divBdr>
    </w:div>
    <w:div w:id="393312779">
      <w:bodyDiv w:val="1"/>
      <w:marLeft w:val="0"/>
      <w:marRight w:val="0"/>
      <w:marTop w:val="0"/>
      <w:marBottom w:val="0"/>
      <w:divBdr>
        <w:top w:val="none" w:sz="0" w:space="0" w:color="auto"/>
        <w:left w:val="none" w:sz="0" w:space="0" w:color="auto"/>
        <w:bottom w:val="none" w:sz="0" w:space="0" w:color="auto"/>
        <w:right w:val="none" w:sz="0" w:space="0" w:color="auto"/>
      </w:divBdr>
    </w:div>
    <w:div w:id="394819363">
      <w:bodyDiv w:val="1"/>
      <w:marLeft w:val="0"/>
      <w:marRight w:val="0"/>
      <w:marTop w:val="0"/>
      <w:marBottom w:val="0"/>
      <w:divBdr>
        <w:top w:val="none" w:sz="0" w:space="0" w:color="auto"/>
        <w:left w:val="none" w:sz="0" w:space="0" w:color="auto"/>
        <w:bottom w:val="none" w:sz="0" w:space="0" w:color="auto"/>
        <w:right w:val="none" w:sz="0" w:space="0" w:color="auto"/>
      </w:divBdr>
    </w:div>
    <w:div w:id="448748031">
      <w:bodyDiv w:val="1"/>
      <w:marLeft w:val="167"/>
      <w:marRight w:val="167"/>
      <w:marTop w:val="167"/>
      <w:marBottom w:val="167"/>
      <w:divBdr>
        <w:top w:val="none" w:sz="0" w:space="0" w:color="auto"/>
        <w:left w:val="none" w:sz="0" w:space="0" w:color="auto"/>
        <w:bottom w:val="none" w:sz="0" w:space="0" w:color="auto"/>
        <w:right w:val="none" w:sz="0" w:space="0" w:color="auto"/>
      </w:divBdr>
      <w:divsChild>
        <w:div w:id="232663494">
          <w:marLeft w:val="0"/>
          <w:marRight w:val="0"/>
          <w:marTop w:val="0"/>
          <w:marBottom w:val="0"/>
          <w:divBdr>
            <w:top w:val="none" w:sz="0" w:space="0" w:color="auto"/>
            <w:left w:val="none" w:sz="0" w:space="0" w:color="auto"/>
            <w:bottom w:val="none" w:sz="0" w:space="0" w:color="auto"/>
            <w:right w:val="none" w:sz="0" w:space="0" w:color="auto"/>
          </w:divBdr>
          <w:divsChild>
            <w:div w:id="39204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7597">
      <w:bodyDiv w:val="1"/>
      <w:marLeft w:val="167"/>
      <w:marRight w:val="167"/>
      <w:marTop w:val="167"/>
      <w:marBottom w:val="167"/>
      <w:divBdr>
        <w:top w:val="none" w:sz="0" w:space="0" w:color="auto"/>
        <w:left w:val="none" w:sz="0" w:space="0" w:color="auto"/>
        <w:bottom w:val="none" w:sz="0" w:space="0" w:color="auto"/>
        <w:right w:val="none" w:sz="0" w:space="0" w:color="auto"/>
      </w:divBdr>
      <w:divsChild>
        <w:div w:id="248542133">
          <w:marLeft w:val="0"/>
          <w:marRight w:val="0"/>
          <w:marTop w:val="0"/>
          <w:marBottom w:val="0"/>
          <w:divBdr>
            <w:top w:val="none" w:sz="0" w:space="0" w:color="auto"/>
            <w:left w:val="none" w:sz="0" w:space="0" w:color="auto"/>
            <w:bottom w:val="none" w:sz="0" w:space="0" w:color="auto"/>
            <w:right w:val="none" w:sz="0" w:space="0" w:color="auto"/>
          </w:divBdr>
          <w:divsChild>
            <w:div w:id="111020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76663">
      <w:bodyDiv w:val="1"/>
      <w:marLeft w:val="0"/>
      <w:marRight w:val="0"/>
      <w:marTop w:val="0"/>
      <w:marBottom w:val="0"/>
      <w:divBdr>
        <w:top w:val="none" w:sz="0" w:space="0" w:color="auto"/>
        <w:left w:val="none" w:sz="0" w:space="0" w:color="auto"/>
        <w:bottom w:val="none" w:sz="0" w:space="0" w:color="auto"/>
        <w:right w:val="none" w:sz="0" w:space="0" w:color="auto"/>
      </w:divBdr>
    </w:div>
    <w:div w:id="621887216">
      <w:bodyDiv w:val="1"/>
      <w:marLeft w:val="0"/>
      <w:marRight w:val="0"/>
      <w:marTop w:val="0"/>
      <w:marBottom w:val="0"/>
      <w:divBdr>
        <w:top w:val="none" w:sz="0" w:space="0" w:color="auto"/>
        <w:left w:val="none" w:sz="0" w:space="0" w:color="auto"/>
        <w:bottom w:val="none" w:sz="0" w:space="0" w:color="auto"/>
        <w:right w:val="none" w:sz="0" w:space="0" w:color="auto"/>
      </w:divBdr>
    </w:div>
    <w:div w:id="688413960">
      <w:bodyDiv w:val="1"/>
      <w:marLeft w:val="0"/>
      <w:marRight w:val="0"/>
      <w:marTop w:val="0"/>
      <w:marBottom w:val="0"/>
      <w:divBdr>
        <w:top w:val="none" w:sz="0" w:space="0" w:color="auto"/>
        <w:left w:val="none" w:sz="0" w:space="0" w:color="auto"/>
        <w:bottom w:val="none" w:sz="0" w:space="0" w:color="auto"/>
        <w:right w:val="none" w:sz="0" w:space="0" w:color="auto"/>
      </w:divBdr>
    </w:div>
    <w:div w:id="818764789">
      <w:bodyDiv w:val="1"/>
      <w:marLeft w:val="0"/>
      <w:marRight w:val="0"/>
      <w:marTop w:val="0"/>
      <w:marBottom w:val="0"/>
      <w:divBdr>
        <w:top w:val="none" w:sz="0" w:space="0" w:color="auto"/>
        <w:left w:val="none" w:sz="0" w:space="0" w:color="auto"/>
        <w:bottom w:val="none" w:sz="0" w:space="0" w:color="auto"/>
        <w:right w:val="none" w:sz="0" w:space="0" w:color="auto"/>
      </w:divBdr>
    </w:div>
    <w:div w:id="911234864">
      <w:bodyDiv w:val="1"/>
      <w:marLeft w:val="0"/>
      <w:marRight w:val="0"/>
      <w:marTop w:val="0"/>
      <w:marBottom w:val="0"/>
      <w:divBdr>
        <w:top w:val="none" w:sz="0" w:space="0" w:color="auto"/>
        <w:left w:val="none" w:sz="0" w:space="0" w:color="auto"/>
        <w:bottom w:val="none" w:sz="0" w:space="0" w:color="auto"/>
        <w:right w:val="none" w:sz="0" w:space="0" w:color="auto"/>
      </w:divBdr>
    </w:div>
    <w:div w:id="972565152">
      <w:bodyDiv w:val="1"/>
      <w:marLeft w:val="0"/>
      <w:marRight w:val="0"/>
      <w:marTop w:val="0"/>
      <w:marBottom w:val="0"/>
      <w:divBdr>
        <w:top w:val="none" w:sz="0" w:space="0" w:color="auto"/>
        <w:left w:val="none" w:sz="0" w:space="0" w:color="auto"/>
        <w:bottom w:val="none" w:sz="0" w:space="0" w:color="auto"/>
        <w:right w:val="none" w:sz="0" w:space="0" w:color="auto"/>
      </w:divBdr>
    </w:div>
    <w:div w:id="1126578430">
      <w:bodyDiv w:val="1"/>
      <w:marLeft w:val="0"/>
      <w:marRight w:val="0"/>
      <w:marTop w:val="0"/>
      <w:marBottom w:val="0"/>
      <w:divBdr>
        <w:top w:val="none" w:sz="0" w:space="0" w:color="auto"/>
        <w:left w:val="none" w:sz="0" w:space="0" w:color="auto"/>
        <w:bottom w:val="none" w:sz="0" w:space="0" w:color="auto"/>
        <w:right w:val="none" w:sz="0" w:space="0" w:color="auto"/>
      </w:divBdr>
    </w:div>
    <w:div w:id="1135610199">
      <w:bodyDiv w:val="1"/>
      <w:marLeft w:val="0"/>
      <w:marRight w:val="0"/>
      <w:marTop w:val="0"/>
      <w:marBottom w:val="0"/>
      <w:divBdr>
        <w:top w:val="none" w:sz="0" w:space="0" w:color="auto"/>
        <w:left w:val="none" w:sz="0" w:space="0" w:color="auto"/>
        <w:bottom w:val="none" w:sz="0" w:space="0" w:color="auto"/>
        <w:right w:val="none" w:sz="0" w:space="0" w:color="auto"/>
      </w:divBdr>
    </w:div>
    <w:div w:id="1147740649">
      <w:bodyDiv w:val="1"/>
      <w:marLeft w:val="0"/>
      <w:marRight w:val="0"/>
      <w:marTop w:val="0"/>
      <w:marBottom w:val="0"/>
      <w:divBdr>
        <w:top w:val="none" w:sz="0" w:space="0" w:color="auto"/>
        <w:left w:val="none" w:sz="0" w:space="0" w:color="auto"/>
        <w:bottom w:val="none" w:sz="0" w:space="0" w:color="auto"/>
        <w:right w:val="none" w:sz="0" w:space="0" w:color="auto"/>
      </w:divBdr>
    </w:div>
    <w:div w:id="1364096022">
      <w:bodyDiv w:val="1"/>
      <w:marLeft w:val="0"/>
      <w:marRight w:val="0"/>
      <w:marTop w:val="0"/>
      <w:marBottom w:val="0"/>
      <w:divBdr>
        <w:top w:val="none" w:sz="0" w:space="0" w:color="auto"/>
        <w:left w:val="none" w:sz="0" w:space="0" w:color="auto"/>
        <w:bottom w:val="none" w:sz="0" w:space="0" w:color="auto"/>
        <w:right w:val="none" w:sz="0" w:space="0" w:color="auto"/>
      </w:divBdr>
    </w:div>
    <w:div w:id="1453590817">
      <w:bodyDiv w:val="1"/>
      <w:marLeft w:val="0"/>
      <w:marRight w:val="0"/>
      <w:marTop w:val="0"/>
      <w:marBottom w:val="0"/>
      <w:divBdr>
        <w:top w:val="none" w:sz="0" w:space="0" w:color="auto"/>
        <w:left w:val="none" w:sz="0" w:space="0" w:color="auto"/>
        <w:bottom w:val="none" w:sz="0" w:space="0" w:color="auto"/>
        <w:right w:val="none" w:sz="0" w:space="0" w:color="auto"/>
      </w:divBdr>
    </w:div>
    <w:div w:id="1489905852">
      <w:bodyDiv w:val="1"/>
      <w:marLeft w:val="0"/>
      <w:marRight w:val="0"/>
      <w:marTop w:val="0"/>
      <w:marBottom w:val="0"/>
      <w:divBdr>
        <w:top w:val="none" w:sz="0" w:space="0" w:color="auto"/>
        <w:left w:val="none" w:sz="0" w:space="0" w:color="auto"/>
        <w:bottom w:val="none" w:sz="0" w:space="0" w:color="auto"/>
        <w:right w:val="none" w:sz="0" w:space="0" w:color="auto"/>
      </w:divBdr>
    </w:div>
    <w:div w:id="1501844651">
      <w:bodyDiv w:val="1"/>
      <w:marLeft w:val="0"/>
      <w:marRight w:val="0"/>
      <w:marTop w:val="0"/>
      <w:marBottom w:val="0"/>
      <w:divBdr>
        <w:top w:val="none" w:sz="0" w:space="0" w:color="auto"/>
        <w:left w:val="none" w:sz="0" w:space="0" w:color="auto"/>
        <w:bottom w:val="none" w:sz="0" w:space="0" w:color="auto"/>
        <w:right w:val="none" w:sz="0" w:space="0" w:color="auto"/>
      </w:divBdr>
    </w:div>
    <w:div w:id="1565483747">
      <w:bodyDiv w:val="1"/>
      <w:marLeft w:val="0"/>
      <w:marRight w:val="0"/>
      <w:marTop w:val="0"/>
      <w:marBottom w:val="0"/>
      <w:divBdr>
        <w:top w:val="none" w:sz="0" w:space="0" w:color="auto"/>
        <w:left w:val="none" w:sz="0" w:space="0" w:color="auto"/>
        <w:bottom w:val="none" w:sz="0" w:space="0" w:color="auto"/>
        <w:right w:val="none" w:sz="0" w:space="0" w:color="auto"/>
      </w:divBdr>
    </w:div>
    <w:div w:id="1588883747">
      <w:bodyDiv w:val="1"/>
      <w:marLeft w:val="0"/>
      <w:marRight w:val="0"/>
      <w:marTop w:val="0"/>
      <w:marBottom w:val="0"/>
      <w:divBdr>
        <w:top w:val="none" w:sz="0" w:space="0" w:color="auto"/>
        <w:left w:val="none" w:sz="0" w:space="0" w:color="auto"/>
        <w:bottom w:val="none" w:sz="0" w:space="0" w:color="auto"/>
        <w:right w:val="none" w:sz="0" w:space="0" w:color="auto"/>
      </w:divBdr>
    </w:div>
    <w:div w:id="1680428515">
      <w:bodyDiv w:val="1"/>
      <w:marLeft w:val="0"/>
      <w:marRight w:val="0"/>
      <w:marTop w:val="0"/>
      <w:marBottom w:val="0"/>
      <w:divBdr>
        <w:top w:val="none" w:sz="0" w:space="0" w:color="auto"/>
        <w:left w:val="none" w:sz="0" w:space="0" w:color="auto"/>
        <w:bottom w:val="none" w:sz="0" w:space="0" w:color="auto"/>
        <w:right w:val="none" w:sz="0" w:space="0" w:color="auto"/>
      </w:divBdr>
    </w:div>
    <w:div w:id="1847480851">
      <w:bodyDiv w:val="1"/>
      <w:marLeft w:val="0"/>
      <w:marRight w:val="0"/>
      <w:marTop w:val="0"/>
      <w:marBottom w:val="0"/>
      <w:divBdr>
        <w:top w:val="none" w:sz="0" w:space="0" w:color="auto"/>
        <w:left w:val="none" w:sz="0" w:space="0" w:color="auto"/>
        <w:bottom w:val="none" w:sz="0" w:space="0" w:color="auto"/>
        <w:right w:val="none" w:sz="0" w:space="0" w:color="auto"/>
      </w:divBdr>
    </w:div>
    <w:div w:id="1867787179">
      <w:bodyDiv w:val="1"/>
      <w:marLeft w:val="0"/>
      <w:marRight w:val="0"/>
      <w:marTop w:val="0"/>
      <w:marBottom w:val="0"/>
      <w:divBdr>
        <w:top w:val="none" w:sz="0" w:space="0" w:color="auto"/>
        <w:left w:val="none" w:sz="0" w:space="0" w:color="auto"/>
        <w:bottom w:val="none" w:sz="0" w:space="0" w:color="auto"/>
        <w:right w:val="none" w:sz="0" w:space="0" w:color="auto"/>
      </w:divBdr>
    </w:div>
    <w:div w:id="1974014937">
      <w:bodyDiv w:val="1"/>
      <w:marLeft w:val="0"/>
      <w:marRight w:val="0"/>
      <w:marTop w:val="0"/>
      <w:marBottom w:val="0"/>
      <w:divBdr>
        <w:top w:val="none" w:sz="0" w:space="0" w:color="auto"/>
        <w:left w:val="none" w:sz="0" w:space="0" w:color="auto"/>
        <w:bottom w:val="none" w:sz="0" w:space="0" w:color="auto"/>
        <w:right w:val="none" w:sz="0" w:space="0" w:color="auto"/>
      </w:divBdr>
    </w:div>
    <w:div w:id="213301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joomla.org/technical-requirements.html" TargetMode="External"/><Relationship Id="rId26" Type="http://schemas.openxmlformats.org/officeDocument/2006/relationships/hyperlink" Target="https://docs.google.com/a/vordel.com/document/d/1qngYFTF1JsQoyOJTDMTCrOTkYxz3GXCefA7UaTVcYZo/edit" TargetMode="External"/><Relationship Id="rId39" Type="http://schemas.openxmlformats.org/officeDocument/2006/relationships/image" Target="media/image17.png"/><Relationship Id="rId21" Type="http://schemas.openxmlformats.org/officeDocument/2006/relationships/hyperlink" Target="https://docs.google.com/a/vordel.com/document/d/1VwMkueR3utkUGxb70yi54TvCwaeG5UmBlO_-mNPcDSs/edit"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www.mysql.com/" TargetMode="External"/><Relationship Id="rId25" Type="http://schemas.openxmlformats.org/officeDocument/2006/relationships/hyperlink" Target="https://docs.google.com/a/vordel.com/document/d/1qngYFTF1JsQoyOJTDMTCrOTkYxz3GXCefA7UaTVcYZo/edit"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www.php.net/" TargetMode="External"/><Relationship Id="rId20" Type="http://schemas.microsoft.com/office/2011/relationships/commentsExtended" Target="commentsExtended.xml"/><Relationship Id="rId29" Type="http://schemas.openxmlformats.org/officeDocument/2006/relationships/image" Target="media/image8.png"/><Relationship Id="rId41" Type="http://schemas.openxmlformats.org/officeDocument/2006/relationships/image" Target="media/image19.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6.png"/><Relationship Id="rId32" Type="http://schemas.openxmlformats.org/officeDocument/2006/relationships/oleObject" Target="embeddings/oleObject1.bin"/><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apache.org/"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comments" Target="comments.xml"/><Relationship Id="rId31" Type="http://schemas.openxmlformats.org/officeDocument/2006/relationships/image" Target="media/image10.emf"/><Relationship Id="rId44" Type="http://schemas.openxmlformats.org/officeDocument/2006/relationships/image" Target="media/image22.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hyperlink" Target="http://petstore.swagger.wordnik.com/" TargetMode="Externa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footer" Target="footer1.xml"/><Relationship Id="rId51" Type="http://schemas.openxmlformats.org/officeDocument/2006/relationships/image" Target="media/image29.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ekov\Desktop\Axway+Documentation+20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16AA88E-97D9-43D2-B102-7DFBEF538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Axway+Documentation+2007.dotx</Template>
  <TotalTime>25723</TotalTime>
  <Pages>29</Pages>
  <Words>3978</Words>
  <Characters>22681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System Design Specifications</vt:lpstr>
    </vt:vector>
  </TitlesOfParts>
  <Company>Axway Software</Company>
  <LinksUpToDate>false</LinksUpToDate>
  <CharactersWithSpaces>26606</CharactersWithSpaces>
  <SharedDoc>false</SharedDoc>
  <HLinks>
    <vt:vector size="138" baseType="variant">
      <vt:variant>
        <vt:i4>1048625</vt:i4>
      </vt:variant>
      <vt:variant>
        <vt:i4>134</vt:i4>
      </vt:variant>
      <vt:variant>
        <vt:i4>0</vt:i4>
      </vt:variant>
      <vt:variant>
        <vt:i4>5</vt:i4>
      </vt:variant>
      <vt:variant>
        <vt:lpwstr/>
      </vt:variant>
      <vt:variant>
        <vt:lpwstr>_Toc230517261</vt:lpwstr>
      </vt:variant>
      <vt:variant>
        <vt:i4>1048625</vt:i4>
      </vt:variant>
      <vt:variant>
        <vt:i4>128</vt:i4>
      </vt:variant>
      <vt:variant>
        <vt:i4>0</vt:i4>
      </vt:variant>
      <vt:variant>
        <vt:i4>5</vt:i4>
      </vt:variant>
      <vt:variant>
        <vt:lpwstr/>
      </vt:variant>
      <vt:variant>
        <vt:lpwstr>_Toc230517260</vt:lpwstr>
      </vt:variant>
      <vt:variant>
        <vt:i4>1245233</vt:i4>
      </vt:variant>
      <vt:variant>
        <vt:i4>122</vt:i4>
      </vt:variant>
      <vt:variant>
        <vt:i4>0</vt:i4>
      </vt:variant>
      <vt:variant>
        <vt:i4>5</vt:i4>
      </vt:variant>
      <vt:variant>
        <vt:lpwstr/>
      </vt:variant>
      <vt:variant>
        <vt:lpwstr>_Toc230517259</vt:lpwstr>
      </vt:variant>
      <vt:variant>
        <vt:i4>1245233</vt:i4>
      </vt:variant>
      <vt:variant>
        <vt:i4>116</vt:i4>
      </vt:variant>
      <vt:variant>
        <vt:i4>0</vt:i4>
      </vt:variant>
      <vt:variant>
        <vt:i4>5</vt:i4>
      </vt:variant>
      <vt:variant>
        <vt:lpwstr/>
      </vt:variant>
      <vt:variant>
        <vt:lpwstr>_Toc230517258</vt:lpwstr>
      </vt:variant>
      <vt:variant>
        <vt:i4>1245233</vt:i4>
      </vt:variant>
      <vt:variant>
        <vt:i4>110</vt:i4>
      </vt:variant>
      <vt:variant>
        <vt:i4>0</vt:i4>
      </vt:variant>
      <vt:variant>
        <vt:i4>5</vt:i4>
      </vt:variant>
      <vt:variant>
        <vt:lpwstr/>
      </vt:variant>
      <vt:variant>
        <vt:lpwstr>_Toc230517257</vt:lpwstr>
      </vt:variant>
      <vt:variant>
        <vt:i4>1245233</vt:i4>
      </vt:variant>
      <vt:variant>
        <vt:i4>104</vt:i4>
      </vt:variant>
      <vt:variant>
        <vt:i4>0</vt:i4>
      </vt:variant>
      <vt:variant>
        <vt:i4>5</vt:i4>
      </vt:variant>
      <vt:variant>
        <vt:lpwstr/>
      </vt:variant>
      <vt:variant>
        <vt:lpwstr>_Toc230517256</vt:lpwstr>
      </vt:variant>
      <vt:variant>
        <vt:i4>1245233</vt:i4>
      </vt:variant>
      <vt:variant>
        <vt:i4>98</vt:i4>
      </vt:variant>
      <vt:variant>
        <vt:i4>0</vt:i4>
      </vt:variant>
      <vt:variant>
        <vt:i4>5</vt:i4>
      </vt:variant>
      <vt:variant>
        <vt:lpwstr/>
      </vt:variant>
      <vt:variant>
        <vt:lpwstr>_Toc230517255</vt:lpwstr>
      </vt:variant>
      <vt:variant>
        <vt:i4>1245233</vt:i4>
      </vt:variant>
      <vt:variant>
        <vt:i4>92</vt:i4>
      </vt:variant>
      <vt:variant>
        <vt:i4>0</vt:i4>
      </vt:variant>
      <vt:variant>
        <vt:i4>5</vt:i4>
      </vt:variant>
      <vt:variant>
        <vt:lpwstr/>
      </vt:variant>
      <vt:variant>
        <vt:lpwstr>_Toc230517254</vt:lpwstr>
      </vt:variant>
      <vt:variant>
        <vt:i4>1245233</vt:i4>
      </vt:variant>
      <vt:variant>
        <vt:i4>86</vt:i4>
      </vt:variant>
      <vt:variant>
        <vt:i4>0</vt:i4>
      </vt:variant>
      <vt:variant>
        <vt:i4>5</vt:i4>
      </vt:variant>
      <vt:variant>
        <vt:lpwstr/>
      </vt:variant>
      <vt:variant>
        <vt:lpwstr>_Toc230517253</vt:lpwstr>
      </vt:variant>
      <vt:variant>
        <vt:i4>1245233</vt:i4>
      </vt:variant>
      <vt:variant>
        <vt:i4>80</vt:i4>
      </vt:variant>
      <vt:variant>
        <vt:i4>0</vt:i4>
      </vt:variant>
      <vt:variant>
        <vt:i4>5</vt:i4>
      </vt:variant>
      <vt:variant>
        <vt:lpwstr/>
      </vt:variant>
      <vt:variant>
        <vt:lpwstr>_Toc230517252</vt:lpwstr>
      </vt:variant>
      <vt:variant>
        <vt:i4>1245233</vt:i4>
      </vt:variant>
      <vt:variant>
        <vt:i4>74</vt:i4>
      </vt:variant>
      <vt:variant>
        <vt:i4>0</vt:i4>
      </vt:variant>
      <vt:variant>
        <vt:i4>5</vt:i4>
      </vt:variant>
      <vt:variant>
        <vt:lpwstr/>
      </vt:variant>
      <vt:variant>
        <vt:lpwstr>_Toc230517251</vt:lpwstr>
      </vt:variant>
      <vt:variant>
        <vt:i4>1245233</vt:i4>
      </vt:variant>
      <vt:variant>
        <vt:i4>68</vt:i4>
      </vt:variant>
      <vt:variant>
        <vt:i4>0</vt:i4>
      </vt:variant>
      <vt:variant>
        <vt:i4>5</vt:i4>
      </vt:variant>
      <vt:variant>
        <vt:lpwstr/>
      </vt:variant>
      <vt:variant>
        <vt:lpwstr>_Toc230517250</vt:lpwstr>
      </vt:variant>
      <vt:variant>
        <vt:i4>1179697</vt:i4>
      </vt:variant>
      <vt:variant>
        <vt:i4>62</vt:i4>
      </vt:variant>
      <vt:variant>
        <vt:i4>0</vt:i4>
      </vt:variant>
      <vt:variant>
        <vt:i4>5</vt:i4>
      </vt:variant>
      <vt:variant>
        <vt:lpwstr/>
      </vt:variant>
      <vt:variant>
        <vt:lpwstr>_Toc230517249</vt:lpwstr>
      </vt:variant>
      <vt:variant>
        <vt:i4>1179697</vt:i4>
      </vt:variant>
      <vt:variant>
        <vt:i4>56</vt:i4>
      </vt:variant>
      <vt:variant>
        <vt:i4>0</vt:i4>
      </vt:variant>
      <vt:variant>
        <vt:i4>5</vt:i4>
      </vt:variant>
      <vt:variant>
        <vt:lpwstr/>
      </vt:variant>
      <vt:variant>
        <vt:lpwstr>_Toc230517248</vt:lpwstr>
      </vt:variant>
      <vt:variant>
        <vt:i4>1179697</vt:i4>
      </vt:variant>
      <vt:variant>
        <vt:i4>50</vt:i4>
      </vt:variant>
      <vt:variant>
        <vt:i4>0</vt:i4>
      </vt:variant>
      <vt:variant>
        <vt:i4>5</vt:i4>
      </vt:variant>
      <vt:variant>
        <vt:lpwstr/>
      </vt:variant>
      <vt:variant>
        <vt:lpwstr>_Toc230517247</vt:lpwstr>
      </vt:variant>
      <vt:variant>
        <vt:i4>1179697</vt:i4>
      </vt:variant>
      <vt:variant>
        <vt:i4>44</vt:i4>
      </vt:variant>
      <vt:variant>
        <vt:i4>0</vt:i4>
      </vt:variant>
      <vt:variant>
        <vt:i4>5</vt:i4>
      </vt:variant>
      <vt:variant>
        <vt:lpwstr/>
      </vt:variant>
      <vt:variant>
        <vt:lpwstr>_Toc230517246</vt:lpwstr>
      </vt:variant>
      <vt:variant>
        <vt:i4>1179697</vt:i4>
      </vt:variant>
      <vt:variant>
        <vt:i4>38</vt:i4>
      </vt:variant>
      <vt:variant>
        <vt:i4>0</vt:i4>
      </vt:variant>
      <vt:variant>
        <vt:i4>5</vt:i4>
      </vt:variant>
      <vt:variant>
        <vt:lpwstr/>
      </vt:variant>
      <vt:variant>
        <vt:lpwstr>_Toc230517245</vt:lpwstr>
      </vt:variant>
      <vt:variant>
        <vt:i4>1179697</vt:i4>
      </vt:variant>
      <vt:variant>
        <vt:i4>32</vt:i4>
      </vt:variant>
      <vt:variant>
        <vt:i4>0</vt:i4>
      </vt:variant>
      <vt:variant>
        <vt:i4>5</vt:i4>
      </vt:variant>
      <vt:variant>
        <vt:lpwstr/>
      </vt:variant>
      <vt:variant>
        <vt:lpwstr>_Toc230517244</vt:lpwstr>
      </vt:variant>
      <vt:variant>
        <vt:i4>1179697</vt:i4>
      </vt:variant>
      <vt:variant>
        <vt:i4>26</vt:i4>
      </vt:variant>
      <vt:variant>
        <vt:i4>0</vt:i4>
      </vt:variant>
      <vt:variant>
        <vt:i4>5</vt:i4>
      </vt:variant>
      <vt:variant>
        <vt:lpwstr/>
      </vt:variant>
      <vt:variant>
        <vt:lpwstr>_Toc230517243</vt:lpwstr>
      </vt:variant>
      <vt:variant>
        <vt:i4>1179697</vt:i4>
      </vt:variant>
      <vt:variant>
        <vt:i4>20</vt:i4>
      </vt:variant>
      <vt:variant>
        <vt:i4>0</vt:i4>
      </vt:variant>
      <vt:variant>
        <vt:i4>5</vt:i4>
      </vt:variant>
      <vt:variant>
        <vt:lpwstr/>
      </vt:variant>
      <vt:variant>
        <vt:lpwstr>_Toc230517242</vt:lpwstr>
      </vt:variant>
      <vt:variant>
        <vt:i4>1179697</vt:i4>
      </vt:variant>
      <vt:variant>
        <vt:i4>14</vt:i4>
      </vt:variant>
      <vt:variant>
        <vt:i4>0</vt:i4>
      </vt:variant>
      <vt:variant>
        <vt:i4>5</vt:i4>
      </vt:variant>
      <vt:variant>
        <vt:lpwstr/>
      </vt:variant>
      <vt:variant>
        <vt:lpwstr>_Toc230517241</vt:lpwstr>
      </vt:variant>
      <vt:variant>
        <vt:i4>1179697</vt:i4>
      </vt:variant>
      <vt:variant>
        <vt:i4>8</vt:i4>
      </vt:variant>
      <vt:variant>
        <vt:i4>0</vt:i4>
      </vt:variant>
      <vt:variant>
        <vt:i4>5</vt:i4>
      </vt:variant>
      <vt:variant>
        <vt:lpwstr/>
      </vt:variant>
      <vt:variant>
        <vt:lpwstr>_Toc230517240</vt:lpwstr>
      </vt:variant>
      <vt:variant>
        <vt:i4>1376305</vt:i4>
      </vt:variant>
      <vt:variant>
        <vt:i4>2</vt:i4>
      </vt:variant>
      <vt:variant>
        <vt:i4>0</vt:i4>
      </vt:variant>
      <vt:variant>
        <vt:i4>5</vt:i4>
      </vt:variant>
      <vt:variant>
        <vt:lpwstr/>
      </vt:variant>
      <vt:variant>
        <vt:lpwstr>_Toc230517239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Specifications</dc:title>
  <dc:creator>Axway CDG</dc:creator>
  <cp:lastModifiedBy>Georgi Velinov</cp:lastModifiedBy>
  <cp:revision>75</cp:revision>
  <cp:lastPrinted>2009-04-17T18:38:00Z</cp:lastPrinted>
  <dcterms:created xsi:type="dcterms:W3CDTF">2014-10-14T11:39:00Z</dcterms:created>
  <dcterms:modified xsi:type="dcterms:W3CDTF">2015-03-10T09:29:00Z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ServerID">
    <vt:lpwstr>42c6c282-56b9-4fb6-b625-fe469f1b8887</vt:lpwstr>
  </property>
  <property fmtid="{D5CDD505-2E9C-101B-9397-08002B2CF9AE}" pid="3" name="Offisync_ProviderInitializationData">
    <vt:lpwstr>https://axway.jiveon.com/</vt:lpwstr>
  </property>
  <property fmtid="{D5CDD505-2E9C-101B-9397-08002B2CF9AE}" pid="4" name="Offisync_UpdateToken">
    <vt:lpwstr>3</vt:lpwstr>
  </property>
  <property fmtid="{D5CDD505-2E9C-101B-9397-08002B2CF9AE}" pid="5" name="Jive_PrevVersionNumber">
    <vt:lpwstr>2</vt:lpwstr>
  </property>
  <property fmtid="{D5CDD505-2E9C-101B-9397-08002B2CF9AE}" pid="6" name="Jive_LatestUserAccountName">
    <vt:lpwstr>ynedelchev@axway.com</vt:lpwstr>
  </property>
  <property fmtid="{D5CDD505-2E9C-101B-9397-08002B2CF9AE}" pid="7" name="Jive_LatestFileFullName">
    <vt:lpwstr>edd79481c3cf8c1ba499ce6f7828e849</vt:lpwstr>
  </property>
  <property fmtid="{D5CDD505-2E9C-101B-9397-08002B2CF9AE}" pid="8" name="Jive_ModifiedButNotPublished">
    <vt:lpwstr>True</vt:lpwstr>
  </property>
  <property fmtid="{D5CDD505-2E9C-101B-9397-08002B2CF9AE}" pid="9" name="Offisync_UniqueId">
    <vt:lpwstr>6991</vt:lpwstr>
  </property>
  <property fmtid="{D5CDD505-2E9C-101B-9397-08002B2CF9AE}" pid="10" name="Jive_VersionGuid_v2.5">
    <vt:lpwstr>9c511f05a1994f1ead887da3053c43da</vt:lpwstr>
  </property>
</Properties>
</file>